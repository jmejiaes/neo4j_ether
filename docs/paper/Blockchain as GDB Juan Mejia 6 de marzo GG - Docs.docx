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B9CBCF" w14:textId="715E6230" w:rsidR="009712A2" w:rsidRDefault="009712A2" w:rsidP="00076222">
      <w:pPr>
        <w:pStyle w:val="a0"/>
        <w:jc w:val="center"/>
        <w:rPr>
          <w:b/>
          <w:bCs/>
          <w:lang w:val="es-CO"/>
        </w:rPr>
      </w:pPr>
      <w:proofErr w:type="spellStart"/>
      <w:r w:rsidRPr="002A05FB">
        <w:rPr>
          <w:b/>
          <w:bCs/>
          <w:lang w:val="es-CO"/>
          <w:rPrChange w:id="0" w:author="GKARANI GEORGIA" w:date="2026-06-16T09:04:00Z">
            <w:rPr>
              <w:b/>
              <w:bCs/>
              <w:highlight w:val="yellow"/>
              <w:lang w:val="es-CO"/>
            </w:rPr>
          </w:rPrChange>
        </w:rPr>
        <w:t>Blockchain</w:t>
      </w:r>
      <w:proofErr w:type="spellEnd"/>
      <w:r w:rsidRPr="002A05FB">
        <w:rPr>
          <w:b/>
          <w:bCs/>
          <w:lang w:val="es-CO"/>
          <w:rPrChange w:id="1" w:author="GKARANI GEORGIA" w:date="2026-06-16T09:04:00Z">
            <w:rPr>
              <w:b/>
              <w:bCs/>
              <w:highlight w:val="yellow"/>
              <w:lang w:val="es-CO"/>
            </w:rPr>
          </w:rPrChange>
        </w:rPr>
        <w:t xml:space="preserve"> </w:t>
      </w:r>
      <w:proofErr w:type="spellStart"/>
      <w:r w:rsidRPr="002A05FB">
        <w:rPr>
          <w:b/>
          <w:bCs/>
          <w:lang w:val="es-CO"/>
          <w:rPrChange w:id="2" w:author="GKARANI GEORGIA" w:date="2026-06-16T09:04:00Z">
            <w:rPr>
              <w:b/>
              <w:bCs/>
              <w:highlight w:val="yellow"/>
              <w:lang w:val="es-CO"/>
            </w:rPr>
          </w:rPrChange>
        </w:rPr>
        <w:t>Trajectories</w:t>
      </w:r>
      <w:proofErr w:type="spellEnd"/>
      <w:r w:rsidRPr="002A05FB">
        <w:rPr>
          <w:b/>
          <w:bCs/>
          <w:lang w:val="es-CO"/>
          <w:rPrChange w:id="3" w:author="GKARANI GEORGIA" w:date="2026-06-16T09:04:00Z">
            <w:rPr>
              <w:b/>
              <w:bCs/>
              <w:highlight w:val="yellow"/>
              <w:lang w:val="es-CO"/>
            </w:rPr>
          </w:rPrChange>
        </w:rPr>
        <w:t xml:space="preserve"> in </w:t>
      </w:r>
      <w:proofErr w:type="spellStart"/>
      <w:r w:rsidRPr="002A05FB">
        <w:rPr>
          <w:b/>
          <w:bCs/>
          <w:lang w:val="es-CO"/>
          <w:rPrChange w:id="4" w:author="GKARANI GEORGIA" w:date="2026-06-16T09:04:00Z">
            <w:rPr>
              <w:b/>
              <w:bCs/>
              <w:highlight w:val="yellow"/>
              <w:lang w:val="es-CO"/>
            </w:rPr>
          </w:rPrChange>
        </w:rPr>
        <w:t>Graph</w:t>
      </w:r>
      <w:proofErr w:type="spellEnd"/>
      <w:r w:rsidRPr="002A05FB">
        <w:rPr>
          <w:b/>
          <w:bCs/>
          <w:lang w:val="es-CO"/>
          <w:rPrChange w:id="5" w:author="GKARANI GEORGIA" w:date="2026-06-16T09:04:00Z">
            <w:rPr>
              <w:b/>
              <w:bCs/>
              <w:highlight w:val="yellow"/>
              <w:lang w:val="es-CO"/>
            </w:rPr>
          </w:rPrChange>
        </w:rPr>
        <w:t xml:space="preserve"> </w:t>
      </w:r>
      <w:proofErr w:type="spellStart"/>
      <w:r w:rsidRPr="002A05FB">
        <w:rPr>
          <w:b/>
          <w:bCs/>
          <w:lang w:val="es-CO"/>
          <w:rPrChange w:id="6" w:author="GKARANI GEORGIA" w:date="2026-06-16T09:04:00Z">
            <w:rPr>
              <w:b/>
              <w:bCs/>
              <w:highlight w:val="yellow"/>
              <w:lang w:val="es-CO"/>
            </w:rPr>
          </w:rPrChange>
        </w:rPr>
        <w:t>Databases</w:t>
      </w:r>
      <w:proofErr w:type="spellEnd"/>
      <w:r w:rsidRPr="002A05FB">
        <w:rPr>
          <w:b/>
          <w:bCs/>
          <w:lang w:val="es-CO"/>
          <w:rPrChange w:id="7" w:author="GKARANI GEORGIA" w:date="2026-06-16T09:04:00Z">
            <w:rPr>
              <w:b/>
              <w:bCs/>
              <w:highlight w:val="yellow"/>
              <w:lang w:val="es-CO"/>
            </w:rPr>
          </w:rPrChange>
        </w:rPr>
        <w:t xml:space="preserve">: A Neo4j-Based </w:t>
      </w:r>
      <w:proofErr w:type="spellStart"/>
      <w:r w:rsidRPr="002A05FB">
        <w:rPr>
          <w:b/>
          <w:bCs/>
          <w:lang w:val="es-CO"/>
          <w:rPrChange w:id="8" w:author="GKARANI GEORGIA" w:date="2026-06-16T09:04:00Z">
            <w:rPr>
              <w:b/>
              <w:bCs/>
              <w:highlight w:val="yellow"/>
              <w:lang w:val="es-CO"/>
            </w:rPr>
          </w:rPrChange>
        </w:rPr>
        <w:t>Model</w:t>
      </w:r>
      <w:proofErr w:type="spellEnd"/>
      <w:r w:rsidRPr="002A05FB">
        <w:rPr>
          <w:b/>
          <w:bCs/>
          <w:lang w:val="es-CO"/>
          <w:rPrChange w:id="9" w:author="GKARANI GEORGIA" w:date="2026-06-16T09:04:00Z">
            <w:rPr>
              <w:b/>
              <w:bCs/>
              <w:highlight w:val="yellow"/>
              <w:lang w:val="es-CO"/>
            </w:rPr>
          </w:rPrChange>
        </w:rPr>
        <w:t xml:space="preserve"> </w:t>
      </w:r>
      <w:proofErr w:type="spellStart"/>
      <w:r w:rsidRPr="002A05FB">
        <w:rPr>
          <w:b/>
          <w:bCs/>
          <w:lang w:val="es-CO"/>
          <w:rPrChange w:id="10" w:author="GKARANI GEORGIA" w:date="2026-06-16T09:04:00Z">
            <w:rPr>
              <w:b/>
              <w:bCs/>
              <w:highlight w:val="yellow"/>
              <w:lang w:val="es-CO"/>
            </w:rPr>
          </w:rPrChange>
        </w:rPr>
        <w:t>for</w:t>
      </w:r>
      <w:proofErr w:type="spellEnd"/>
      <w:r w:rsidRPr="002A05FB">
        <w:rPr>
          <w:b/>
          <w:bCs/>
          <w:lang w:val="es-CO"/>
          <w:rPrChange w:id="11" w:author="GKARANI GEORGIA" w:date="2026-06-16T09:04:00Z">
            <w:rPr>
              <w:b/>
              <w:bCs/>
              <w:highlight w:val="yellow"/>
              <w:lang w:val="es-CO"/>
            </w:rPr>
          </w:rPrChange>
        </w:rPr>
        <w:t xml:space="preserve"> Ethereum </w:t>
      </w:r>
      <w:proofErr w:type="spellStart"/>
      <w:r w:rsidRPr="002A05FB">
        <w:rPr>
          <w:b/>
          <w:bCs/>
          <w:lang w:val="es-CO"/>
          <w:rPrChange w:id="12" w:author="GKARANI GEORGIA" w:date="2026-06-16T09:04:00Z">
            <w:rPr>
              <w:b/>
              <w:bCs/>
              <w:highlight w:val="yellow"/>
              <w:lang w:val="es-CO"/>
            </w:rPr>
          </w:rPrChange>
        </w:rPr>
        <w:t>Transaction</w:t>
      </w:r>
      <w:proofErr w:type="spellEnd"/>
      <w:r w:rsidRPr="002A05FB">
        <w:rPr>
          <w:b/>
          <w:bCs/>
          <w:lang w:val="es-CO"/>
          <w:rPrChange w:id="13" w:author="GKARANI GEORGIA" w:date="2026-06-16T09:04:00Z">
            <w:rPr>
              <w:b/>
              <w:bCs/>
              <w:highlight w:val="yellow"/>
              <w:lang w:val="es-CO"/>
            </w:rPr>
          </w:rPrChange>
        </w:rPr>
        <w:t xml:space="preserve"> </w:t>
      </w:r>
      <w:proofErr w:type="spellStart"/>
      <w:r w:rsidRPr="002A05FB">
        <w:rPr>
          <w:b/>
          <w:bCs/>
          <w:lang w:val="es-CO"/>
          <w:rPrChange w:id="14" w:author="GKARANI GEORGIA" w:date="2026-06-16T09:04:00Z">
            <w:rPr>
              <w:b/>
              <w:bCs/>
              <w:highlight w:val="yellow"/>
              <w:lang w:val="es-CO"/>
            </w:rPr>
          </w:rPrChange>
        </w:rPr>
        <w:t>Analytics</w:t>
      </w:r>
      <w:proofErr w:type="spellEnd"/>
    </w:p>
    <w:p w14:paraId="4CE9D288" w14:textId="413E986D" w:rsidR="00C325B0" w:rsidRDefault="00C325B0" w:rsidP="00076222">
      <w:pPr>
        <w:pStyle w:val="a0"/>
        <w:jc w:val="center"/>
        <w:rPr>
          <w:b/>
          <w:bCs/>
          <w:lang w:val="es-CO"/>
        </w:rPr>
      </w:pPr>
    </w:p>
    <w:p w14:paraId="5AF4D6D8" w14:textId="0997AC4D" w:rsidR="00076222" w:rsidRPr="00974930" w:rsidRDefault="00076222" w:rsidP="00076222">
      <w:pPr>
        <w:pStyle w:val="a0"/>
        <w:jc w:val="center"/>
        <w:rPr>
          <w:lang w:val="es-CO"/>
        </w:rPr>
      </w:pPr>
      <w:r w:rsidRPr="00974930">
        <w:rPr>
          <w:lang w:val="es-CO"/>
        </w:rPr>
        <w:t>Francisco Javier Moreno Arboleda</w:t>
      </w:r>
    </w:p>
    <w:p w14:paraId="701B9453" w14:textId="658C71F5" w:rsidR="0047064F" w:rsidRPr="00974930" w:rsidRDefault="00974930" w:rsidP="0047064F">
      <w:pPr>
        <w:pStyle w:val="a0"/>
        <w:jc w:val="center"/>
        <w:rPr>
          <w:lang w:val="es-CO"/>
        </w:rPr>
      </w:pPr>
      <w:r w:rsidRPr="00974930">
        <w:rPr>
          <w:lang w:val="es-CO"/>
        </w:rPr>
        <w:t>Juan Esteban Mejía Espejo</w:t>
      </w:r>
    </w:p>
    <w:p w14:paraId="066D6549" w14:textId="1FEF43E7" w:rsidR="00974930" w:rsidRPr="00373BE8" w:rsidRDefault="00974930" w:rsidP="0047064F">
      <w:pPr>
        <w:pStyle w:val="a0"/>
        <w:jc w:val="center"/>
      </w:pPr>
      <w:r w:rsidRPr="00373BE8">
        <w:t>Georgia Garani</w:t>
      </w:r>
    </w:p>
    <w:p w14:paraId="16430EEE" w14:textId="2F538EB0" w:rsidR="0047064F" w:rsidRPr="00373BE8" w:rsidRDefault="0047064F" w:rsidP="0047064F">
      <w:pPr>
        <w:pStyle w:val="a0"/>
        <w:rPr>
          <w:b/>
          <w:bCs/>
        </w:rPr>
      </w:pPr>
      <w:r w:rsidRPr="00373BE8">
        <w:rPr>
          <w:b/>
          <w:bCs/>
        </w:rPr>
        <w:t>Abstract</w:t>
      </w:r>
    </w:p>
    <w:p w14:paraId="50697DBE" w14:textId="17655BA8" w:rsidR="00E80A54" w:rsidRPr="002A05FB" w:rsidRDefault="00E80A54" w:rsidP="00E80A54">
      <w:pPr>
        <w:pStyle w:val="a0"/>
        <w:jc w:val="both"/>
        <w:rPr>
          <w:b/>
          <w:bCs/>
        </w:rPr>
      </w:pPr>
      <w:r w:rsidRPr="002A05FB">
        <w:rPr>
          <w:rPrChange w:id="15" w:author="GKARANI GEORGIA" w:date="2026-06-16T09:03:00Z">
            <w:rPr>
              <w:highlight w:val="yellow"/>
            </w:rPr>
          </w:rPrChange>
        </w:rPr>
        <w:t xml:space="preserve">Blockchain platforms generate large volumes of interconnected transactional data, whose analysis can reveal important patterns of account activity, value transfer, and user interaction. This paper proposes a graph database model for representing and analyzing Ethereum blockchain data. The proposed model captures blocks, accounts, external transactions, and internal transactions as graph nodes, while relationships represent temporal block succession, transaction recording, sender and receiver participation, and the decomposition of external transactions into internal transactions. By interpreting the blockchain as a trajectory of consecutive blocks, the model enables trajectory-style analytics over selected temporal windows. The model was implemented in Neo4j, using Ethereum data collected through the </w:t>
      </w:r>
      <w:proofErr w:type="spellStart"/>
      <w:r w:rsidRPr="002A05FB">
        <w:rPr>
          <w:rPrChange w:id="16" w:author="GKARANI GEORGIA" w:date="2026-06-16T09:03:00Z">
            <w:rPr>
              <w:highlight w:val="yellow"/>
            </w:rPr>
          </w:rPrChange>
        </w:rPr>
        <w:t>Etherscan</w:t>
      </w:r>
      <w:proofErr w:type="spellEnd"/>
      <w:r w:rsidRPr="002A05FB">
        <w:rPr>
          <w:rPrChange w:id="17" w:author="GKARANI GEORGIA" w:date="2026-06-16T09:03:00Z">
            <w:rPr>
              <w:highlight w:val="yellow"/>
            </w:rPr>
          </w:rPrChange>
        </w:rPr>
        <w:t xml:space="preserve"> API, and evaluated through Cypher queries over cumulative block ranges of 2, 10, 50, and 100 blocks. The queries analyze account activity, sender–receiver relationships, transaction volumes, and statistical properties of external and internal transactions. The experimental results show that the proposed graph representation can effectively identify highly active accounts, recurrent sender–receiver pairs, key intermediaries such as the Wrapped Ether contract, and stable behavioral patterns across different block ranges. The findings demonstrate the suitability of graph databases for blockchain transaction analysis and provide a foundation for future work on larger-scale blockchain analytics, anomaly detection, community discovery, and real-time graph-based monitoring.</w:t>
      </w:r>
    </w:p>
    <w:p w14:paraId="1553B6D7" w14:textId="50B565FE" w:rsidR="0047064F" w:rsidRPr="0047064F" w:rsidRDefault="0047064F" w:rsidP="00E80A54">
      <w:pPr>
        <w:pStyle w:val="a0"/>
        <w:jc w:val="both"/>
        <w:rPr>
          <w:b/>
          <w:bCs/>
        </w:rPr>
      </w:pPr>
      <w:r w:rsidRPr="002A05FB">
        <w:rPr>
          <w:b/>
          <w:bCs/>
        </w:rPr>
        <w:t>Keywords:</w:t>
      </w:r>
      <w:r w:rsidR="008F0512" w:rsidRPr="006B10A3">
        <w:rPr>
          <w:b/>
          <w:bCs/>
        </w:rPr>
        <w:t xml:space="preserve"> </w:t>
      </w:r>
      <w:r w:rsidR="00E80A54" w:rsidRPr="002A05FB">
        <w:rPr>
          <w:rPrChange w:id="18" w:author="GKARANI GEORGIA" w:date="2026-06-16T09:03:00Z">
            <w:rPr>
              <w:highlight w:val="yellow"/>
            </w:rPr>
          </w:rPrChange>
        </w:rPr>
        <w:t>Blockchain analytics; Ethereum; Graph databases; Neo4j; Cypher queries; External transactions; Internal transactions; Transaction networks; Account activity; Blockchain trajectories</w:t>
      </w:r>
    </w:p>
    <w:p w14:paraId="54C64A18" w14:textId="643FF462" w:rsidR="0047064F" w:rsidRPr="0047064F" w:rsidRDefault="0047064F" w:rsidP="0047064F">
      <w:pPr>
        <w:pStyle w:val="a0"/>
      </w:pPr>
    </w:p>
    <w:p w14:paraId="3E7A9F1C" w14:textId="753791C0" w:rsidR="00C525A6" w:rsidRDefault="00D206F0" w:rsidP="00D206F0">
      <w:pPr>
        <w:pStyle w:val="FirstParagraph"/>
      </w:pPr>
      <w:r>
        <w:rPr>
          <w:b/>
          <w:bCs/>
        </w:rPr>
        <w:t>1. Introduction</w:t>
      </w:r>
    </w:p>
    <w:p w14:paraId="58AC2811" w14:textId="5F39200E" w:rsidR="00C525A6" w:rsidRDefault="00895E06" w:rsidP="00811AA1">
      <w:pPr>
        <w:pStyle w:val="a0"/>
        <w:jc w:val="both"/>
      </w:pPr>
      <w:r>
        <w:t xml:space="preserve">Blockchain technology has revolutionized </w:t>
      </w:r>
      <w:r w:rsidR="004840F1">
        <w:t>several</w:t>
      </w:r>
      <w:r>
        <w:t xml:space="preserve"> sectors (</w:t>
      </w:r>
      <w:proofErr w:type="spellStart"/>
      <w:r>
        <w:t>Tschorsch</w:t>
      </w:r>
      <w:proofErr w:type="spellEnd"/>
      <w:r>
        <w:t xml:space="preserve"> &amp; Scheuermann, 2016) due to its ability to provide a decentralized, immutable, and secure ledger </w:t>
      </w:r>
      <w:r w:rsidR="005F2A58">
        <w:t>for</w:t>
      </w:r>
      <w:r>
        <w:t xml:space="preserve"> transaction</w:t>
      </w:r>
      <w:r w:rsidR="008F0512">
        <w:t>al</w:t>
      </w:r>
      <w:r>
        <w:t xml:space="preserve"> data. </w:t>
      </w:r>
      <w:r w:rsidR="005F2A58">
        <w:t>Blockchain databases</w:t>
      </w:r>
      <w:r w:rsidR="00C4002C">
        <w:t xml:space="preserve"> (DBs)</w:t>
      </w:r>
      <w:r w:rsidR="005F2A58">
        <w:t xml:space="preserve"> usually store millions of transactions, e.g., as of late December 2025 bitcoin has more than </w:t>
      </w:r>
      <w:r w:rsidR="005F2A58" w:rsidRPr="005F2A58">
        <w:t xml:space="preserve">1.2 billion </w:t>
      </w:r>
      <w:r w:rsidR="005F2A58">
        <w:t>transactions and Ethereum more than 3.2</w:t>
      </w:r>
      <w:r w:rsidR="005F2A58" w:rsidRPr="005F2A58">
        <w:t xml:space="preserve"> </w:t>
      </w:r>
      <w:r w:rsidR="005F2A58">
        <w:t>b</w:t>
      </w:r>
      <w:r w:rsidR="005F2A58" w:rsidRPr="005F2A58">
        <w:t>illion</w:t>
      </w:r>
      <w:r w:rsidR="005F2A58">
        <w:t xml:space="preserve">. This offers an opportunity to perform data analysis. </w:t>
      </w:r>
      <w:r>
        <w:t>The analy</w:t>
      </w:r>
      <w:r w:rsidR="00C4002C">
        <w:t>sis of</w:t>
      </w:r>
      <w:r>
        <w:t xml:space="preserve"> transactions in </w:t>
      </w:r>
      <w:r w:rsidR="004631C8">
        <w:t xml:space="preserve">a </w:t>
      </w:r>
      <w:r w:rsidR="004840F1">
        <w:t>blockchain</w:t>
      </w:r>
      <w:r>
        <w:t xml:space="preserve"> platform </w:t>
      </w:r>
      <w:r w:rsidR="00B33723">
        <w:t>helps us</w:t>
      </w:r>
      <w:r w:rsidR="00C4002C">
        <w:t xml:space="preserve"> to</w:t>
      </w:r>
      <w:r>
        <w:t xml:space="preserve"> understand the relationships and dynamics among the</w:t>
      </w:r>
      <w:r w:rsidR="00F33F5D">
        <w:t>ir</w:t>
      </w:r>
      <w:r>
        <w:t xml:space="preserve"> </w:t>
      </w:r>
      <w:r w:rsidR="004840F1">
        <w:t>users (</w:t>
      </w:r>
      <w:r>
        <w:t>participants).</w:t>
      </w:r>
    </w:p>
    <w:p w14:paraId="69A40284" w14:textId="59146552" w:rsidR="00C525A6" w:rsidRDefault="00895E06" w:rsidP="00811AA1">
      <w:pPr>
        <w:pStyle w:val="a0"/>
        <w:jc w:val="both"/>
      </w:pPr>
      <w:r>
        <w:lastRenderedPageBreak/>
        <w:t xml:space="preserve">On the other hand, graph </w:t>
      </w:r>
      <w:r w:rsidR="00C4002C">
        <w:t>DBs</w:t>
      </w:r>
      <w:r>
        <w:t xml:space="preserve"> (GDBs) stand out for their ability to </w:t>
      </w:r>
      <w:r w:rsidR="004840F1">
        <w:t>manage graphs</w:t>
      </w:r>
      <w:r>
        <w:t xml:space="preserve"> and query </w:t>
      </w:r>
      <w:r w:rsidR="004840F1">
        <w:t xml:space="preserve">the </w:t>
      </w:r>
      <w:r>
        <w:t xml:space="preserve">relationships between </w:t>
      </w:r>
      <w:r w:rsidR="004840F1">
        <w:t xml:space="preserve">their </w:t>
      </w:r>
      <w:r>
        <w:t xml:space="preserve">nodes. Unlike relational </w:t>
      </w:r>
      <w:r w:rsidR="00F33F5D">
        <w:t>DBs</w:t>
      </w:r>
      <w:r w:rsidR="004631C8">
        <w:t xml:space="preserve"> (RDBs)</w:t>
      </w:r>
      <w:r>
        <w:t xml:space="preserve">, which use relations (informally, tables) to store data, GDBs represent data as nodes and the </w:t>
      </w:r>
      <w:r w:rsidR="004840F1">
        <w:t>relationships</w:t>
      </w:r>
      <w:r>
        <w:t xml:space="preserve"> between them as edges</w:t>
      </w:r>
      <w:r w:rsidR="005F2A58">
        <w:t xml:space="preserve"> (edges can also have data)</w:t>
      </w:r>
      <w:r>
        <w:t xml:space="preserve">, </w:t>
      </w:r>
      <w:r w:rsidR="004840F1">
        <w:t>facilitating the</w:t>
      </w:r>
      <w:r>
        <w:t xml:space="preserve"> formulat</w:t>
      </w:r>
      <w:r w:rsidR="004840F1">
        <w:t>ion of</w:t>
      </w:r>
      <w:r>
        <w:t xml:space="preserve"> neighborhood queries</w:t>
      </w:r>
      <w:r w:rsidR="004840F1">
        <w:t xml:space="preserve">, e.g., </w:t>
      </w:r>
      <w:r w:rsidR="00AF7E74" w:rsidRPr="00AF7E74">
        <w:t>finding the nodes connected to a given node</w:t>
      </w:r>
      <w:r>
        <w:t xml:space="preserve">. This capability is well suited for modeling a blockchain </w:t>
      </w:r>
      <w:r w:rsidR="00F33F5D">
        <w:t>DB</w:t>
      </w:r>
      <w:r>
        <w:t xml:space="preserve">, where </w:t>
      </w:r>
      <w:r w:rsidR="00F33F5D">
        <w:t xml:space="preserve">blocks, </w:t>
      </w:r>
      <w:r>
        <w:t>transactions, and user accounts are interconnected</w:t>
      </w:r>
      <w:r w:rsidR="004224EA">
        <w:t xml:space="preserve">, </w:t>
      </w:r>
      <w:r>
        <w:t>i.e., they form a network (a graph).</w:t>
      </w:r>
    </w:p>
    <w:p w14:paraId="65232A39" w14:textId="5AE7BBA8" w:rsidR="00C525A6" w:rsidRDefault="00895E06" w:rsidP="00811AA1">
      <w:pPr>
        <w:pStyle w:val="a0"/>
        <w:jc w:val="both"/>
      </w:pPr>
      <w:r>
        <w:t xml:space="preserve">Thus, the convergence of blockchain and GDBs </w:t>
      </w:r>
      <w:r w:rsidR="004840F1">
        <w:t>offers opportunities</w:t>
      </w:r>
      <w:r>
        <w:t xml:space="preserve"> for analyzing blockchain data modeled as a graph. Representing a blockchain </w:t>
      </w:r>
      <w:r w:rsidR="00F33F5D">
        <w:t xml:space="preserve">DB </w:t>
      </w:r>
      <w:r>
        <w:t>in a GDB not only enables visualization of the network’s structure</w:t>
      </w:r>
      <w:ins w:id="19" w:author="GKARANI GEORGIA" w:date="2026-06-12T10:19:00Z">
        <w:r w:rsidR="00086C56">
          <w:t>,</w:t>
        </w:r>
      </w:ins>
      <w:r>
        <w:t xml:space="preserve"> but also facilitates the formulation of queries to detect patterns, explore relationships between </w:t>
      </w:r>
      <w:r w:rsidR="004840F1">
        <w:t>users</w:t>
      </w:r>
      <w:r>
        <w:t xml:space="preserve">, and, in general, gain valuable insights </w:t>
      </w:r>
      <w:r w:rsidR="00F33F5D">
        <w:t>about the</w:t>
      </w:r>
      <w:r>
        <w:t xml:space="preserve"> user</w:t>
      </w:r>
      <w:r w:rsidR="00F33F5D">
        <w:t>s</w:t>
      </w:r>
      <w:r w:rsidR="004003E0">
        <w:t>’</w:t>
      </w:r>
      <w:r>
        <w:t xml:space="preserve"> behavior in </w:t>
      </w:r>
      <w:r w:rsidR="004840F1">
        <w:t>a</w:t>
      </w:r>
      <w:r>
        <w:t xml:space="preserve"> blockchain</w:t>
      </w:r>
      <w:r w:rsidR="00C4002C">
        <w:t xml:space="preserve"> platform</w:t>
      </w:r>
      <w:r>
        <w:t>.</w:t>
      </w:r>
    </w:p>
    <w:p w14:paraId="6516A226" w14:textId="0D3A651F" w:rsidR="3610BC35" w:rsidRDefault="00086C56" w:rsidP="7D4EAD5F">
      <w:pPr>
        <w:pStyle w:val="a0"/>
        <w:jc w:val="both"/>
      </w:pPr>
      <w:ins w:id="20" w:author="GKARANI GEORGIA" w:date="2026-06-12T10:25:00Z">
        <w:r>
          <w:t xml:space="preserve">However, blockchain data analysis using graph databases (GDBs) remains relatively underexplored (see Section 2). The few existing studies in this direction, such as </w:t>
        </w:r>
        <w:proofErr w:type="spellStart"/>
        <w:r>
          <w:t>Estupiñan</w:t>
        </w:r>
        <w:proofErr w:type="spellEnd"/>
        <w:r>
          <w:t xml:space="preserve"> (2020) and Lin et al. (2020), mainly address topics such as address clustering, performance evaluation, and link prediction.</w:t>
        </w:r>
        <w:r w:rsidRPr="00086C56">
          <w:rPr>
            <w:rPrChange w:id="21" w:author="GKARANI GEORGIA" w:date="2026-06-12T10:25:00Z">
              <w:rPr>
                <w:lang w:val="el-GR"/>
              </w:rPr>
            </w:rPrChange>
          </w:rPr>
          <w:t xml:space="preserve"> </w:t>
        </w:r>
      </w:ins>
      <w:del w:id="22" w:author="GKARANI GEORGIA" w:date="2026-06-12T10:25:00Z">
        <w:r w:rsidR="004840F1" w:rsidDel="00086C56">
          <w:delText>However</w:delText>
        </w:r>
        <w:r w:rsidR="3610BC35" w:rsidDel="00086C56">
          <w:delText xml:space="preserve">, few studies have analyzed blockchains </w:delText>
        </w:r>
        <w:r w:rsidR="00C4002C" w:rsidDel="00086C56">
          <w:delText xml:space="preserve">data </w:delText>
        </w:r>
        <w:r w:rsidR="3610BC35" w:rsidDel="00086C56">
          <w:delText xml:space="preserve">using </w:delText>
        </w:r>
        <w:r w:rsidR="00C4002C" w:rsidDel="00086C56">
          <w:delText xml:space="preserve">a </w:delText>
        </w:r>
        <w:r w:rsidR="3610BC35" w:rsidDel="00086C56">
          <w:delText>GDB (</w:delText>
        </w:r>
        <w:r w:rsidR="2CAA4D05" w:rsidDel="00086C56">
          <w:delText>see Section 2</w:delText>
        </w:r>
        <w:r w:rsidR="3610BC35" w:rsidDel="00086C56">
          <w:delText xml:space="preserve">), and the </w:delText>
        </w:r>
        <w:r w:rsidR="004840F1" w:rsidDel="00086C56">
          <w:delText>few which do</w:delText>
        </w:r>
        <w:r w:rsidR="00DC5BB3" w:rsidDel="00086C56">
          <w:delText xml:space="preserve"> (Estupiñan, 2020; Lin et al., 2020)</w:delText>
        </w:r>
        <w:r w:rsidR="004840F1" w:rsidDel="00086C56">
          <w:delText>,</w:delText>
        </w:r>
        <w:r w:rsidR="3610BC35" w:rsidDel="00086C56">
          <w:delText xml:space="preserve"> have focused on</w:delText>
        </w:r>
        <w:r w:rsidR="000622EE" w:rsidDel="00086C56">
          <w:delText xml:space="preserve"> </w:delText>
        </w:r>
        <w:r w:rsidR="000622EE" w:rsidRPr="000622EE" w:rsidDel="00086C56">
          <w:delText>address clustering analysis</w:delText>
        </w:r>
        <w:r w:rsidR="000622EE" w:rsidDel="00086C56">
          <w:delText xml:space="preserve"> and </w:delText>
        </w:r>
        <w:r w:rsidR="3610BC35" w:rsidDel="00086C56">
          <w:delText>performance</w:delText>
        </w:r>
        <w:r w:rsidR="000622EE" w:rsidDel="00086C56">
          <w:delText>,</w:delText>
        </w:r>
        <w:r w:rsidR="3610BC35" w:rsidDel="00086C56">
          <w:delText xml:space="preserve"> or </w:delText>
        </w:r>
        <w:r w:rsidR="000622EE" w:rsidDel="00086C56">
          <w:delText>link prediction</w:delText>
        </w:r>
        <w:r w:rsidR="3610BC35" w:rsidDel="00086C56">
          <w:delText xml:space="preserve">. </w:delText>
        </w:r>
      </w:del>
      <w:del w:id="23" w:author="GKARANI GEORGIA" w:date="2026-06-12T14:10:00Z">
        <w:r w:rsidR="3610BC35" w:rsidDel="00E6610C">
          <w:delText xml:space="preserve">In </w:delText>
        </w:r>
        <w:r w:rsidR="004840F1" w:rsidDel="00E6610C">
          <w:delText>our</w:delText>
        </w:r>
        <w:r w:rsidR="3610BC35" w:rsidDel="00E6610C">
          <w:delText xml:space="preserve"> </w:delText>
        </w:r>
        <w:r w:rsidR="2CAA4D05" w:rsidDel="00E6610C">
          <w:delText>work</w:delText>
        </w:r>
        <w:r w:rsidR="3610BC35" w:rsidDel="00E6610C">
          <w:delText xml:space="preserve">, we focus on analyzing the Ethereum network using graph queries to </w:delText>
        </w:r>
        <w:r w:rsidR="00DC5BB3" w:rsidDel="00E6610C">
          <w:delText xml:space="preserve">mainly </w:delText>
        </w:r>
        <w:r w:rsidR="3610BC35" w:rsidDel="00E6610C">
          <w:delText xml:space="preserve">identify patterns and relationships among </w:delText>
        </w:r>
        <w:r w:rsidR="00D2774B" w:rsidDel="00E6610C">
          <w:delText xml:space="preserve">user </w:delText>
        </w:r>
        <w:r w:rsidR="3610BC35" w:rsidDel="00E6610C">
          <w:delText xml:space="preserve">accounts, with the aim of better understanding how different </w:delText>
        </w:r>
        <w:r w:rsidR="00D2774B" w:rsidDel="00E6610C">
          <w:delText>users</w:delText>
        </w:r>
        <w:r w:rsidR="3610BC35" w:rsidDel="00E6610C">
          <w:delText xml:space="preserve"> interact in </w:delText>
        </w:r>
        <w:r w:rsidR="00D2774B" w:rsidDel="00E6610C">
          <w:delText>this</w:delText>
        </w:r>
        <w:r w:rsidR="3610BC35" w:rsidDel="00E6610C">
          <w:delText xml:space="preserve"> platform.</w:delText>
        </w:r>
        <w:r w:rsidR="00DC5BB3" w:rsidDel="00E6610C">
          <w:delText xml:space="preserve"> This is our main contribution. In addition, we propose a </w:delText>
        </w:r>
        <w:r w:rsidR="00A170E9" w:rsidDel="00E6610C">
          <w:delText xml:space="preserve">formal </w:delText>
        </w:r>
        <w:r w:rsidR="00DC5BB3" w:rsidDel="00E6610C">
          <w:delText>graph model for the Ethereum blockchain where, unlike other works</w:delText>
        </w:r>
        <w:r w:rsidR="00C4002C" w:rsidDel="00E6610C">
          <w:delText xml:space="preserve"> (Estupiñan, 2020; Lin et al., 2020)</w:delText>
        </w:r>
        <w:r w:rsidR="00DC5BB3" w:rsidDel="00E6610C">
          <w:delText>, we explore the composition of external and internal transactions and their relationship.</w:delText>
        </w:r>
      </w:del>
      <w:ins w:id="24" w:author="GKARANI GEORGIA" w:date="2026-06-12T10:44:00Z">
        <w:r w:rsidR="00C17F5C">
          <w:t xml:space="preserve"> The main contribution of this study lies in the analysis of the Ethereum network using graph queries to identify patterns and relationships among user accounts, thereby providing a deeper understanding of how users interact within the platform. Furthermore, the study introduces a formal graph model for the Ethereum blockchain and extends prior work (</w:t>
        </w:r>
        <w:proofErr w:type="spellStart"/>
        <w:r w:rsidR="00C17F5C">
          <w:t>Estupiñan</w:t>
        </w:r>
        <w:proofErr w:type="spellEnd"/>
        <w:r w:rsidR="00C17F5C">
          <w:t>, 2020; Lin et al., 2020) by examining the composition and interrelation of external and internal transactions.</w:t>
        </w:r>
      </w:ins>
    </w:p>
    <w:p w14:paraId="776E40B2" w14:textId="14CF8C51" w:rsidR="00F269A0" w:rsidDel="0042610A" w:rsidRDefault="00F269A0" w:rsidP="0042610A">
      <w:pPr>
        <w:spacing w:before="240" w:after="240"/>
        <w:jc w:val="both"/>
        <w:rPr>
          <w:del w:id="25" w:author="GKARANI GEORGIA" w:date="2026-06-12T14:19:00Z"/>
        </w:rPr>
        <w:pPrChange w:id="26" w:author="GKARANI GEORGIA" w:date="2026-06-16T10:24:00Z">
          <w:pPr>
            <w:spacing w:before="240" w:after="240"/>
            <w:jc w:val="both"/>
          </w:pPr>
        </w:pPrChange>
      </w:pPr>
      <w:r>
        <w:t>For the representation of a blockchain</w:t>
      </w:r>
      <w:r w:rsidR="00C4002C">
        <w:t xml:space="preserve"> DB</w:t>
      </w:r>
      <w:r>
        <w:t xml:space="preserve"> in a GDB, </w:t>
      </w:r>
      <w:ins w:id="27" w:author="GKARANI GEORGIA" w:date="2026-06-12T14:13:00Z">
        <w:r w:rsidR="00F179A4">
          <w:t>this work adopts a trajectory-based graph perspective</w:t>
        </w:r>
      </w:ins>
      <w:del w:id="28" w:author="GKARANI GEORGIA" w:date="2026-06-12T14:13:00Z">
        <w:r w:rsidDel="00F179A4">
          <w:delText>we consider a graph in the form of a trajectory</w:delText>
        </w:r>
      </w:del>
      <w:r>
        <w:t xml:space="preserve">. </w:t>
      </w:r>
      <w:del w:id="29" w:author="GKARANI GEORGIA" w:date="2026-06-12T14:14:00Z">
        <w:r w:rsidDel="00F179A4">
          <w:delText>Indeed</w:delText>
        </w:r>
        <w:r w:rsidRPr="7D4EAD5F" w:rsidDel="00F179A4">
          <w:delText>, a</w:delText>
        </w:r>
      </w:del>
      <w:ins w:id="30" w:author="GKARANI GEORGIA" w:date="2026-06-12T14:14:00Z">
        <w:r w:rsidR="00F179A4">
          <w:rPr>
            <w:lang w:val="el-GR"/>
          </w:rPr>
          <w:t>Α</w:t>
        </w:r>
      </w:ins>
      <w:r w:rsidRPr="7D4EAD5F">
        <w:t xml:space="preserve"> blockchain can </w:t>
      </w:r>
      <w:del w:id="31" w:author="GKARANI GEORGIA" w:date="2026-06-12T14:14:00Z">
        <w:r w:rsidRPr="7D4EAD5F" w:rsidDel="00F179A4">
          <w:delText xml:space="preserve">be </w:delText>
        </w:r>
      </w:del>
      <w:r w:rsidRPr="7D4EAD5F">
        <w:t xml:space="preserve">naturally </w:t>
      </w:r>
      <w:ins w:id="32" w:author="GKARANI GEORGIA" w:date="2026-06-12T14:14:00Z">
        <w:r w:rsidR="00F179A4" w:rsidRPr="7D4EAD5F">
          <w:t xml:space="preserve">be </w:t>
        </w:r>
        <w:r w:rsidR="00F179A4">
          <w:t xml:space="preserve">modeled </w:t>
        </w:r>
      </w:ins>
      <w:del w:id="33" w:author="GKARANI GEORGIA" w:date="2026-06-12T14:14:00Z">
        <w:r w:rsidDel="00F179A4">
          <w:delText>represented</w:delText>
        </w:r>
        <w:r w:rsidRPr="7D4EAD5F" w:rsidDel="00F179A4">
          <w:delText xml:space="preserve"> </w:delText>
        </w:r>
      </w:del>
      <w:r w:rsidRPr="7D4EAD5F">
        <w:t>as a trajectory</w:t>
      </w:r>
      <w:ins w:id="34" w:author="GKARANI GEORGIA" w:date="2026-06-12T14:14:00Z">
        <w:r w:rsidR="00F179A4" w:rsidRPr="00F179A4">
          <w:rPr>
            <w:rPrChange w:id="35" w:author="GKARANI GEORGIA" w:date="2026-06-12T14:14:00Z">
              <w:rPr>
                <w:lang w:val="el-GR"/>
              </w:rPr>
            </w:rPrChange>
          </w:rPr>
          <w:t xml:space="preserve">, </w:t>
        </w:r>
        <w:r w:rsidR="00F179A4">
          <w:t>namely as</w:t>
        </w:r>
      </w:ins>
      <w:del w:id="36" w:author="GKARANI GEORGIA" w:date="2026-06-12T14:14:00Z">
        <w:r w:rsidRPr="7D4EAD5F" w:rsidDel="00F179A4">
          <w:delText>:</w:delText>
        </w:r>
      </w:del>
      <w:r w:rsidRPr="7D4EAD5F">
        <w:t xml:space="preserve"> an ordered sequence of transactions anchored to a temporal </w:t>
      </w:r>
      <w:ins w:id="37" w:author="GKARANI GEORGIA" w:date="2026-06-12T14:15:00Z">
        <w:r w:rsidR="00F179A4">
          <w:t>backbone formed by the sequence of blocks, where each block contains a set of transactions</w:t>
        </w:r>
      </w:ins>
      <w:del w:id="38" w:author="GKARANI GEORGIA" w:date="2026-06-12T14:15:00Z">
        <w:r w:rsidRPr="7D4EAD5F" w:rsidDel="00F179A4">
          <w:delText>spine (</w:delText>
        </w:r>
        <w:r w:rsidDel="00F179A4">
          <w:delText xml:space="preserve">a backbone, a sequence of </w:delText>
        </w:r>
        <w:r w:rsidRPr="7D4EAD5F" w:rsidDel="00F179A4">
          <w:delText>blocks</w:delText>
        </w:r>
        <w:r w:rsidR="00DC5BB3" w:rsidDel="00F179A4">
          <w:delText xml:space="preserve">, where </w:delText>
        </w:r>
        <w:r w:rsidR="005D672E" w:rsidDel="00F179A4">
          <w:delText>each</w:delText>
        </w:r>
        <w:r w:rsidR="00DC5BB3" w:rsidDel="00F179A4">
          <w:delText xml:space="preserve"> block has a set of transactions</w:delText>
        </w:r>
        <w:r w:rsidRPr="7D4EAD5F" w:rsidDel="00F179A4">
          <w:delText>)</w:delText>
        </w:r>
      </w:del>
      <w:r w:rsidRPr="7D4EAD5F">
        <w:t xml:space="preserve">. </w:t>
      </w:r>
      <w:ins w:id="39" w:author="GKARANI GEORGIA" w:date="2026-06-12T14:16:00Z">
        <w:r w:rsidR="00F179A4">
          <w:t>Under this representation,</w:t>
        </w:r>
      </w:ins>
      <w:del w:id="40" w:author="GKARANI GEORGIA" w:date="2026-06-12T14:16:00Z">
        <w:r w:rsidDel="00F179A4">
          <w:delText>Thus, in a blockchain represented as a trajectory</w:delText>
        </w:r>
        <w:r w:rsidRPr="7D4EAD5F" w:rsidDel="00F179A4">
          <w:delText>, the</w:delText>
        </w:r>
      </w:del>
      <w:r w:rsidRPr="7D4EAD5F">
        <w:t xml:space="preserve"> nodes </w:t>
      </w:r>
      <w:del w:id="41" w:author="GKARANI GEORGIA" w:date="2026-06-12T14:16:00Z">
        <w:r w:rsidRPr="7D4EAD5F" w:rsidDel="00F179A4">
          <w:delText xml:space="preserve">represent </w:delText>
        </w:r>
      </w:del>
      <w:ins w:id="42" w:author="GKARANI GEORGIA" w:date="2026-06-12T14:16:00Z">
        <w:r w:rsidR="00F179A4">
          <w:t>correspond to</w:t>
        </w:r>
        <w:r w:rsidR="00F179A4" w:rsidRPr="7D4EAD5F">
          <w:t xml:space="preserve"> </w:t>
        </w:r>
      </w:ins>
      <w:r w:rsidRPr="7D4EAD5F">
        <w:t xml:space="preserve">blocks, transactions, and </w:t>
      </w:r>
      <w:r>
        <w:t xml:space="preserve">user </w:t>
      </w:r>
      <w:r w:rsidRPr="7D4EAD5F">
        <w:t xml:space="preserve">accounts, while the edges </w:t>
      </w:r>
      <w:r>
        <w:t>represent</w:t>
      </w:r>
      <w:r w:rsidRPr="7D4EAD5F">
        <w:t xml:space="preserve"> </w:t>
      </w:r>
      <w:proofErr w:type="spellStart"/>
      <w:r w:rsidRPr="7D4EAD5F">
        <w:t>i</w:t>
      </w:r>
      <w:proofErr w:type="spellEnd"/>
      <w:r w:rsidRPr="7D4EAD5F">
        <w:t xml:space="preserve">) </w:t>
      </w:r>
      <w:ins w:id="43" w:author="GKARANI GEORGIA" w:date="2026-06-12T14:17:00Z">
        <w:r w:rsidR="00F179A4">
          <w:t>the</w:t>
        </w:r>
      </w:ins>
      <w:del w:id="44" w:author="GKARANI GEORGIA" w:date="2026-06-12T14:17:00Z">
        <w:r w:rsidDel="00F179A4">
          <w:delText>a</w:delText>
        </w:r>
      </w:del>
      <w:r>
        <w:t xml:space="preserve"> </w:t>
      </w:r>
      <w:r w:rsidRPr="7D4EAD5F">
        <w:t xml:space="preserve">temporal succession </w:t>
      </w:r>
      <w:r w:rsidR="004631C8">
        <w:t>of</w:t>
      </w:r>
      <w:r>
        <w:t xml:space="preserve"> </w:t>
      </w:r>
      <w:r w:rsidRPr="7D4EAD5F">
        <w:t xml:space="preserve">blocks, ii) </w:t>
      </w:r>
      <w:r>
        <w:t xml:space="preserve">the </w:t>
      </w:r>
      <w:r w:rsidRPr="7D4EAD5F">
        <w:t xml:space="preserve">participation of </w:t>
      </w:r>
      <w:r>
        <w:t xml:space="preserve">user </w:t>
      </w:r>
      <w:r w:rsidRPr="7D4EAD5F">
        <w:t>accounts as sender</w:t>
      </w:r>
      <w:ins w:id="45" w:author="GKARANI GEORGIA" w:date="2026-06-12T14:17:00Z">
        <w:r w:rsidR="00F179A4">
          <w:t xml:space="preserve">s or </w:t>
        </w:r>
      </w:ins>
      <w:del w:id="46" w:author="GKARANI GEORGIA" w:date="2026-06-12T14:17:00Z">
        <w:r w:rsidRPr="7D4EAD5F" w:rsidDel="00F179A4">
          <w:delText>/</w:delText>
        </w:r>
      </w:del>
      <w:r w:rsidRPr="7D4EAD5F">
        <w:t>receiver</w:t>
      </w:r>
      <w:ins w:id="47" w:author="GKARANI GEORGIA" w:date="2026-06-12T14:17:00Z">
        <w:r w:rsidR="00F179A4">
          <w:t>s</w:t>
        </w:r>
      </w:ins>
      <w:r w:rsidRPr="7D4EAD5F">
        <w:t xml:space="preserve"> in transactions,</w:t>
      </w:r>
      <w:r w:rsidR="00DC5BB3">
        <w:t xml:space="preserve"> which </w:t>
      </w:r>
      <w:ins w:id="48" w:author="GKARANI GEORGIA" w:date="2026-06-12T14:17:00Z">
        <w:r w:rsidR="00F179A4">
          <w:t xml:space="preserve">are themselves associated with </w:t>
        </w:r>
      </w:ins>
      <w:del w:id="49" w:author="GKARANI GEORGIA" w:date="2026-06-12T14:17:00Z">
        <w:r w:rsidR="00DC5BB3" w:rsidDel="00F179A4">
          <w:delText xml:space="preserve">in turn are connected to </w:delText>
        </w:r>
      </w:del>
      <w:r w:rsidR="00DC5BB3">
        <w:t>blocks,</w:t>
      </w:r>
      <w:r w:rsidRPr="7D4EAD5F">
        <w:t xml:space="preserve"> and iii) the decomposition of </w:t>
      </w:r>
      <w:del w:id="50" w:author="GKARANI GEORGIA" w:date="2026-06-12T14:18:00Z">
        <w:r w:rsidDel="00F179A4">
          <w:delText>(</w:delText>
        </w:r>
      </w:del>
      <w:r w:rsidRPr="7D4EAD5F">
        <w:t>external</w:t>
      </w:r>
      <w:del w:id="51" w:author="GKARANI GEORGIA" w:date="2026-06-12T14:18:00Z">
        <w:r w:rsidDel="00F179A4">
          <w:delText>)</w:delText>
        </w:r>
      </w:del>
      <w:r w:rsidRPr="7D4EAD5F">
        <w:t xml:space="preserve"> transactions into </w:t>
      </w:r>
      <w:proofErr w:type="spellStart"/>
      <w:r>
        <w:t>subtransactions</w:t>
      </w:r>
      <w:proofErr w:type="spellEnd"/>
      <w:r>
        <w:t xml:space="preserve"> (i.e., internal transactions)</w:t>
      </w:r>
      <w:r w:rsidRPr="7D4EAD5F">
        <w:t xml:space="preserve">. This </w:t>
      </w:r>
      <w:ins w:id="52" w:author="GKARANI GEORGIA" w:date="2026-06-12T14:18:00Z">
        <w:r w:rsidR="00F179A4">
          <w:t xml:space="preserve">perspective enables </w:t>
        </w:r>
      </w:ins>
      <w:del w:id="53" w:author="GKARANI GEORGIA" w:date="2026-06-12T14:18:00Z">
        <w:r w:rsidRPr="7D4EAD5F" w:rsidDel="00F179A4">
          <w:delText xml:space="preserve">viewpoint unlocks </w:delText>
        </w:r>
      </w:del>
      <w:r w:rsidRPr="7D4EAD5F">
        <w:t>trajectory-style analytics</w:t>
      </w:r>
      <w:r>
        <w:t xml:space="preserve">, </w:t>
      </w:r>
      <w:del w:id="54" w:author="GKARANI GEORGIA" w:date="2026-06-12T14:18:00Z">
        <w:r w:rsidRPr="7D4EAD5F" w:rsidDel="00F179A4">
          <w:delText>e.g.,</w:delText>
        </w:r>
      </w:del>
      <w:ins w:id="55" w:author="GKARANI GEORGIA" w:date="2026-06-12T14:18:00Z">
        <w:r w:rsidR="00F179A4">
          <w:t>such as the</w:t>
        </w:r>
      </w:ins>
      <w:r w:rsidRPr="7D4EAD5F">
        <w:t xml:space="preserve"> </w:t>
      </w:r>
      <w:del w:id="56" w:author="GKARANI GEORGIA" w:date="2026-06-12T14:18:00Z">
        <w:r w:rsidDel="00F179A4">
          <w:delText xml:space="preserve">analyze </w:delText>
        </w:r>
      </w:del>
      <w:ins w:id="57" w:author="GKARANI GEORGIA" w:date="2026-06-12T14:18:00Z">
        <w:r w:rsidR="00F179A4">
          <w:t xml:space="preserve">analysis </w:t>
        </w:r>
      </w:ins>
      <w:del w:id="58" w:author="GKARANI GEORGIA" w:date="2026-06-12T14:18:00Z">
        <w:r w:rsidDel="00F179A4">
          <w:delText xml:space="preserve">the </w:delText>
        </w:r>
      </w:del>
      <w:del w:id="59" w:author="GKARANI GEORGIA" w:date="2026-06-12T14:12:00Z">
        <w:r w:rsidR="004631C8" w:rsidDel="00F179A4">
          <w:delText>behaviour</w:delText>
        </w:r>
      </w:del>
      <w:del w:id="60" w:author="GKARANI GEORGIA" w:date="2026-06-12T14:19:00Z">
        <w:r w:rsidRPr="7D4EAD5F" w:rsidDel="00F179A4">
          <w:delText xml:space="preserve"> </w:delText>
        </w:r>
      </w:del>
      <w:r w:rsidRPr="7D4EAD5F">
        <w:t xml:space="preserve">of sender–receiver </w:t>
      </w:r>
      <w:ins w:id="61" w:author="GKARANI GEORGIA" w:date="2026-06-12T14:19:00Z">
        <w:r w:rsidR="00F179A4">
          <w:t>behavior</w:t>
        </w:r>
        <w:r w:rsidR="00F179A4" w:rsidRPr="7D4EAD5F">
          <w:t xml:space="preserve"> </w:t>
        </w:r>
      </w:ins>
      <w:del w:id="62" w:author="GKARANI GEORGIA" w:date="2026-06-12T14:19:00Z">
        <w:r w:rsidRPr="7D4EAD5F" w:rsidDel="00F179A4">
          <w:delText>pairs</w:delText>
        </w:r>
        <w:r w:rsidR="004631C8" w:rsidDel="00F179A4">
          <w:delText xml:space="preserve"> </w:delText>
        </w:r>
      </w:del>
      <w:r w:rsidR="004631C8">
        <w:t xml:space="preserve">over a </w:t>
      </w:r>
      <w:ins w:id="63" w:author="GKARANI GEORGIA" w:date="2026-06-12T14:19:00Z">
        <w:r w:rsidR="00F179A4">
          <w:t xml:space="preserve">specific </w:t>
        </w:r>
      </w:ins>
      <w:r w:rsidR="004631C8">
        <w:t>time</w:t>
      </w:r>
      <w:ins w:id="64" w:author="GKARANI GEORGIA" w:date="2026-06-12T14:19:00Z">
        <w:r w:rsidR="00F179A4">
          <w:t xml:space="preserve"> </w:t>
        </w:r>
      </w:ins>
      <w:del w:id="65" w:author="GKARANI GEORGIA" w:date="2026-06-12T14:19:00Z">
        <w:r w:rsidR="004631C8" w:rsidDel="00F179A4">
          <w:delText>-</w:delText>
        </w:r>
      </w:del>
      <w:r w:rsidR="004631C8">
        <w:t>interval</w:t>
      </w:r>
      <w:r w:rsidRPr="7D4EAD5F">
        <w:t xml:space="preserve">. </w:t>
      </w:r>
      <w:ins w:id="66" w:author="GKARANI GEORGIA" w:date="2026-06-12T14:19:00Z">
        <w:r w:rsidR="00F179A4">
          <w:t xml:space="preserve">Therefore, the proposed approach goes beyond the mere visualization of the transaction network by providing a </w:t>
        </w:r>
        <w:proofErr w:type="spellStart"/>
        <w:r w:rsidR="00F179A4">
          <w:t>queryable</w:t>
        </w:r>
        <w:proofErr w:type="spellEnd"/>
        <w:r w:rsidR="00F179A4">
          <w:t xml:space="preserve"> graph-based representation of blockchain activity. </w:t>
        </w:r>
      </w:ins>
      <w:del w:id="67" w:author="GKARANI GEORGIA" w:date="2026-06-12T14:19:00Z">
        <w:r w:rsidRPr="7D4EAD5F" w:rsidDel="00F179A4">
          <w:delText xml:space="preserve">Hence, our </w:delText>
        </w:r>
        <w:r w:rsidDel="00F179A4">
          <w:delText>proposal</w:delText>
        </w:r>
        <w:r w:rsidRPr="7D4EAD5F" w:rsidDel="00F179A4">
          <w:delText xml:space="preserve"> does not merely visualize the transaction network; it renders it queryable</w:delText>
        </w:r>
        <w:r w:rsidDel="00F179A4">
          <w:delText>.</w:delText>
        </w:r>
      </w:del>
    </w:p>
    <w:p w14:paraId="7946AABB" w14:textId="77777777" w:rsidR="0042610A" w:rsidRDefault="0042610A" w:rsidP="0042610A">
      <w:pPr>
        <w:jc w:val="both"/>
        <w:rPr>
          <w:ins w:id="68" w:author="GKARANI GEORGIA" w:date="2026-06-16T10:24:00Z"/>
        </w:rPr>
        <w:pPrChange w:id="69" w:author="GKARANI GEORGIA" w:date="2026-06-16T10:24:00Z">
          <w:pPr/>
        </w:pPrChange>
      </w:pPr>
    </w:p>
    <w:p w14:paraId="45DD68EA" w14:textId="632BC5B7" w:rsidR="00F179A4" w:rsidRPr="00F179A4" w:rsidRDefault="0042610A" w:rsidP="00F179A4">
      <w:pPr>
        <w:spacing w:before="240" w:after="240"/>
        <w:jc w:val="both"/>
        <w:rPr>
          <w:ins w:id="70" w:author="GKARANI GEORGIA" w:date="2026-06-12T14:20:00Z"/>
        </w:rPr>
      </w:pPr>
      <w:ins w:id="71" w:author="GKARANI GEORGIA" w:date="2026-06-16T10:24:00Z">
        <w:r>
          <w:t>The trajectory-based perspective adopted in this work differs from a conventional temporal graph representation. In a s</w:t>
        </w:r>
        <w:bookmarkStart w:id="72" w:name="_GoBack"/>
        <w:bookmarkEnd w:id="72"/>
        <w:r>
          <w:t xml:space="preserve">tandard temporal graph, transactions are typically modeled as timestamped edges between accounts, and time is treated mainly as an attribute of each interaction. In contrast, the proposed model uses the ordered sequence of blocks as the primary temporal backbone of the graph. Each block acts as a trajectory point that anchors a set of external transactions, while external transactions may further generate internal transactions. This structure allows blockchain activity to be analyzed over consecutive block windows rather than only through isolated timestamped interactions. As a result, the model supports trajectory-style analytical queries, such as identifying persistent active accounts, recurrent sender–receiver pairs, stable intermediaries, and changes in transaction behavior </w:t>
        </w:r>
        <w:r>
          <w:lastRenderedPageBreak/>
          <w:t xml:space="preserve">across cumulative block ranges. Therefore, the contribution is not limited to representing Ethereum as a graph, but consists in organizing blockchain activity as a </w:t>
        </w:r>
        <w:proofErr w:type="spellStart"/>
        <w:r>
          <w:t>queryable</w:t>
        </w:r>
        <w:proofErr w:type="spellEnd"/>
        <w:r>
          <w:t xml:space="preserve"> block trajectory that preserves the temporal, transactional, and hierarchical structure of Ethereum data.</w:t>
        </w:r>
      </w:ins>
    </w:p>
    <w:p w14:paraId="639E4CC3" w14:textId="422E3D84" w:rsidR="00F33F5D" w:rsidRDefault="15F29D87">
      <w:pPr>
        <w:jc w:val="both"/>
        <w:rPr>
          <w:ins w:id="73" w:author="GKARANI GEORGIA" w:date="2026-06-12T15:18:00Z"/>
        </w:rPr>
        <w:pPrChange w:id="74" w:author="GKARANI GEORGIA" w:date="2026-06-15T23:53:00Z">
          <w:pPr/>
        </w:pPrChange>
      </w:pPr>
      <w:r>
        <w:t xml:space="preserve">The </w:t>
      </w:r>
      <w:ins w:id="75" w:author="GKARANI GEORGIA" w:date="2026-06-12T15:18:00Z">
        <w:r w:rsidR="00A24D5C">
          <w:t>remainder of the</w:t>
        </w:r>
      </w:ins>
      <w:ins w:id="76" w:author="GKARANI GEORGIA" w:date="2026-06-12T15:19:00Z">
        <w:r w:rsidR="00A24D5C">
          <w:t xml:space="preserve"> </w:t>
        </w:r>
      </w:ins>
      <w:r>
        <w:t>paper is organized as follows.</w:t>
      </w:r>
      <w:r w:rsidR="6FCA248E">
        <w:t xml:space="preserve"> </w:t>
      </w:r>
      <w:del w:id="77" w:author="GKARANI GEORGIA" w:date="2026-06-12T15:17:00Z">
        <w:r w:rsidR="6FCA248E" w:rsidDel="00B72F9B">
          <w:delText xml:space="preserve">First, </w:delText>
        </w:r>
      </w:del>
      <w:r w:rsidR="6FCA248E">
        <w:t xml:space="preserve">Section 2 reviews related works, focusing on </w:t>
      </w:r>
      <w:r w:rsidR="00A170E9">
        <w:t xml:space="preserve">trajectory modeling and </w:t>
      </w:r>
      <w:r w:rsidR="6FCA248E">
        <w:t xml:space="preserve">blockchain analysis </w:t>
      </w:r>
      <w:del w:id="78" w:author="GKARANI GEORGIA" w:date="2026-06-12T15:19:00Z">
        <w:r w:rsidR="00A170E9" w:rsidDel="00A24D5C">
          <w:delText>with</w:delText>
        </w:r>
        <w:r w:rsidR="6FCA248E" w:rsidDel="00A24D5C">
          <w:delText xml:space="preserve"> </w:delText>
        </w:r>
      </w:del>
      <w:ins w:id="79" w:author="GKARANI GEORGIA" w:date="2026-06-12T15:19:00Z">
        <w:r w:rsidR="00A24D5C">
          <w:t xml:space="preserve">using </w:t>
        </w:r>
      </w:ins>
      <w:r w:rsidR="00C4002C">
        <w:t>GDBs</w:t>
      </w:r>
      <w:r w:rsidR="6FCA248E">
        <w:t xml:space="preserve">. Building on this </w:t>
      </w:r>
      <w:del w:id="80" w:author="GKARANI GEORGIA" w:date="2026-06-12T15:19:00Z">
        <w:r w:rsidR="6FCA248E" w:rsidDel="00A24D5C">
          <w:delText>context</w:delText>
        </w:r>
      </w:del>
      <w:ins w:id="81" w:author="GKARANI GEORGIA" w:date="2026-06-12T15:19:00Z">
        <w:r w:rsidR="00A24D5C">
          <w:t>background</w:t>
        </w:r>
      </w:ins>
      <w:r w:rsidR="6FCA248E">
        <w:t xml:space="preserve">, Section 3 introduces </w:t>
      </w:r>
      <w:del w:id="82" w:author="GKARANI GEORGIA" w:date="2026-06-12T15:17:00Z">
        <w:r w:rsidR="6FCA248E" w:rsidDel="00A24D5C">
          <w:delText xml:space="preserve">our </w:delText>
        </w:r>
      </w:del>
      <w:ins w:id="83" w:author="GKARANI GEORGIA" w:date="2026-06-12T15:18:00Z">
        <w:r w:rsidR="00A24D5C">
          <w:t>the</w:t>
        </w:r>
      </w:ins>
      <w:ins w:id="84" w:author="GKARANI GEORGIA" w:date="2026-06-12T15:17:00Z">
        <w:r w:rsidR="00A24D5C">
          <w:t xml:space="preserve"> </w:t>
        </w:r>
      </w:ins>
      <w:r w:rsidR="6FCA248E">
        <w:t>proposed model</w:t>
      </w:r>
      <w:ins w:id="85" w:author="GKARANI GEORGIA" w:date="2026-06-12T15:19:00Z">
        <w:r w:rsidR="00A24D5C">
          <w:t xml:space="preserve"> and </w:t>
        </w:r>
      </w:ins>
      <w:del w:id="86" w:author="GKARANI GEORGIA" w:date="2026-06-12T15:19:00Z">
        <w:r w:rsidR="6FCA248E" w:rsidDel="00A24D5C">
          <w:delText xml:space="preserve">, </w:delText>
        </w:r>
      </w:del>
      <w:r w:rsidR="6FCA248E">
        <w:t>defin</w:t>
      </w:r>
      <w:ins w:id="87" w:author="GKARANI GEORGIA" w:date="2026-06-12T15:19:00Z">
        <w:r w:rsidR="00A24D5C">
          <w:t>es</w:t>
        </w:r>
      </w:ins>
      <w:del w:id="88" w:author="GKARANI GEORGIA" w:date="2026-06-12T15:19:00Z">
        <w:r w:rsidR="6FCA248E" w:rsidDel="00A24D5C">
          <w:delText>ing</w:delText>
        </w:r>
      </w:del>
      <w:r w:rsidR="6FCA248E">
        <w:t xml:space="preserve"> the specific nodes and relationships designed to represent </w:t>
      </w:r>
      <w:r w:rsidR="00C4002C">
        <w:t xml:space="preserve">the </w:t>
      </w:r>
      <w:r w:rsidR="6FCA248E">
        <w:t xml:space="preserve">Ethereum </w:t>
      </w:r>
      <w:r w:rsidR="00C4002C">
        <w:t>components</w:t>
      </w:r>
      <w:r w:rsidR="6FCA248E">
        <w:t xml:space="preserve"> as trajectories. Subsequently, Section 4 </w:t>
      </w:r>
      <w:del w:id="89" w:author="GKARANI GEORGIA" w:date="2026-06-12T15:20:00Z">
        <w:r w:rsidR="6FCA248E" w:rsidDel="00341190">
          <w:delText xml:space="preserve">describes </w:delText>
        </w:r>
      </w:del>
      <w:ins w:id="90" w:author="GKARANI GEORGIA" w:date="2026-06-12T15:20:00Z">
        <w:r w:rsidR="00341190">
          <w:t xml:space="preserve">presents </w:t>
        </w:r>
      </w:ins>
      <w:r w:rsidR="6FCA248E">
        <w:t xml:space="preserve">the experimental setup and discusses the results obtained from </w:t>
      </w:r>
      <w:del w:id="91" w:author="GKARANI GEORGIA" w:date="2026-06-12T15:20:00Z">
        <w:r w:rsidR="6FCA248E" w:rsidDel="00341190">
          <w:delText>the execution</w:delText>
        </w:r>
      </w:del>
      <w:ins w:id="92" w:author="GKARANI GEORGIA" w:date="2026-06-12T15:20:00Z">
        <w:r w:rsidR="00341190">
          <w:t>executing</w:t>
        </w:r>
      </w:ins>
      <w:r w:rsidR="6FCA248E">
        <w:t xml:space="preserve"> </w:t>
      </w:r>
      <w:del w:id="93" w:author="GKARANI GEORGIA" w:date="2026-06-12T15:20:00Z">
        <w:r w:rsidR="6FCA248E" w:rsidDel="00341190">
          <w:delText xml:space="preserve">of </w:delText>
        </w:r>
      </w:del>
      <w:r w:rsidR="6FCA248E">
        <w:t xml:space="preserve">analytical queries on different </w:t>
      </w:r>
      <w:r w:rsidR="00F32178">
        <w:t xml:space="preserve">sets of </w:t>
      </w:r>
      <w:r w:rsidR="6FCA248E">
        <w:t xml:space="preserve">blocks. Finally, Section 5 </w:t>
      </w:r>
      <w:ins w:id="94" w:author="GKARANI GEORGIA" w:date="2026-06-12T15:21:00Z">
        <w:r w:rsidR="00341190">
          <w:t>concludes the paper</w:t>
        </w:r>
      </w:ins>
      <w:del w:id="95" w:author="GKARANI GEORGIA" w:date="2026-06-12T15:21:00Z">
        <w:r w:rsidR="6FCA248E" w:rsidDel="00341190">
          <w:delText>presents the conclusions</w:delText>
        </w:r>
      </w:del>
      <w:r w:rsidR="6FCA248E">
        <w:t xml:space="preserve"> and </w:t>
      </w:r>
      <w:ins w:id="96" w:author="GKARANI GEORGIA" w:date="2026-06-12T15:21:00Z">
        <w:r w:rsidR="003A64C6">
          <w:t xml:space="preserve">outlines </w:t>
        </w:r>
      </w:ins>
      <w:del w:id="97" w:author="GKARANI GEORGIA" w:date="2026-06-12T15:21:00Z">
        <w:r w:rsidR="6FCA248E" w:rsidDel="00341190">
          <w:delText>outlines</w:delText>
        </w:r>
      </w:del>
      <w:ins w:id="98" w:author="GKARANI GEORGIA" w:date="2026-06-12T15:21:00Z">
        <w:r w:rsidR="00341190">
          <w:t>directions for</w:t>
        </w:r>
      </w:ins>
      <w:r w:rsidR="6FCA248E">
        <w:t xml:space="preserve"> future research.</w:t>
      </w:r>
      <w:ins w:id="99" w:author="GKARANI GEORGIA" w:date="2026-06-12T15:18:00Z">
        <w:r w:rsidR="00A24D5C">
          <w:t xml:space="preserve"> </w:t>
        </w:r>
      </w:ins>
    </w:p>
    <w:p w14:paraId="16FD1155" w14:textId="66021E51" w:rsidR="00A24D5C" w:rsidDel="003A64C6" w:rsidRDefault="00A24D5C">
      <w:pPr>
        <w:rPr>
          <w:del w:id="100" w:author="GKARANI GEORGIA" w:date="2026-06-12T15:21:00Z"/>
        </w:rPr>
        <w:pPrChange w:id="101" w:author="GKARANI GEORGIA" w:date="2026-06-12T14:19:00Z">
          <w:pPr>
            <w:pStyle w:val="a0"/>
            <w:jc w:val="both"/>
          </w:pPr>
        </w:pPrChange>
      </w:pPr>
    </w:p>
    <w:p w14:paraId="78728FF4" w14:textId="00347D7D" w:rsidR="00C525A6" w:rsidRDefault="00D206F0" w:rsidP="00811AA1">
      <w:pPr>
        <w:pStyle w:val="2"/>
        <w:jc w:val="both"/>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 xml:space="preserve">2. </w:t>
      </w:r>
      <w:r w:rsidR="00F33F5D" w:rsidRPr="00811AA1">
        <w:rPr>
          <w:rFonts w:asciiTheme="minorHAnsi" w:eastAsiaTheme="minorHAnsi" w:hAnsiTheme="minorHAnsi" w:cstheme="minorBidi"/>
          <w:color w:val="auto"/>
          <w:sz w:val="24"/>
          <w:szCs w:val="24"/>
        </w:rPr>
        <w:t>Related works</w:t>
      </w:r>
    </w:p>
    <w:p w14:paraId="03F77DC9" w14:textId="3461B775" w:rsidR="00A170E9" w:rsidRDefault="00D10A3D" w:rsidP="00A170E9">
      <w:pPr>
        <w:pStyle w:val="a0"/>
      </w:pPr>
      <w:ins w:id="102" w:author="GKARANI GEORGIA" w:date="2026-06-12T15:23:00Z">
        <w:r>
          <w:t xml:space="preserve">This section reviews existing studies on trajectory modeling and blockchain analysis based on graph databases. </w:t>
        </w:r>
      </w:ins>
      <w:del w:id="103" w:author="GKARANI GEORGIA" w:date="2026-06-12T15:23:00Z">
        <w:r w:rsidR="00A170E9" w:rsidDel="00D10A3D">
          <w:delText>Next, we review works about trajectory modeling and blockchain analysis with GDBs.</w:delText>
        </w:r>
      </w:del>
    </w:p>
    <w:p w14:paraId="760AE388" w14:textId="12957CE3" w:rsidR="00A170E9" w:rsidRPr="00A170E9" w:rsidRDefault="00A170E9" w:rsidP="00A170E9">
      <w:pPr>
        <w:pStyle w:val="a0"/>
        <w:rPr>
          <w:b/>
          <w:bCs/>
        </w:rPr>
      </w:pPr>
      <w:r w:rsidRPr="00A170E9">
        <w:rPr>
          <w:b/>
          <w:bCs/>
        </w:rPr>
        <w:t>2.1. Trajectory modeling with GDBs</w:t>
      </w:r>
    </w:p>
    <w:p w14:paraId="19413E99" w14:textId="59D3F7C7" w:rsidR="00204DCB" w:rsidDel="004A4506" w:rsidRDefault="00895E06" w:rsidP="00811AA1">
      <w:pPr>
        <w:pStyle w:val="a0"/>
        <w:jc w:val="both"/>
        <w:rPr>
          <w:del w:id="104" w:author="GKARANI GEORGIA" w:date="2026-06-12T17:09:00Z"/>
        </w:rPr>
      </w:pPr>
      <w:r>
        <w:t xml:space="preserve">In </w:t>
      </w:r>
      <w:proofErr w:type="spellStart"/>
      <w:r w:rsidRPr="00F33F5D">
        <w:t>Bakkal</w:t>
      </w:r>
      <w:proofErr w:type="spellEnd"/>
      <w:r w:rsidRPr="00F33F5D">
        <w:t> et al. (2017) trajectories</w:t>
      </w:r>
      <w:r>
        <w:t xml:space="preserve"> are modeled and implemented in Neo4j</w:t>
      </w:r>
      <w:r w:rsidR="00C4002C">
        <w:t xml:space="preserve"> </w:t>
      </w:r>
      <w:del w:id="105" w:author="GKARANI GEORGIA" w:date="2026-06-12T16:39:00Z">
        <w:r w:rsidR="00C4002C" w:rsidDel="002137CE">
          <w:delText>(</w:delText>
        </w:r>
        <w:r w:rsidR="00C4002C" w:rsidRPr="00C4002C" w:rsidDel="002137CE">
          <w:rPr>
            <w:i/>
            <w:iCs/>
          </w:rPr>
          <w:delText>https://neo4j.com</w:delText>
        </w:r>
        <w:r w:rsidR="00C4002C" w:rsidDel="002137CE">
          <w:delText>)</w:delText>
        </w:r>
        <w:r w:rsidDel="002137CE">
          <w:delText xml:space="preserve"> </w:delText>
        </w:r>
      </w:del>
      <w:r>
        <w:t xml:space="preserve">to build a </w:t>
      </w:r>
      <w:r w:rsidR="006130DB">
        <w:t xml:space="preserve">ridesharing </w:t>
      </w:r>
      <w:r>
        <w:t>(</w:t>
      </w:r>
      <w:r w:rsidR="006130DB">
        <w:t>car</w:t>
      </w:r>
      <w:r w:rsidR="006130DB">
        <w:noBreakHyphen/>
        <w:t>pooling</w:t>
      </w:r>
      <w:r>
        <w:t>) system. Two libraries are used</w:t>
      </w:r>
      <w:r w:rsidR="00AB1CA3">
        <w:t>:</w:t>
      </w:r>
      <w:r>
        <w:t xml:space="preserve"> </w:t>
      </w:r>
      <w:proofErr w:type="spellStart"/>
      <w:r w:rsidR="00BA1667">
        <w:t>i</w:t>
      </w:r>
      <w:proofErr w:type="spellEnd"/>
      <w:r w:rsidR="00BA1667">
        <w:t>) Spatial Library (Neo4j Spatial, 2017) for spatial querying and indexing and</w:t>
      </w:r>
      <w:r>
        <w:t xml:space="preserve"> i</w:t>
      </w:r>
      <w:r w:rsidR="00BA1667">
        <w:t>i</w:t>
      </w:r>
      <w:r>
        <w:t xml:space="preserve">) </w:t>
      </w:r>
      <w:proofErr w:type="spellStart"/>
      <w:r>
        <w:t>GraphAware</w:t>
      </w:r>
      <w:proofErr w:type="spellEnd"/>
      <w:r>
        <w:t> Neo4j </w:t>
      </w:r>
      <w:proofErr w:type="spellStart"/>
      <w:r>
        <w:t>TimeTree</w:t>
      </w:r>
      <w:proofErr w:type="spellEnd"/>
      <w:r>
        <w:t xml:space="preserve"> (</w:t>
      </w:r>
      <w:proofErr w:type="spellStart"/>
      <w:r>
        <w:t>GraphAware</w:t>
      </w:r>
      <w:proofErr w:type="spellEnd"/>
      <w:r>
        <w:t> </w:t>
      </w:r>
      <w:proofErr w:type="spellStart"/>
      <w:r>
        <w:t>TimeTree</w:t>
      </w:r>
      <w:proofErr w:type="spellEnd"/>
      <w:r>
        <w:t>, 2017) to represent time with second</w:t>
      </w:r>
      <w:r>
        <w:noBreakHyphen/>
        <w:t>level precision</w:t>
      </w:r>
      <w:r w:rsidR="00BA1667">
        <w:t>.</w:t>
      </w:r>
      <w:r w:rsidR="00677EBF">
        <w:t xml:space="preserve"> </w:t>
      </w:r>
      <w:r>
        <w:t xml:space="preserve">A trajectory is represented by a set of nodes. A node </w:t>
      </w:r>
      <w:del w:id="106" w:author="GKARANI GEORGIA" w:date="2026-06-12T16:42:00Z">
        <w:r w:rsidDel="00BA55BE">
          <w:delText xml:space="preserve">can </w:delText>
        </w:r>
      </w:del>
      <w:ins w:id="107" w:author="GKARANI GEORGIA" w:date="2026-06-12T16:42:00Z">
        <w:r w:rsidR="00BA55BE">
          <w:t xml:space="preserve">may </w:t>
        </w:r>
      </w:ins>
      <w:r>
        <w:t xml:space="preserve">represent: </w:t>
      </w:r>
      <w:proofErr w:type="spellStart"/>
      <w:r>
        <w:t>i</w:t>
      </w:r>
      <w:proofErr w:type="spellEnd"/>
      <w:r>
        <w:t xml:space="preserve">) a user, ii) a moment </w:t>
      </w:r>
      <w:ins w:id="108" w:author="GKARANI GEORGIA" w:date="2026-06-12T16:42:00Z">
        <w:r w:rsidR="00BA55BE">
          <w:t>in time</w:t>
        </w:r>
      </w:ins>
      <w:ins w:id="109" w:author="GKARANI GEORGIA" w:date="2026-06-12T16:45:00Z">
        <w:r w:rsidR="00BA55BE">
          <w:t>,</w:t>
        </w:r>
      </w:ins>
      <w:ins w:id="110" w:author="GKARANI GEORGIA" w:date="2026-06-12T16:42:00Z">
        <w:r w:rsidR="00BA55BE">
          <w:t xml:space="preserve"> expressed as a </w:t>
        </w:r>
      </w:ins>
      <w:del w:id="111" w:author="GKARANI GEORGIA" w:date="2026-06-12T16:42:00Z">
        <w:r w:rsidDel="00BA55BE">
          <w:delText>(</w:delText>
        </w:r>
      </w:del>
      <w:r>
        <w:t>timestamp</w:t>
      </w:r>
      <w:del w:id="112" w:author="GKARANI GEORGIA" w:date="2026-06-12T16:42:00Z">
        <w:r w:rsidDel="00BA55BE">
          <w:delText>)</w:delText>
        </w:r>
      </w:del>
      <w:r>
        <w:t>, iii) a position</w:t>
      </w:r>
      <w:ins w:id="113" w:author="GKARANI GEORGIA" w:date="2026-06-12T16:45:00Z">
        <w:r w:rsidR="00BA55BE">
          <w:t>,</w:t>
        </w:r>
      </w:ins>
      <w:r>
        <w:t xml:space="preserve"> </w:t>
      </w:r>
      <w:ins w:id="114" w:author="GKARANI GEORGIA" w:date="2026-06-12T16:42:00Z">
        <w:r w:rsidR="00BA55BE">
          <w:t xml:space="preserve">defined by </w:t>
        </w:r>
      </w:ins>
      <w:del w:id="115" w:author="GKARANI GEORGIA" w:date="2026-06-12T16:42:00Z">
        <w:r w:rsidDel="00BA55BE">
          <w:delText>(</w:delText>
        </w:r>
      </w:del>
      <w:r>
        <w:t>latitude and longitude</w:t>
      </w:r>
      <w:del w:id="116" w:author="GKARANI GEORGIA" w:date="2026-06-12T16:42:00Z">
        <w:r w:rsidDel="00BA55BE">
          <w:delText>)</w:delText>
        </w:r>
      </w:del>
      <w:r>
        <w:t xml:space="preserve">, and iv) a link that </w:t>
      </w:r>
      <w:del w:id="117" w:author="GKARANI GEORGIA" w:date="2026-06-12T16:43:00Z">
        <w:r w:rsidDel="00BA55BE">
          <w:delText xml:space="preserve">ties </w:delText>
        </w:r>
      </w:del>
      <w:ins w:id="118" w:author="GKARANI GEORGIA" w:date="2026-06-12T16:43:00Z">
        <w:r w:rsidR="00BA55BE">
          <w:t xml:space="preserve">connects </w:t>
        </w:r>
      </w:ins>
      <w:r>
        <w:t xml:space="preserve">the three </w:t>
      </w:r>
      <w:del w:id="119" w:author="GKARANI GEORGIA" w:date="2026-06-12T16:43:00Z">
        <w:r w:rsidDel="00BA55BE">
          <w:delText xml:space="preserve">previous </w:delText>
        </w:r>
      </w:del>
      <w:ins w:id="120" w:author="GKARANI GEORGIA" w:date="2026-06-12T16:43:00Z">
        <w:r w:rsidR="00BA55BE">
          <w:t xml:space="preserve">preceding </w:t>
        </w:r>
      </w:ins>
      <w:r>
        <w:t>node types</w:t>
      </w:r>
      <w:ins w:id="121" w:author="GKARANI GEORGIA" w:date="2026-06-12T16:45:00Z">
        <w:r w:rsidR="00BA55BE">
          <w:t>.</w:t>
        </w:r>
      </w:ins>
      <w:r>
        <w:t xml:space="preserve"> </w:t>
      </w:r>
      <w:del w:id="122" w:author="GKARANI GEORGIA" w:date="2026-06-12T16:43:00Z">
        <w:r w:rsidR="0044419A" w:rsidRPr="00BA55BE" w:rsidDel="00BA55BE">
          <w:delText xml:space="preserve">together, </w:delText>
        </w:r>
        <w:r w:rsidRPr="00BA55BE" w:rsidDel="00BA55BE">
          <w:delText xml:space="preserve">thus </w:delText>
        </w:r>
      </w:del>
      <w:ins w:id="123" w:author="GKARANI GEORGIA" w:date="2026-06-12T16:43:00Z">
        <w:r w:rsidR="00BA55BE">
          <w:t xml:space="preserve">In this sense, </w:t>
        </w:r>
      </w:ins>
      <w:r w:rsidRPr="00BA55BE">
        <w:t xml:space="preserve">a link node indicates that </w:t>
      </w:r>
      <w:r w:rsidRPr="00BA55BE">
        <w:rPr>
          <w:iCs/>
          <w:rPrChange w:id="124" w:author="GKARANI GEORGIA" w:date="2026-06-12T16:40:00Z">
            <w:rPr>
              <w:i/>
              <w:iCs/>
            </w:rPr>
          </w:rPrChange>
        </w:rPr>
        <w:t xml:space="preserve">a </w:t>
      </w:r>
      <w:ins w:id="125" w:author="GKARANI GEORGIA" w:date="2026-06-12T16:43:00Z">
        <w:r w:rsidR="00BA55BE">
          <w:rPr>
            <w:iCs/>
          </w:rPr>
          <w:t xml:space="preserve">specific </w:t>
        </w:r>
      </w:ins>
      <w:r w:rsidRPr="00BA55BE">
        <w:rPr>
          <w:iCs/>
          <w:rPrChange w:id="126" w:author="GKARANI GEORGIA" w:date="2026-06-12T16:40:00Z">
            <w:rPr>
              <w:i/>
              <w:iCs/>
            </w:rPr>
          </w:rPrChange>
        </w:rPr>
        <w:t>user</w:t>
      </w:r>
      <w:r w:rsidRPr="00BA55BE">
        <w:t xml:space="preserve"> </w:t>
      </w:r>
      <w:ins w:id="127" w:author="GKARANI GEORGIA" w:date="2026-06-12T16:43:00Z">
        <w:r w:rsidR="00BA55BE">
          <w:t xml:space="preserve">is located </w:t>
        </w:r>
      </w:ins>
      <w:r w:rsidRPr="00BA55BE">
        <w:t xml:space="preserve">at </w:t>
      </w:r>
      <w:r w:rsidRPr="00BA55BE">
        <w:rPr>
          <w:iCs/>
          <w:rPrChange w:id="128" w:author="GKARANI GEORGIA" w:date="2026-06-12T16:40:00Z">
            <w:rPr>
              <w:i/>
              <w:iCs/>
            </w:rPr>
          </w:rPrChange>
        </w:rPr>
        <w:t xml:space="preserve">a given </w:t>
      </w:r>
      <w:del w:id="129" w:author="GKARANI GEORGIA" w:date="2026-06-12T16:43:00Z">
        <w:r w:rsidRPr="00BA55BE" w:rsidDel="00BA55BE">
          <w:rPr>
            <w:iCs/>
            <w:rPrChange w:id="130" w:author="GKARANI GEORGIA" w:date="2026-06-12T16:40:00Z">
              <w:rPr>
                <w:i/>
                <w:iCs/>
              </w:rPr>
            </w:rPrChange>
          </w:rPr>
          <w:delText>moment</w:delText>
        </w:r>
        <w:r w:rsidRPr="00BA55BE" w:rsidDel="00BA55BE">
          <w:delText xml:space="preserve"> </w:delText>
        </w:r>
      </w:del>
      <w:ins w:id="131" w:author="GKARANI GEORGIA" w:date="2026-06-12T16:43:00Z">
        <w:r w:rsidR="00BA55BE">
          <w:rPr>
            <w:iCs/>
          </w:rPr>
          <w:t>position</w:t>
        </w:r>
        <w:r w:rsidR="00BA55BE" w:rsidRPr="00BA55BE">
          <w:t xml:space="preserve"> </w:t>
        </w:r>
      </w:ins>
      <w:del w:id="132" w:author="GKARANI GEORGIA" w:date="2026-06-12T16:44:00Z">
        <w:r w:rsidRPr="00BA55BE" w:rsidDel="00BA55BE">
          <w:delText xml:space="preserve">is </w:delText>
        </w:r>
      </w:del>
      <w:r w:rsidRPr="00BA55BE">
        <w:t xml:space="preserve">at </w:t>
      </w:r>
      <w:r w:rsidRPr="00BA55BE">
        <w:rPr>
          <w:iCs/>
          <w:rPrChange w:id="133" w:author="GKARANI GEORGIA" w:date="2026-06-12T16:40:00Z">
            <w:rPr>
              <w:i/>
              <w:iCs/>
            </w:rPr>
          </w:rPrChange>
        </w:rPr>
        <w:t xml:space="preserve">a particular </w:t>
      </w:r>
      <w:ins w:id="134" w:author="GKARANI GEORGIA" w:date="2026-06-12T16:44:00Z">
        <w:r w:rsidR="00BA55BE">
          <w:t>moment in time. Therefore, each</w:t>
        </w:r>
      </w:ins>
      <w:del w:id="135" w:author="GKARANI GEORGIA" w:date="2026-06-12T16:44:00Z">
        <w:r w:rsidRPr="00BA55BE" w:rsidDel="00BA55BE">
          <w:rPr>
            <w:iCs/>
            <w:rPrChange w:id="136" w:author="GKARANI GEORGIA" w:date="2026-06-12T16:40:00Z">
              <w:rPr>
                <w:i/>
                <w:iCs/>
              </w:rPr>
            </w:rPrChange>
          </w:rPr>
          <w:delText>position</w:delText>
        </w:r>
      </w:del>
      <w:del w:id="137" w:author="GKARANI GEORGIA" w:date="2026-06-12T16:45:00Z">
        <w:r w:rsidRPr="00BA55BE" w:rsidDel="00BA55BE">
          <w:delText>.</w:delText>
        </w:r>
        <w:r w:rsidDel="00BA55BE">
          <w:delText xml:space="preserve"> </w:delText>
        </w:r>
        <w:r w:rsidR="006130DB" w:rsidDel="00BA55BE">
          <w:delText>That is</w:delText>
        </w:r>
        <w:r w:rsidDel="00BA55BE">
          <w:delText>, a</w:delText>
        </w:r>
      </w:del>
      <w:r>
        <w:t xml:space="preserve"> link </w:t>
      </w:r>
      <w:del w:id="138" w:author="GKARANI GEORGIA" w:date="2026-06-12T16:45:00Z">
        <w:r w:rsidDel="00BA55BE">
          <w:delText xml:space="preserve">is </w:delText>
        </w:r>
      </w:del>
      <w:ins w:id="139" w:author="GKARANI GEORGIA" w:date="2026-06-12T16:45:00Z">
        <w:r w:rsidR="00BA55BE">
          <w:t xml:space="preserve">node can be </w:t>
        </w:r>
      </w:ins>
      <w:ins w:id="140" w:author="GKARANI GEORGIA" w:date="2026-06-12T16:46:00Z">
        <w:r w:rsidR="00BA55BE">
          <w:t>regarded</w:t>
        </w:r>
      </w:ins>
      <w:ins w:id="141" w:author="GKARANI GEORGIA" w:date="2026-06-12T16:45:00Z">
        <w:r w:rsidR="00BA55BE">
          <w:t xml:space="preserve"> as </w:t>
        </w:r>
      </w:ins>
      <w:r>
        <w:t xml:space="preserve">a point </w:t>
      </w:r>
      <w:del w:id="142" w:author="GKARANI GEORGIA" w:date="2026-06-12T16:45:00Z">
        <w:r w:rsidDel="00BA55BE">
          <w:delText xml:space="preserve">of </w:delText>
        </w:r>
      </w:del>
      <w:ins w:id="143" w:author="GKARANI GEORGIA" w:date="2026-06-12T16:45:00Z">
        <w:r w:rsidR="00BA55BE">
          <w:t xml:space="preserve">within </w:t>
        </w:r>
      </w:ins>
      <w:r>
        <w:t>a trajectory.</w:t>
      </w:r>
      <w:r w:rsidR="00516306">
        <w:t xml:space="preserve"> </w:t>
      </w:r>
      <w:r>
        <w:t>The system operates as follows: a user (a hitchhiker) U requests a vehicle to reach a destination (</w:t>
      </w:r>
      <w:r w:rsidR="00F33F5D">
        <w:t>a</w:t>
      </w:r>
      <w:r>
        <w:t xml:space="preserve"> target). Three filters are applied to match users for </w:t>
      </w:r>
      <w:r w:rsidR="006130DB">
        <w:t>ridesharing</w:t>
      </w:r>
      <w:r>
        <w:t xml:space="preserve">: </w:t>
      </w:r>
      <w:proofErr w:type="spellStart"/>
      <w:r>
        <w:t>i</w:t>
      </w:r>
      <w:proofErr w:type="spellEnd"/>
      <w:r>
        <w:t xml:space="preserve">) the day of the week, ii) </w:t>
      </w:r>
      <w:ins w:id="144" w:author="GKARANI GEORGIA" w:date="2026-06-12T17:04:00Z">
        <w:r w:rsidR="004A4506">
          <w:t xml:space="preserve">the </w:t>
        </w:r>
      </w:ins>
      <w:r>
        <w:t xml:space="preserve">identification of </w:t>
      </w:r>
      <w:ins w:id="145" w:author="GKARANI GEORGIA" w:date="2026-06-12T17:05:00Z">
        <w:r w:rsidR="004A4506">
          <w:t xml:space="preserve">driver </w:t>
        </w:r>
      </w:ins>
      <w:r>
        <w:t xml:space="preserve">trajectories </w:t>
      </w:r>
      <w:del w:id="146" w:author="GKARANI GEORGIA" w:date="2026-06-12T17:05:00Z">
        <w:r w:rsidDel="004A4506">
          <w:delText xml:space="preserve">of drivers </w:delText>
        </w:r>
      </w:del>
      <w:r>
        <w:t xml:space="preserve">located within 100 m of U and within one hour of the request time, and iii) </w:t>
      </w:r>
      <w:ins w:id="147" w:author="GKARANI GEORGIA" w:date="2026-06-12T17:05:00Z">
        <w:r w:rsidR="004A4506">
          <w:t xml:space="preserve">the </w:t>
        </w:r>
      </w:ins>
      <w:r>
        <w:t>identification of users whose</w:t>
      </w:r>
      <w:ins w:id="148" w:author="GKARANI GEORGIA" w:date="2026-06-12T17:05:00Z">
        <w:r w:rsidR="004A4506">
          <w:t xml:space="preserve"> recorded</w:t>
        </w:r>
      </w:ins>
      <w:r>
        <w:t xml:space="preserve"> time is later than U’s request time and who are </w:t>
      </w:r>
      <w:ins w:id="149" w:author="GKARANI GEORGIA" w:date="2026-06-12T17:06:00Z">
        <w:r w:rsidR="004A4506">
          <w:t xml:space="preserve">located within </w:t>
        </w:r>
      </w:ins>
      <w:del w:id="150" w:author="GKARANI GEORGIA" w:date="2026-06-12T17:06:00Z">
        <w:r w:rsidDel="004A4506">
          <w:delText xml:space="preserve">at most </w:delText>
        </w:r>
      </w:del>
      <w:r>
        <w:t xml:space="preserve">100 m </w:t>
      </w:r>
      <w:del w:id="151" w:author="GKARANI GEORGIA" w:date="2026-06-12T17:06:00Z">
        <w:r w:rsidDel="004A4506">
          <w:delText xml:space="preserve">from </w:delText>
        </w:r>
      </w:del>
      <w:ins w:id="152" w:author="GKARANI GEORGIA" w:date="2026-06-12T17:06:00Z">
        <w:r w:rsidR="004A4506">
          <w:t xml:space="preserve">of </w:t>
        </w:r>
      </w:ins>
      <w:r>
        <w:t>the target</w:t>
      </w:r>
      <w:ins w:id="153" w:author="GKARANI GEORGIA" w:date="2026-06-12T17:06:00Z">
        <w:r w:rsidR="004A4506">
          <w:t xml:space="preserve"> </w:t>
        </w:r>
      </w:ins>
      <w:ins w:id="154" w:author="GKARANI GEORGIA" w:date="2026-06-12T17:07:00Z">
        <w:r w:rsidR="004A4506">
          <w:t>destination</w:t>
        </w:r>
      </w:ins>
      <w:r>
        <w:t>.</w:t>
      </w:r>
      <w:r w:rsidR="00516306">
        <w:t xml:space="preserve"> </w:t>
      </w:r>
      <w:r>
        <w:t xml:space="preserve">Experiments </w:t>
      </w:r>
      <w:del w:id="155" w:author="GKARANI GEORGIA" w:date="2026-06-12T17:07:00Z">
        <w:r w:rsidDel="004A4506">
          <w:delText xml:space="preserve">with </w:delText>
        </w:r>
      </w:del>
      <w:ins w:id="156" w:author="GKARANI GEORGIA" w:date="2026-06-12T17:07:00Z">
        <w:r w:rsidR="004A4506">
          <w:t xml:space="preserve">conducted on </w:t>
        </w:r>
      </w:ins>
      <w:r>
        <w:t xml:space="preserve">the </w:t>
      </w:r>
      <w:proofErr w:type="spellStart"/>
      <w:r>
        <w:t>Geolife</w:t>
      </w:r>
      <w:proofErr w:type="spellEnd"/>
      <w:r>
        <w:t xml:space="preserve"> dataset (Microsoft Research Asia, 2007)</w:t>
      </w:r>
      <w:r w:rsidR="00B34122">
        <w:t xml:space="preserve">, </w:t>
      </w:r>
      <w:ins w:id="157" w:author="GKARANI GEORGIA" w:date="2026-06-12T17:07:00Z">
        <w:r w:rsidR="004A4506">
          <w:t xml:space="preserve">involving </w:t>
        </w:r>
      </w:ins>
      <w:r>
        <w:t>182 users</w:t>
      </w:r>
      <w:del w:id="158" w:author="GKARANI GEORGIA" w:date="2026-06-12T17:07:00Z">
        <w:r w:rsidR="00DC5BB3" w:rsidDel="004A4506">
          <w:delText>,</w:delText>
        </w:r>
      </w:del>
      <w:r>
        <w:t xml:space="preserve"> and 18,000 trajectories</w:t>
      </w:r>
      <w:r w:rsidR="00BA1667">
        <w:t xml:space="preserve">, </w:t>
      </w:r>
      <w:r>
        <w:t xml:space="preserve">demonstrate the </w:t>
      </w:r>
      <w:ins w:id="159" w:author="GKARANI GEORGIA" w:date="2026-06-12T17:07:00Z">
        <w:r w:rsidR="004A4506">
          <w:t>feas</w:t>
        </w:r>
      </w:ins>
      <w:ins w:id="160" w:author="GKARANI GEORGIA" w:date="2026-06-12T17:08:00Z">
        <w:r w:rsidR="004A4506">
          <w:t xml:space="preserve">ibility </w:t>
        </w:r>
      </w:ins>
      <w:ins w:id="161" w:author="GKARANI GEORGIA" w:date="2026-06-15T23:48:00Z">
        <w:r w:rsidR="000A1961">
          <w:t>o</w:t>
        </w:r>
      </w:ins>
      <w:ins w:id="162" w:author="GKARANI GEORGIA" w:date="2026-06-12T17:08:00Z">
        <w:r w:rsidR="004A4506">
          <w:t xml:space="preserve">f the </w:t>
        </w:r>
      </w:ins>
      <w:r>
        <w:t>system</w:t>
      </w:r>
      <w:del w:id="163" w:author="GKARANI GEORGIA" w:date="2026-06-12T17:08:00Z">
        <w:r w:rsidDel="004A4506">
          <w:delText>’s feasibility</w:delText>
        </w:r>
      </w:del>
      <w:ins w:id="164" w:author="GKARANI GEORGIA" w:date="2026-06-12T17:08:00Z">
        <w:r w:rsidR="004A4506">
          <w:t xml:space="preserve">. However, the results are not further analyzed or discussed in terms of broader conclusions. </w:t>
        </w:r>
      </w:ins>
      <w:del w:id="165" w:author="GKARANI GEORGIA" w:date="2026-06-12T17:08:00Z">
        <w:r w:rsidDel="004A4506">
          <w:delText xml:space="preserve">, although no conclusions are drawn from the </w:delText>
        </w:r>
        <w:r w:rsidR="00BA1667" w:rsidDel="004A4506">
          <w:delText>results</w:delText>
        </w:r>
        <w:r w:rsidDel="004A4506">
          <w:delText xml:space="preserve">. </w:delText>
        </w:r>
      </w:del>
      <w:r>
        <w:t xml:space="preserve">As future work, the authors propose extending the system by incorporating user profiles based on </w:t>
      </w:r>
      <w:r w:rsidR="00DC5BB3">
        <w:t xml:space="preserve">demographic and </w:t>
      </w:r>
      <w:r>
        <w:t>social data.</w:t>
      </w:r>
      <w:ins w:id="166" w:author="GKARANI GEORGIA" w:date="2026-06-12T17:09:00Z">
        <w:r w:rsidR="004A4506">
          <w:t xml:space="preserve"> </w:t>
        </w:r>
      </w:ins>
    </w:p>
    <w:p w14:paraId="69A726A5" w14:textId="77777777" w:rsidR="004A4506" w:rsidRDefault="004A4506" w:rsidP="00811AA1">
      <w:pPr>
        <w:pStyle w:val="a0"/>
        <w:jc w:val="both"/>
        <w:rPr>
          <w:ins w:id="167" w:author="GKARANI GEORGIA" w:date="2026-06-12T17:09:00Z"/>
        </w:rPr>
      </w:pPr>
    </w:p>
    <w:p w14:paraId="2A60FC6D" w14:textId="61613B55" w:rsidR="00BB7979" w:rsidRPr="005C778D" w:rsidRDefault="004A4506" w:rsidP="00BB7979">
      <w:pPr>
        <w:pStyle w:val="a0"/>
        <w:jc w:val="both"/>
        <w:rPr>
          <w:ins w:id="168" w:author="GKARANI GEORGIA" w:date="2026-06-12T17:25:00Z"/>
        </w:rPr>
      </w:pPr>
      <w:ins w:id="169" w:author="GKARANI GEORGIA" w:date="2026-06-12T17:13:00Z">
        <w:r>
          <w:t xml:space="preserve">Unlike previous works on trajectory modeling, Khan et al. (2017) focus on graph-based data management. </w:t>
        </w:r>
      </w:ins>
      <w:del w:id="170" w:author="GKARANI GEORGIA" w:date="2026-06-12T17:13:00Z">
        <w:r w:rsidR="00895E06" w:rsidRPr="00516306" w:rsidDel="004A4506">
          <w:delText>Khan et al. (2017)</w:delText>
        </w:r>
        <w:r w:rsidR="00895E06" w:rsidDel="004A4506">
          <w:delText xml:space="preserve"> </w:delText>
        </w:r>
        <w:r w:rsidR="005E539C" w:rsidDel="004A4506">
          <w:delText xml:space="preserve">focus not on trajectories but rather on graphs. </w:delText>
        </w:r>
      </w:del>
      <w:r w:rsidR="005E539C">
        <w:t xml:space="preserve">They present </w:t>
      </w:r>
      <w:r w:rsidR="00895E06">
        <w:t>a comparative performance analysis between a</w:t>
      </w:r>
      <w:del w:id="171" w:author="GKARANI GEORGIA" w:date="2026-06-12T17:09:00Z">
        <w:r w:rsidR="00C92D5E" w:rsidDel="004A4506">
          <w:delText>n</w:delText>
        </w:r>
      </w:del>
      <w:r w:rsidR="00895E06">
        <w:t xml:space="preserve"> </w:t>
      </w:r>
      <w:r w:rsidR="00BA1667">
        <w:t>R</w:t>
      </w:r>
      <w:r w:rsidR="00F33F5D">
        <w:t>DB</w:t>
      </w:r>
      <w:r w:rsidR="00895E06">
        <w:t xml:space="preserve"> </w:t>
      </w:r>
      <w:r w:rsidR="00BA1667">
        <w:t>m</w:t>
      </w:r>
      <w:r w:rsidR="00895E06">
        <w:t xml:space="preserve">anagement </w:t>
      </w:r>
      <w:r w:rsidR="00BA1667">
        <w:t>s</w:t>
      </w:r>
      <w:r w:rsidR="00895E06">
        <w:t>ystem (RDBMS) (Oracle 11g Enterprise Edition) and a G</w:t>
      </w:r>
      <w:r w:rsidR="00F33F5D">
        <w:t xml:space="preserve">DB </w:t>
      </w:r>
      <w:r w:rsidR="00BA1667">
        <w:t>m</w:t>
      </w:r>
      <w:r w:rsidR="00895E06">
        <w:t xml:space="preserve">anagement </w:t>
      </w:r>
      <w:r w:rsidR="00BA1667">
        <w:t>s</w:t>
      </w:r>
      <w:r w:rsidR="00895E06">
        <w:t xml:space="preserve">ystem (GDBMS) (Neo4j 3.03 Community Edition), focusing on handling large datasets in the healthcare domain. </w:t>
      </w:r>
      <w:del w:id="172" w:author="GKARANI GEORGIA" w:date="2026-06-12T17:12:00Z">
        <w:r w:rsidR="00895E06" w:rsidDel="004A4506">
          <w:delText>The study evaluates</w:delText>
        </w:r>
      </w:del>
      <w:ins w:id="173" w:author="GKARANI GEORGIA" w:date="2026-06-12T17:12:00Z">
        <w:r>
          <w:t>Their evaluation considers</w:t>
        </w:r>
      </w:ins>
      <w:r w:rsidR="00895E06">
        <w:t xml:space="preserve"> several queries which, in Oracle, involve</w:t>
      </w:r>
      <w:ins w:id="174" w:author="GKARANI GEORGIA" w:date="2026-06-12T17:12:00Z">
        <w:r>
          <w:t xml:space="preserve"> </w:t>
        </w:r>
      </w:ins>
      <w:del w:id="175" w:author="GKARANI GEORGIA" w:date="2026-06-12T17:12:00Z">
        <w:r w:rsidR="00895E06" w:rsidDel="004A4506">
          <w:delText xml:space="preserve">: i) </w:delText>
        </w:r>
      </w:del>
      <w:r w:rsidR="00895E06">
        <w:t>one</w:t>
      </w:r>
      <w:r w:rsidR="00BA1667">
        <w:t xml:space="preserve"> </w:t>
      </w:r>
      <w:del w:id="176" w:author="GKARANI GEORGIA" w:date="2026-06-12T17:13:00Z">
        <w:r w:rsidR="00BA1667" w:rsidDel="004A4506">
          <w:delText xml:space="preserve">and </w:delText>
        </w:r>
      </w:del>
      <w:ins w:id="177" w:author="GKARANI GEORGIA" w:date="2026-06-12T17:13:00Z">
        <w:r>
          <w:t xml:space="preserve">or </w:t>
        </w:r>
      </w:ins>
      <w:r w:rsidR="00BA1667">
        <w:t>two</w:t>
      </w:r>
      <w:r w:rsidR="00895E06">
        <w:t xml:space="preserve"> join</w:t>
      </w:r>
      <w:r w:rsidR="00BA1667">
        <w:t>s and</w:t>
      </w:r>
      <w:del w:id="178" w:author="GKARANI GEORGIA" w:date="2026-06-12T17:13:00Z">
        <w:r w:rsidR="00895E06" w:rsidDel="004A4506">
          <w:delText xml:space="preserve"> ii)</w:delText>
        </w:r>
      </w:del>
      <w:r w:rsidR="00895E06">
        <w:t xml:space="preserve"> two </w:t>
      </w:r>
      <w:del w:id="179" w:author="GKARANI GEORGIA" w:date="2026-06-12T17:13:00Z">
        <w:r w:rsidR="00BA1667" w:rsidDel="004A4506">
          <w:delText xml:space="preserve">and </w:delText>
        </w:r>
      </w:del>
      <w:ins w:id="180" w:author="GKARANI GEORGIA" w:date="2026-06-12T17:13:00Z">
        <w:r>
          <w:t xml:space="preserve">or </w:t>
        </w:r>
      </w:ins>
      <w:r w:rsidR="00BA1667">
        <w:t xml:space="preserve">three </w:t>
      </w:r>
      <w:r w:rsidR="00895E06">
        <w:t>correlated subqueries</w:t>
      </w:r>
      <w:r w:rsidR="00BA1667">
        <w:t>.</w:t>
      </w:r>
      <w:r w:rsidR="00677EBF">
        <w:t xml:space="preserve"> </w:t>
      </w:r>
      <w:r w:rsidR="00895E06">
        <w:t>The results show that Neo4j outperformed Oracle, with the performance gap widening as</w:t>
      </w:r>
      <w:r w:rsidR="006130DB">
        <w:t xml:space="preserve"> the</w:t>
      </w:r>
      <w:r w:rsidR="00895E06">
        <w:t xml:space="preserve"> dataset size increased. Neo4j’s advantage stems from its native handling of relationships, whereas Oracle relies on </w:t>
      </w:r>
      <w:r w:rsidR="00895E06">
        <w:lastRenderedPageBreak/>
        <w:t>join operations to establish relationships between data elements. However, the authors note that further work is needed to assess other potential Oracle optimizations, such as implementing clusters</w:t>
      </w:r>
      <w:r w:rsidR="00F33F5D">
        <w:t xml:space="preserve"> of tables</w:t>
      </w:r>
      <w:r w:rsidR="00895E06">
        <w:t xml:space="preserve">, pointers (REFs), or </w:t>
      </w:r>
      <w:r w:rsidR="00F33F5D">
        <w:t>using</w:t>
      </w:r>
      <w:r w:rsidR="00895E06">
        <w:t xml:space="preserve"> operators like WITH and CONNECT BY, along with advanced indexing and partitioned tables.</w:t>
      </w:r>
      <w:r w:rsidR="00516306">
        <w:t xml:space="preserve"> </w:t>
      </w:r>
      <w:r w:rsidR="00603949">
        <w:t xml:space="preserve">In addition, </w:t>
      </w:r>
      <w:r w:rsidR="00895E06">
        <w:t>RDB</w:t>
      </w:r>
      <w:r w:rsidR="00C4002C">
        <w:t>M</w:t>
      </w:r>
      <w:ins w:id="181" w:author="GKARANI GEORGIA" w:date="2026-06-16T09:52:00Z">
        <w:r w:rsidR="007A5A99">
          <w:t>S</w:t>
        </w:r>
      </w:ins>
      <w:r w:rsidR="00895E06">
        <w:t>s such as Oracle have been central to structured data management but face limitations due to their rigid schema</w:t>
      </w:r>
      <w:r w:rsidR="00C4002C">
        <w:rPr>
          <w:rStyle w:val="a5"/>
        </w:rPr>
        <w:footnoteReference w:id="1"/>
      </w:r>
      <w:r w:rsidR="00895E06">
        <w:t xml:space="preserve">. </w:t>
      </w:r>
      <w:del w:id="188" w:author="GKARANI GEORGIA" w:date="2026-06-12T17:25:00Z">
        <w:r w:rsidR="00895E06" w:rsidDel="00BB7979">
          <w:delText xml:space="preserve">In </w:delText>
        </w:r>
      </w:del>
      <w:ins w:id="189" w:author="GKARANI GEORGIA" w:date="2026-06-12T17:25:00Z">
        <w:r w:rsidR="00BB7979">
          <w:t xml:space="preserve">By </w:t>
        </w:r>
      </w:ins>
      <w:r w:rsidR="00895E06">
        <w:t xml:space="preserve">contrast, GDBs </w:t>
      </w:r>
      <w:del w:id="190" w:author="GKARANI GEORGIA" w:date="2026-06-12T17:25:00Z">
        <w:r w:rsidR="00895E06" w:rsidDel="00BB7979">
          <w:delText xml:space="preserve">like </w:delText>
        </w:r>
      </w:del>
      <w:ins w:id="191" w:author="GKARANI GEORGIA" w:date="2026-06-12T17:25:00Z">
        <w:r w:rsidR="00BB7979">
          <w:t xml:space="preserve">such as </w:t>
        </w:r>
      </w:ins>
      <w:r w:rsidR="00895E06">
        <w:t xml:space="preserve">Neo4j </w:t>
      </w:r>
      <w:ins w:id="192" w:author="GKARANI GEORGIA" w:date="2026-06-12T17:25:00Z">
        <w:r w:rsidR="00BB7979">
          <w:t>are particularly effective for managing unstructured or semi-structured data, due to the flexibility of their schema design.</w:t>
        </w:r>
      </w:ins>
    </w:p>
    <w:p w14:paraId="1CF5C359" w14:textId="28FF518F" w:rsidR="00C525A6" w:rsidRPr="005C778D" w:rsidDel="008C2715" w:rsidRDefault="00895E06" w:rsidP="00811AA1">
      <w:pPr>
        <w:pStyle w:val="a0"/>
        <w:jc w:val="both"/>
        <w:rPr>
          <w:del w:id="193" w:author="GKARANI GEORGIA" w:date="2026-06-12T17:29:00Z"/>
        </w:rPr>
      </w:pPr>
      <w:del w:id="194" w:author="GKARANI GEORGIA" w:date="2026-06-12T17:25:00Z">
        <w:r w:rsidDel="00BB7979">
          <w:delText>excel at handling unstructured or semi</w:delText>
        </w:r>
        <w:r w:rsidDel="00BB7979">
          <w:noBreakHyphen/>
          <w:delText>structured data, thanks to Neo4j’s flexible schema.</w:delText>
        </w:r>
      </w:del>
    </w:p>
    <w:p w14:paraId="6FD3F3A9" w14:textId="5622E1B1" w:rsidR="003A1D9D" w:rsidDel="00106A30" w:rsidRDefault="00895E06" w:rsidP="00677EBF">
      <w:pPr>
        <w:pStyle w:val="a0"/>
        <w:jc w:val="both"/>
        <w:rPr>
          <w:del w:id="195" w:author="GKARANI GEORGIA" w:date="2026-06-12T22:32:00Z"/>
        </w:rPr>
      </w:pPr>
      <w:r w:rsidRPr="00F33F5D">
        <w:t xml:space="preserve">In Gómez, </w:t>
      </w:r>
      <w:proofErr w:type="spellStart"/>
      <w:r w:rsidRPr="00F33F5D">
        <w:t>Kuijpers</w:t>
      </w:r>
      <w:proofErr w:type="spellEnd"/>
      <w:r w:rsidRPr="00F33F5D">
        <w:t xml:space="preserve">, &amp; </w:t>
      </w:r>
      <w:proofErr w:type="spellStart"/>
      <w:r w:rsidRPr="00F33F5D">
        <w:t>Vaisman</w:t>
      </w:r>
      <w:proofErr w:type="spellEnd"/>
      <w:r w:rsidRPr="00F33F5D">
        <w:t> (2019) semantic</w:t>
      </w:r>
      <w:r>
        <w:t xml:space="preserve"> trajectories (STs) are modeled as a graph, implemented in Neo4j, and their performance is compared with a relational implementation in Postgre</w:t>
      </w:r>
      <w:r w:rsidR="00C4002C">
        <w:t>SQL</w:t>
      </w:r>
      <w:r>
        <w:t xml:space="preserve">. A ST </w:t>
      </w:r>
      <w:ins w:id="196" w:author="GKARANI GEORGIA" w:date="2026-06-12T21:39:00Z">
        <w:r w:rsidR="0082257F">
          <w:t xml:space="preserve">can be defined as </w:t>
        </w:r>
      </w:ins>
      <w:del w:id="197" w:author="GKARANI GEORGIA" w:date="2026-06-12T21:39:00Z">
        <w:r w:rsidDel="0082257F">
          <w:delText xml:space="preserve">is essentially </w:delText>
        </w:r>
      </w:del>
      <w:r>
        <w:t xml:space="preserve">a sequence of </w:t>
      </w:r>
      <w:r w:rsidR="00F33F5D">
        <w:t>points of interest (</w:t>
      </w:r>
      <w:r>
        <w:t>POIs</w:t>
      </w:r>
      <w:r w:rsidR="00F33F5D">
        <w:t>)</w:t>
      </w:r>
      <w:r>
        <w:t xml:space="preserve"> </w:t>
      </w:r>
      <w:del w:id="198" w:author="GKARANI GEORGIA" w:date="2026-06-12T21:38:00Z">
        <w:r w:rsidDel="0082257F">
          <w:delText xml:space="preserve">that a moving object </w:delText>
        </w:r>
      </w:del>
      <w:r>
        <w:t xml:space="preserve">visited </w:t>
      </w:r>
      <w:ins w:id="199" w:author="GKARANI GEORGIA" w:date="2026-06-12T21:38:00Z">
        <w:r w:rsidR="0082257F">
          <w:t>by a</w:t>
        </w:r>
        <w:r w:rsidR="0082257F" w:rsidRPr="0082257F">
          <w:rPr>
            <w:rPrChange w:id="200" w:author="GKARANI GEORGIA" w:date="2026-06-12T21:38:00Z">
              <w:rPr>
                <w:lang w:val="el-GR"/>
              </w:rPr>
            </w:rPrChange>
          </w:rPr>
          <w:t xml:space="preserve"> </w:t>
        </w:r>
        <w:r w:rsidR="0082257F">
          <w:t xml:space="preserve">moving object </w:t>
        </w:r>
      </w:ins>
      <w:del w:id="201" w:author="GKARANI GEORGIA" w:date="2026-06-12T21:38:00Z">
        <w:r w:rsidR="00AB1CA3" w:rsidDel="0082257F">
          <w:delText>during some time</w:delText>
        </w:r>
      </w:del>
      <w:ins w:id="202" w:author="GKARANI GEORGIA" w:date="2026-06-12T21:38:00Z">
        <w:r w:rsidR="0082257F">
          <w:t xml:space="preserve">within a specific </w:t>
        </w:r>
      </w:ins>
      <w:ins w:id="203" w:author="GKARANI GEORGIA" w:date="2026-06-12T21:39:00Z">
        <w:r w:rsidR="0082257F">
          <w:t>time period</w:t>
        </w:r>
      </w:ins>
      <w:r>
        <w:t xml:space="preserve">, </w:t>
      </w:r>
      <w:ins w:id="204" w:author="GKARANI GEORGIA" w:date="2026-06-12T21:39:00Z">
        <w:r w:rsidR="0082257F">
          <w:t xml:space="preserve">thereby </w:t>
        </w:r>
      </w:ins>
      <w:r>
        <w:t xml:space="preserve">forming a graph of visited POIs. For example, a </w:t>
      </w:r>
      <w:r w:rsidR="00AB1CA3">
        <w:t>ST</w:t>
      </w:r>
      <w:r>
        <w:t xml:space="preserve"> </w:t>
      </w:r>
      <w:ins w:id="205" w:author="GKARANI GEORGIA" w:date="2026-06-12T21:39:00Z">
        <w:r w:rsidR="0082257F">
          <w:t xml:space="preserve">may represent </w:t>
        </w:r>
      </w:ins>
      <w:del w:id="206" w:author="GKARANI GEORGIA" w:date="2026-06-12T21:39:00Z">
        <w:r w:rsidDel="0082257F">
          <w:delText xml:space="preserve">might show </w:delText>
        </w:r>
      </w:del>
      <w:r>
        <w:t xml:space="preserve">that </w:t>
      </w:r>
      <w:r w:rsidR="00603949">
        <w:t>an</w:t>
      </w:r>
      <w:r>
        <w:t xml:space="preserve"> object visited a Thai restaurant </w:t>
      </w:r>
      <w:ins w:id="207" w:author="GKARANI GEORGIA" w:date="2026-06-12T21:40:00Z">
        <w:r w:rsidR="0082257F">
          <w:t xml:space="preserve">between </w:t>
        </w:r>
      </w:ins>
      <w:del w:id="208" w:author="GKARANI GEORGIA" w:date="2026-06-12T21:40:00Z">
        <w:r w:rsidDel="0082257F">
          <w:delText xml:space="preserve">from </w:delText>
        </w:r>
      </w:del>
      <w:r>
        <w:t xml:space="preserve">3 p.m. </w:t>
      </w:r>
      <w:del w:id="209" w:author="GKARANI GEORGIA" w:date="2026-06-12T21:40:00Z">
        <w:r w:rsidDel="0082257F">
          <w:delText xml:space="preserve">to </w:delText>
        </w:r>
      </w:del>
      <w:ins w:id="210" w:author="GKARANI GEORGIA" w:date="2026-06-12T21:40:00Z">
        <w:r w:rsidR="0082257F">
          <w:t xml:space="preserve">and </w:t>
        </w:r>
      </w:ins>
      <w:r>
        <w:t>4 p.m.</w:t>
      </w:r>
      <w:ins w:id="211" w:author="GKARANI GEORGIA" w:date="2026-06-12T21:40:00Z">
        <w:r w:rsidR="0082257F">
          <w:t>, followed by</w:t>
        </w:r>
      </w:ins>
      <w:r>
        <w:t xml:space="preserve"> </w:t>
      </w:r>
      <w:del w:id="212" w:author="GKARANI GEORGIA" w:date="2026-06-12T21:40:00Z">
        <w:r w:rsidDel="0082257F">
          <w:delText xml:space="preserve">and then </w:delText>
        </w:r>
      </w:del>
      <w:r>
        <w:t xml:space="preserve">a train station </w:t>
      </w:r>
      <w:del w:id="213" w:author="GKARANI GEORGIA" w:date="2026-06-12T21:40:00Z">
        <w:r w:rsidDel="0082257F">
          <w:delText xml:space="preserve">from </w:delText>
        </w:r>
      </w:del>
      <w:ins w:id="214" w:author="GKARANI GEORGIA" w:date="2026-06-12T21:40:00Z">
        <w:r w:rsidR="0082257F">
          <w:t xml:space="preserve">between </w:t>
        </w:r>
      </w:ins>
      <w:r>
        <w:t xml:space="preserve">8 p.m. </w:t>
      </w:r>
      <w:del w:id="215" w:author="GKARANI GEORGIA" w:date="2026-06-12T21:40:00Z">
        <w:r w:rsidDel="0082257F">
          <w:delText xml:space="preserve">to </w:delText>
        </w:r>
      </w:del>
      <w:ins w:id="216" w:author="GKARANI GEORGIA" w:date="2026-06-12T21:40:00Z">
        <w:r w:rsidR="0082257F">
          <w:t xml:space="preserve">and </w:t>
        </w:r>
      </w:ins>
      <w:r>
        <w:t>8:30 p.m.</w:t>
      </w:r>
      <w:r w:rsidR="00677EBF">
        <w:t xml:space="preserve"> </w:t>
      </w:r>
      <w:del w:id="217" w:author="GKARANI GEORGIA" w:date="2026-06-12T21:41:00Z">
        <w:r w:rsidDel="0082257F">
          <w:delText xml:space="preserve">Aggregation hierarchies are defined for POIs and time to formulate analytical queries. </w:delText>
        </w:r>
      </w:del>
      <w:ins w:id="218" w:author="GKARANI GEORGIA" w:date="2026-06-12T21:37:00Z">
        <w:r w:rsidR="0082257F">
          <w:t>To support analytical querying, aggregation hierarchies are defined for both the POI and temporal dimensions.</w:t>
        </w:r>
      </w:ins>
      <w:ins w:id="219" w:author="GKARANI GEORGIA" w:date="2026-06-12T21:49:00Z">
        <w:r w:rsidR="00CE076B">
          <w:t xml:space="preserve"> </w:t>
        </w:r>
      </w:ins>
      <w:del w:id="220" w:author="GKARANI GEORGIA" w:date="2026-06-12T21:46:00Z">
        <w:r w:rsidDel="00CE076B">
          <w:delText xml:space="preserve">In </w:delText>
        </w:r>
      </w:del>
      <w:ins w:id="221" w:author="GKARANI GEORGIA" w:date="2026-06-12T21:46:00Z">
        <w:r w:rsidR="00CE076B">
          <w:t xml:space="preserve">Within </w:t>
        </w:r>
      </w:ins>
      <w:r>
        <w:t xml:space="preserve">the POI hierarchy, a Thai restaurant </w:t>
      </w:r>
      <w:del w:id="222" w:author="GKARANI GEORGIA" w:date="2026-06-12T21:47:00Z">
        <w:r w:rsidDel="00CE076B">
          <w:delText xml:space="preserve">can </w:delText>
        </w:r>
      </w:del>
      <w:ins w:id="223" w:author="GKARANI GEORGIA" w:date="2026-06-12T21:47:00Z">
        <w:r w:rsidR="00CE076B">
          <w:t xml:space="preserve">may </w:t>
        </w:r>
      </w:ins>
      <w:r>
        <w:t xml:space="preserve">be classified as a restaurant, </w:t>
      </w:r>
      <w:del w:id="224" w:author="GKARANI GEORGIA" w:date="2026-06-12T21:47:00Z">
        <w:r w:rsidDel="00CE076B">
          <w:delText xml:space="preserve">and </w:delText>
        </w:r>
      </w:del>
      <w:ins w:id="225" w:author="GKARANI GEORGIA" w:date="2026-06-12T21:47:00Z">
        <w:r w:rsidR="00CE076B">
          <w:t xml:space="preserve">while </w:t>
        </w:r>
      </w:ins>
      <w:r>
        <w:t xml:space="preserve">a restaurant </w:t>
      </w:r>
      <w:del w:id="226" w:author="GKARANI GEORGIA" w:date="2026-06-12T21:47:00Z">
        <w:r w:rsidDel="00CE076B">
          <w:delText>can</w:delText>
        </w:r>
      </w:del>
      <w:ins w:id="227" w:author="GKARANI GEORGIA" w:date="2026-06-12T21:47:00Z">
        <w:r w:rsidR="00CE076B">
          <w:t>may</w:t>
        </w:r>
      </w:ins>
      <w:r>
        <w:t xml:space="preserve">, in turn, be classified as a meeting place. </w:t>
      </w:r>
      <w:ins w:id="228" w:author="GKARANI GEORGIA" w:date="2026-06-12T21:47:00Z">
        <w:r w:rsidR="00CE076B">
          <w:t>Similarly, within</w:t>
        </w:r>
      </w:ins>
      <w:del w:id="229" w:author="GKARANI GEORGIA" w:date="2026-06-12T21:47:00Z">
        <w:r w:rsidDel="00CE076B">
          <w:delText>In</w:delText>
        </w:r>
      </w:del>
      <w:r>
        <w:t xml:space="preserve"> the </w:t>
      </w:r>
      <w:del w:id="230" w:author="GKARANI GEORGIA" w:date="2026-06-12T21:47:00Z">
        <w:r w:rsidDel="00CE076B">
          <w:delText xml:space="preserve">time </w:delText>
        </w:r>
      </w:del>
      <w:ins w:id="231" w:author="GKARANI GEORGIA" w:date="2026-06-12T21:47:00Z">
        <w:r w:rsidR="00CE076B">
          <w:t xml:space="preserve">temporal </w:t>
        </w:r>
      </w:ins>
      <w:r>
        <w:t>hierarchy,</w:t>
      </w:r>
      <w:del w:id="232" w:author="GKARANI GEORGIA" w:date="2026-06-12T21:47:00Z">
        <w:r w:rsidDel="00CE076B">
          <w:delText xml:space="preserve"> a</w:delText>
        </w:r>
      </w:del>
      <w:r>
        <w:t xml:space="preserve"> minute</w:t>
      </w:r>
      <w:ins w:id="233" w:author="GKARANI GEORGIA" w:date="2026-06-12T21:47:00Z">
        <w:r w:rsidR="00CE076B">
          <w:t>s</w:t>
        </w:r>
      </w:ins>
      <w:r>
        <w:t xml:space="preserve"> </w:t>
      </w:r>
      <w:del w:id="234" w:author="GKARANI GEORGIA" w:date="2026-06-12T21:47:00Z">
        <w:r w:rsidDel="00CE076B">
          <w:delText xml:space="preserve">can </w:delText>
        </w:r>
      </w:del>
      <w:ins w:id="235" w:author="GKARANI GEORGIA" w:date="2026-06-12T21:47:00Z">
        <w:r w:rsidR="00CE076B">
          <w:t xml:space="preserve">may </w:t>
        </w:r>
      </w:ins>
      <w:r>
        <w:t xml:space="preserve">be aggregated into </w:t>
      </w:r>
      <w:del w:id="236" w:author="GKARANI GEORGIA" w:date="2026-06-12T21:48:00Z">
        <w:r w:rsidDel="00CE076B">
          <w:delText xml:space="preserve">an </w:delText>
        </w:r>
      </w:del>
      <w:r>
        <w:t>hour</w:t>
      </w:r>
      <w:ins w:id="237" w:author="GKARANI GEORGIA" w:date="2026-06-12T21:48:00Z">
        <w:r w:rsidR="00CE076B">
          <w:t>s</w:t>
        </w:r>
      </w:ins>
      <w:r>
        <w:t>, day</w:t>
      </w:r>
      <w:ins w:id="238" w:author="GKARANI GEORGIA" w:date="2026-06-12T21:48:00Z">
        <w:r w:rsidR="00CE076B">
          <w:t>s</w:t>
        </w:r>
      </w:ins>
      <w:r>
        <w:t>, or month</w:t>
      </w:r>
      <w:ins w:id="239" w:author="GKARANI GEORGIA" w:date="2026-06-12T21:48:00Z">
        <w:r w:rsidR="00CE076B">
          <w:t>s</w:t>
        </w:r>
      </w:ins>
      <w:r>
        <w:t>.</w:t>
      </w:r>
      <w:r w:rsidR="00516306">
        <w:t xml:space="preserve"> </w:t>
      </w:r>
      <w:r>
        <w:t xml:space="preserve">Based on these hierarchies, </w:t>
      </w:r>
      <w:del w:id="240" w:author="GKARANI GEORGIA" w:date="2026-06-12T21:48:00Z">
        <w:r w:rsidDel="00CE076B">
          <w:delText xml:space="preserve">the following </w:delText>
        </w:r>
      </w:del>
      <w:ins w:id="241" w:author="GKARANI GEORGIA" w:date="2026-06-12T21:48:00Z">
        <w:r w:rsidR="00CE076B">
          <w:t>s</w:t>
        </w:r>
      </w:ins>
      <w:ins w:id="242" w:author="GKARANI GEORGIA" w:date="2026-06-12T21:49:00Z">
        <w:r w:rsidR="00CE076B">
          <w:t xml:space="preserve">everal analytical </w:t>
        </w:r>
      </w:ins>
      <w:r>
        <w:t>queries can be formulated</w:t>
      </w:r>
      <w:ins w:id="243" w:author="GKARANI GEORGIA" w:date="2026-06-12T21:49:00Z">
        <w:r w:rsidR="00CE076B">
          <w:t xml:space="preserve"> such as</w:t>
        </w:r>
      </w:ins>
      <w:r>
        <w:t xml:space="preserve">: </w:t>
      </w:r>
      <w:proofErr w:type="spellStart"/>
      <w:r>
        <w:t>i</w:t>
      </w:r>
      <w:proofErr w:type="spellEnd"/>
      <w:r>
        <w:t xml:space="preserve">) </w:t>
      </w:r>
      <w:ins w:id="244" w:author="GKARANI GEORGIA" w:date="2026-06-12T21:50:00Z">
        <w:r w:rsidR="00620FF8">
          <w:t xml:space="preserve">identifying </w:t>
        </w:r>
      </w:ins>
      <w:del w:id="245" w:author="GKARANI GEORGIA" w:date="2026-06-12T21:50:00Z">
        <w:r w:rsidDel="00620FF8">
          <w:delText xml:space="preserve">find </w:delText>
        </w:r>
      </w:del>
      <w:r>
        <w:t xml:space="preserve">trajectories that </w:t>
      </w:r>
      <w:del w:id="246" w:author="GKARANI GEORGIA" w:date="2026-06-12T21:50:00Z">
        <w:r w:rsidDel="00620FF8">
          <w:delText xml:space="preserve">go </w:delText>
        </w:r>
      </w:del>
      <w:ins w:id="247" w:author="GKARANI GEORGIA" w:date="2026-06-12T21:50:00Z">
        <w:r w:rsidR="00620FF8">
          <w:t xml:space="preserve">move </w:t>
        </w:r>
      </w:ins>
      <w:r>
        <w:t xml:space="preserve">from a home to a </w:t>
      </w:r>
      <w:r w:rsidR="00AB1CA3">
        <w:t xml:space="preserve">train </w:t>
      </w:r>
      <w:r>
        <w:t>station without intermediate stops</w:t>
      </w:r>
      <w:r w:rsidR="00BA1667">
        <w:t>,</w:t>
      </w:r>
      <w:r>
        <w:t xml:space="preserve"> ii) </w:t>
      </w:r>
      <w:del w:id="248" w:author="GKARANI GEORGIA" w:date="2026-06-12T21:49:00Z">
        <w:r w:rsidDel="00620FF8">
          <w:delText xml:space="preserve">find </w:delText>
        </w:r>
      </w:del>
      <w:ins w:id="249" w:author="GKARANI GEORGIA" w:date="2026-06-12T21:49:00Z">
        <w:r w:rsidR="00620FF8">
          <w:t xml:space="preserve">identifying </w:t>
        </w:r>
      </w:ins>
      <w:r>
        <w:t>trajectories that pass</w:t>
      </w:r>
      <w:del w:id="250" w:author="GKARANI GEORGIA" w:date="2026-06-12T21:50:00Z">
        <w:r w:rsidDel="00620FF8">
          <w:delText>ed</w:delText>
        </w:r>
      </w:del>
      <w:r>
        <w:t xml:space="preserve"> within less than 500 m of a </w:t>
      </w:r>
      <w:ins w:id="251" w:author="GKARANI GEORGIA" w:date="2026-06-12T21:50:00Z">
        <w:r w:rsidR="00620FF8">
          <w:t xml:space="preserve">given </w:t>
        </w:r>
      </w:ins>
      <w:r w:rsidR="00AB1CA3">
        <w:t xml:space="preserve">POI, </w:t>
      </w:r>
      <w:r>
        <w:t xml:space="preserve">and </w:t>
      </w:r>
      <w:r w:rsidR="00BA1667">
        <w:t>i</w:t>
      </w:r>
      <w:r w:rsidR="00AB1CA3">
        <w:t>ii</w:t>
      </w:r>
      <w:r>
        <w:t xml:space="preserve">) </w:t>
      </w:r>
      <w:ins w:id="252" w:author="GKARANI GEORGIA" w:date="2026-06-12T21:50:00Z">
        <w:r w:rsidR="00620FF8">
          <w:t xml:space="preserve">determining, </w:t>
        </w:r>
      </w:ins>
      <w:r w:rsidR="00491ED3">
        <w:t xml:space="preserve">for each trajectory, </w:t>
      </w:r>
      <w:del w:id="253" w:author="GKARANI GEORGIA" w:date="2026-06-12T21:50:00Z">
        <w:r w:rsidR="00491ED3" w:rsidDel="00620FF8">
          <w:delText xml:space="preserve">find </w:delText>
        </w:r>
      </w:del>
      <w:r w:rsidR="00491ED3">
        <w:t xml:space="preserve">the paths that </w:t>
      </w:r>
      <w:ins w:id="254" w:author="GKARANI GEORGIA" w:date="2026-06-12T21:51:00Z">
        <w:r w:rsidR="00620FF8">
          <w:t>move</w:t>
        </w:r>
      </w:ins>
      <w:del w:id="255" w:author="GKARANI GEORGIA" w:date="2026-06-12T21:51:00Z">
        <w:r w:rsidR="00491ED3" w:rsidDel="00620FF8">
          <w:delText>go</w:delText>
        </w:r>
      </w:del>
      <w:r w:rsidR="00491ED3">
        <w:t xml:space="preserve"> from a home to an airport in the same day</w:t>
      </w:r>
      <w:r>
        <w:t>.</w:t>
      </w:r>
      <w:r w:rsidR="00677EBF">
        <w:t xml:space="preserve"> </w:t>
      </w:r>
      <w:r>
        <w:t xml:space="preserve">The authors conclude that, </w:t>
      </w:r>
      <w:ins w:id="256" w:author="GKARANI GEORGIA" w:date="2026-06-12T22:26:00Z">
        <w:r w:rsidR="003A1D9D">
          <w:t>overall</w:t>
        </w:r>
      </w:ins>
      <w:del w:id="257" w:author="GKARANI GEORGIA" w:date="2026-06-12T22:26:00Z">
        <w:r w:rsidDel="003A1D9D">
          <w:delText>in general</w:delText>
        </w:r>
      </w:del>
      <w:r>
        <w:t xml:space="preserve">, GDB queries </w:t>
      </w:r>
      <w:del w:id="258" w:author="GKARANI GEORGIA" w:date="2026-06-12T22:27:00Z">
        <w:r w:rsidDel="0023327F">
          <w:delText>run</w:delText>
        </w:r>
      </w:del>
      <w:ins w:id="259" w:author="GKARANI GEORGIA" w:date="2026-06-12T22:27:00Z">
        <w:r w:rsidR="0023327F">
          <w:t>execute between</w:t>
        </w:r>
      </w:ins>
      <w:r>
        <w:t xml:space="preserve"> 1.2 </w:t>
      </w:r>
      <w:ins w:id="260" w:author="GKARANI GEORGIA" w:date="2026-06-12T22:27:00Z">
        <w:r w:rsidR="0023327F">
          <w:t>and</w:t>
        </w:r>
      </w:ins>
      <w:del w:id="261" w:author="GKARANI GEORGIA" w:date="2026-06-12T22:27:00Z">
        <w:r w:rsidDel="0023327F">
          <w:delText>to</w:delText>
        </w:r>
      </w:del>
      <w:r>
        <w:t xml:space="preserve"> 7 times faster than their relational counterparts. </w:t>
      </w:r>
      <w:ins w:id="262" w:author="GKARANI GEORGIA" w:date="2026-06-12T22:28:00Z">
        <w:r w:rsidR="0023327F">
          <w:t xml:space="preserve">The only exception concerns </w:t>
        </w:r>
      </w:ins>
      <w:del w:id="263" w:author="GKARANI GEORGIA" w:date="2026-06-12T22:28:00Z">
        <w:r w:rsidDel="0023327F">
          <w:delText xml:space="preserve">Only </w:delText>
        </w:r>
      </w:del>
      <w:r>
        <w:t>transitive</w:t>
      </w:r>
      <w:r>
        <w:noBreakHyphen/>
        <w:t>closure queries</w:t>
      </w:r>
      <w:ins w:id="264" w:author="GKARANI GEORGIA" w:date="2026-06-12T22:29:00Z">
        <w:r w:rsidR="0023327F">
          <w:t>,</w:t>
        </w:r>
      </w:ins>
      <w:r>
        <w:t xml:space="preserve"> </w:t>
      </w:r>
      <w:del w:id="265" w:author="GKARANI GEORGIA" w:date="2026-06-12T22:28:00Z">
        <w:r w:rsidDel="0023327F">
          <w:delText xml:space="preserve">(i.e., </w:delText>
        </w:r>
      </w:del>
      <w:ins w:id="266" w:author="GKARANI GEORGIA" w:date="2026-06-12T22:28:00Z">
        <w:r w:rsidR="0023327F">
          <w:t xml:space="preserve">that is, </w:t>
        </w:r>
      </w:ins>
      <w:r>
        <w:t xml:space="preserve">queries </w:t>
      </w:r>
      <w:del w:id="267" w:author="GKARANI GEORGIA" w:date="2026-06-12T22:29:00Z">
        <w:r w:rsidDel="0023327F">
          <w:delText xml:space="preserve">that </w:delText>
        </w:r>
      </w:del>
      <w:r>
        <w:t>requir</w:t>
      </w:r>
      <w:ins w:id="268" w:author="GKARANI GEORGIA" w:date="2026-06-12T22:29:00Z">
        <w:r w:rsidR="0023327F">
          <w:t>ing the</w:t>
        </w:r>
      </w:ins>
      <w:del w:id="269" w:author="GKARANI GEORGIA" w:date="2026-06-12T22:29:00Z">
        <w:r w:rsidDel="0023327F">
          <w:delText>e</w:delText>
        </w:r>
      </w:del>
      <w:r>
        <w:t xml:space="preserve"> comput</w:t>
      </w:r>
      <w:ins w:id="270" w:author="GKARANI GEORGIA" w:date="2026-06-12T22:29:00Z">
        <w:r w:rsidR="0023327F">
          <w:t>ation</w:t>
        </w:r>
      </w:ins>
      <w:del w:id="271" w:author="GKARANI GEORGIA" w:date="2026-06-12T22:29:00Z">
        <w:r w:rsidDel="0023327F">
          <w:delText>ing</w:delText>
        </w:r>
      </w:del>
      <w:r>
        <w:t xml:space="preserve"> </w:t>
      </w:r>
      <w:ins w:id="272" w:author="GKARANI GEORGIA" w:date="2026-06-12T22:30:00Z">
        <w:r w:rsidR="0023327F">
          <w:t xml:space="preserve">of </w:t>
        </w:r>
      </w:ins>
      <w:r w:rsidR="00C54124" w:rsidRPr="00C54124">
        <w:t xml:space="preserve">all </w:t>
      </w:r>
      <w:ins w:id="273" w:author="GKARANI GEORGIA" w:date="2026-06-12T22:30:00Z">
        <w:r w:rsidR="0023327F" w:rsidRPr="00C54124">
          <w:t xml:space="preserve">nodes </w:t>
        </w:r>
      </w:ins>
      <w:del w:id="274" w:author="GKARANI GEORGIA" w:date="2026-06-12T22:30:00Z">
        <w:r w:rsidR="00C54124" w:rsidRPr="00C54124" w:rsidDel="0023327F">
          <w:delText xml:space="preserve">possible </w:delText>
        </w:r>
      </w:del>
      <w:r w:rsidR="00C54124" w:rsidRPr="00C54124">
        <w:t xml:space="preserve">reachable </w:t>
      </w:r>
      <w:del w:id="275" w:author="GKARANI GEORGIA" w:date="2026-06-12T22:30:00Z">
        <w:r w:rsidR="00C54124" w:rsidRPr="00C54124" w:rsidDel="0023327F">
          <w:delText xml:space="preserve">nodes </w:delText>
        </w:r>
      </w:del>
      <w:r w:rsidR="00C54124" w:rsidRPr="00C54124">
        <w:t>from a given starting node</w:t>
      </w:r>
      <w:r>
        <w:t>, su</w:t>
      </w:r>
      <w:ins w:id="276" w:author="GKARANI GEORGIA" w:date="2026-06-12T22:30:00Z">
        <w:r w:rsidR="0023327F">
          <w:t>c</w:t>
        </w:r>
      </w:ins>
      <w:del w:id="277" w:author="GKARANI GEORGIA" w:date="2026-06-12T22:27:00Z">
        <w:r w:rsidDel="0023327F">
          <w:delText>c</w:delText>
        </w:r>
      </w:del>
      <w:r>
        <w:t>h as query </w:t>
      </w:r>
      <w:r w:rsidR="00AB1CA3">
        <w:t>iii</w:t>
      </w:r>
      <w:ins w:id="278" w:author="GKARANI GEORGIA" w:date="2026-06-12T22:30:00Z">
        <w:r w:rsidR="0023327F">
          <w:t>, which</w:t>
        </w:r>
      </w:ins>
      <w:del w:id="279" w:author="GKARANI GEORGIA" w:date="2026-06-12T22:30:00Z">
        <w:r w:rsidDel="0023327F">
          <w:delText>)</w:delText>
        </w:r>
      </w:del>
      <w:r>
        <w:t xml:space="preserve"> performed better in </w:t>
      </w:r>
      <w:r w:rsidR="00603949">
        <w:t xml:space="preserve">the </w:t>
      </w:r>
      <w:r w:rsidR="004003E0">
        <w:t>relational</w:t>
      </w:r>
      <w:r>
        <w:t xml:space="preserve"> implementation. </w:t>
      </w:r>
      <w:del w:id="280" w:author="GKARANI GEORGIA" w:date="2026-06-12T22:31:00Z">
        <w:r w:rsidDel="0023327F">
          <w:delText xml:space="preserve">They suggest that, </w:delText>
        </w:r>
      </w:del>
      <w:ins w:id="281" w:author="GKARANI GEORGIA" w:date="2026-06-12T22:31:00Z">
        <w:r w:rsidR="0023327F">
          <w:t>F</w:t>
        </w:r>
      </w:ins>
      <w:del w:id="282" w:author="GKARANI GEORGIA" w:date="2026-06-12T22:31:00Z">
        <w:r w:rsidDel="0023327F">
          <w:delText>f</w:delText>
        </w:r>
      </w:del>
      <w:r>
        <w:t xml:space="preserve">or this type of query, </w:t>
      </w:r>
      <w:ins w:id="283" w:author="GKARANI GEORGIA" w:date="2026-06-12T22:31:00Z">
        <w:r w:rsidR="0023327F">
          <w:t xml:space="preserve">the authors suggest that </w:t>
        </w:r>
      </w:ins>
      <w:r>
        <w:t>a graph</w:t>
      </w:r>
      <w:ins w:id="284" w:author="GKARANI GEORGIA" w:date="2026-06-12T22:31:00Z">
        <w:r w:rsidR="0023327F">
          <w:t>-based</w:t>
        </w:r>
      </w:ins>
      <w:r>
        <w:t xml:space="preserve"> implementation </w:t>
      </w:r>
      <w:del w:id="285" w:author="GKARANI GEORGIA" w:date="2026-06-12T22:31:00Z">
        <w:r w:rsidDel="0023327F">
          <w:delText xml:space="preserve">that </w:delText>
        </w:r>
        <w:r w:rsidR="00F33F5D" w:rsidDel="0023327F">
          <w:delText>uses</w:delText>
        </w:r>
      </w:del>
      <w:ins w:id="286" w:author="GKARANI GEORGIA" w:date="2026-06-12T22:31:00Z">
        <w:r w:rsidR="0023327F">
          <w:t>exploiting</w:t>
        </w:r>
      </w:ins>
      <w:r>
        <w:t xml:space="preserve"> parallelism could improve performance.</w:t>
      </w:r>
      <w:ins w:id="287" w:author="GKARANI GEORGIA" w:date="2026-06-12T22:32:00Z">
        <w:r w:rsidR="00106A30">
          <w:t xml:space="preserve"> </w:t>
        </w:r>
      </w:ins>
    </w:p>
    <w:p w14:paraId="13392589" w14:textId="77777777" w:rsidR="00106A30" w:rsidRDefault="00106A30" w:rsidP="00811AA1">
      <w:pPr>
        <w:pStyle w:val="a0"/>
        <w:jc w:val="both"/>
        <w:rPr>
          <w:ins w:id="288" w:author="GKARANI GEORGIA" w:date="2026-06-12T22:32:00Z"/>
        </w:rPr>
      </w:pPr>
    </w:p>
    <w:p w14:paraId="5543E3D2" w14:textId="44FFFAFD" w:rsidR="00106A30" w:rsidRDefault="00895E06" w:rsidP="00677EBF">
      <w:pPr>
        <w:pStyle w:val="a0"/>
        <w:jc w:val="both"/>
      </w:pPr>
      <w:proofErr w:type="spellStart"/>
      <w:r w:rsidRPr="00811AA1">
        <w:t>Tamilmani</w:t>
      </w:r>
      <w:proofErr w:type="spellEnd"/>
      <w:r w:rsidRPr="00811AA1">
        <w:t> &amp; </w:t>
      </w:r>
      <w:proofErr w:type="spellStart"/>
      <w:r w:rsidRPr="00811AA1">
        <w:t>Stefanakis</w:t>
      </w:r>
      <w:proofErr w:type="spellEnd"/>
      <w:r w:rsidRPr="00811AA1">
        <w:t> </w:t>
      </w:r>
      <w:r w:rsidR="00811AA1">
        <w:t>(</w:t>
      </w:r>
      <w:r w:rsidRPr="00811AA1">
        <w:t>2019) present</w:t>
      </w:r>
      <w:r>
        <w:t xml:space="preserve"> a</w:t>
      </w:r>
      <w:ins w:id="289" w:author="GKARANI GEORGIA" w:date="2026-06-12T22:35:00Z">
        <w:r w:rsidR="00106A30">
          <w:t xml:space="preserve">n approach </w:t>
        </w:r>
      </w:ins>
      <w:del w:id="290" w:author="GKARANI GEORGIA" w:date="2026-06-12T22:34:00Z">
        <w:r w:rsidDel="00106A30">
          <w:delText xml:space="preserve"> method </w:delText>
        </w:r>
      </w:del>
      <w:r>
        <w:t xml:space="preserve">for modelling and </w:t>
      </w:r>
      <w:r w:rsidR="0033686A">
        <w:t>analyzing</w:t>
      </w:r>
      <w:r>
        <w:t xml:space="preserve"> </w:t>
      </w:r>
      <w:r w:rsidRPr="00F33F5D">
        <w:t xml:space="preserve">Semantically Enriched Simplified Trajectories (SESTs) </w:t>
      </w:r>
      <w:del w:id="291" w:author="GKARANI GEORGIA" w:date="2026-06-12T22:35:00Z">
        <w:r w:rsidRPr="00F33F5D" w:rsidDel="00106A30">
          <w:delText xml:space="preserve">with </w:delText>
        </w:r>
      </w:del>
      <w:ins w:id="292" w:author="GKARANI GEORGIA" w:date="2026-06-12T22:35:00Z">
        <w:r w:rsidR="00106A30">
          <w:t>using</w:t>
        </w:r>
        <w:r w:rsidR="00106A30" w:rsidRPr="00F33F5D">
          <w:t xml:space="preserve"> </w:t>
        </w:r>
      </w:ins>
      <w:r>
        <w:t>GDBs.</w:t>
      </w:r>
      <w:r w:rsidR="00811AA1">
        <w:t xml:space="preserve"> </w:t>
      </w:r>
      <w:r>
        <w:t xml:space="preserve">To simplify a trajectory, </w:t>
      </w:r>
      <w:r w:rsidRPr="00F33F5D">
        <w:t xml:space="preserve">the SED </w:t>
      </w:r>
      <w:r w:rsidR="00F33F5D">
        <w:t>(Synchronous Euclidean Distance)</w:t>
      </w:r>
      <w:r w:rsidR="00F33F5D" w:rsidRPr="00F33F5D">
        <w:t xml:space="preserve"> </w:t>
      </w:r>
      <w:r w:rsidRPr="00F33F5D">
        <w:t>criterion</w:t>
      </w:r>
      <w:r w:rsidR="00F33F5D">
        <w:t xml:space="preserve"> (</w:t>
      </w:r>
      <w:proofErr w:type="spellStart"/>
      <w:r>
        <w:t>Meratnia</w:t>
      </w:r>
      <w:proofErr w:type="spellEnd"/>
      <w:r>
        <w:t xml:space="preserve"> &amp; De By, 2004) and </w:t>
      </w:r>
      <w:r w:rsidRPr="00F33F5D">
        <w:t xml:space="preserve">the SELF </w:t>
      </w:r>
      <w:r w:rsidR="00F33F5D">
        <w:t>(Semantically Enriched Line </w:t>
      </w:r>
      <w:proofErr w:type="spellStart"/>
      <w:r w:rsidR="00F33F5D">
        <w:t>SimpliFication</w:t>
      </w:r>
      <w:proofErr w:type="spellEnd"/>
      <w:r w:rsidR="00F33F5D">
        <w:t xml:space="preserve">) </w:t>
      </w:r>
      <w:r w:rsidRPr="00F33F5D">
        <w:t>structure</w:t>
      </w:r>
      <w:r w:rsidR="00F33F5D">
        <w:t xml:space="preserve"> (</w:t>
      </w:r>
      <w:proofErr w:type="spellStart"/>
      <w:r>
        <w:t>Stefanakis</w:t>
      </w:r>
      <w:proofErr w:type="spellEnd"/>
      <w:r>
        <w:t xml:space="preserve">, 2015) are applied, both of which </w:t>
      </w:r>
      <w:del w:id="293" w:author="GKARANI GEORGIA" w:date="2026-06-12T22:35:00Z">
        <w:r w:rsidDel="00106A30">
          <w:delText xml:space="preserve">retain </w:delText>
        </w:r>
      </w:del>
      <w:ins w:id="294" w:author="GKARANI GEORGIA" w:date="2026-06-12T22:35:00Z">
        <w:r w:rsidR="00106A30">
          <w:t xml:space="preserve">preserve </w:t>
        </w:r>
      </w:ins>
      <w:r>
        <w:t xml:space="preserve">the original semantics of the trajectory. This simplification is necessary </w:t>
      </w:r>
      <w:r w:rsidR="00BA1667">
        <w:t>due to</w:t>
      </w:r>
      <w:r>
        <w:t xml:space="preserve"> the </w:t>
      </w:r>
      <w:r w:rsidR="00BA1667">
        <w:t xml:space="preserve">huge </w:t>
      </w:r>
      <w:r>
        <w:t xml:space="preserve">number of GDB nodes (e.g., a moving object that generates one point per second produces 3,600 points in </w:t>
      </w:r>
      <w:del w:id="295" w:author="GKARANI GEORGIA" w:date="2026-06-12T22:37:00Z">
        <w:r w:rsidDel="00DA2534">
          <w:delText xml:space="preserve">an </w:delText>
        </w:r>
      </w:del>
      <w:ins w:id="296" w:author="GKARANI GEORGIA" w:date="2026-06-12T22:37:00Z">
        <w:r w:rsidR="00DA2534">
          <w:t xml:space="preserve">one </w:t>
        </w:r>
      </w:ins>
      <w:r>
        <w:t>hour).</w:t>
      </w:r>
      <w:r w:rsidR="00677EBF">
        <w:t xml:space="preserve"> </w:t>
      </w:r>
      <w:ins w:id="297" w:author="GKARANI GEORGIA" w:date="2026-06-12T22:37:00Z">
        <w:r w:rsidR="00DA2534">
          <w:t>T</w:t>
        </w:r>
      </w:ins>
      <w:ins w:id="298" w:author="GKARANI GEORGIA" w:date="2026-06-12T22:38:00Z">
        <w:r w:rsidR="00DA2534">
          <w:t xml:space="preserve">he resulting </w:t>
        </w:r>
      </w:ins>
      <w:r>
        <w:t xml:space="preserve">SESTs are stored and </w:t>
      </w:r>
      <w:r w:rsidR="005D672E">
        <w:t>analyzed</w:t>
      </w:r>
      <w:r>
        <w:t xml:space="preserve"> in Neo4j. The authors focus </w:t>
      </w:r>
      <w:ins w:id="299" w:author="GKARANI GEORGIA" w:date="2026-06-12T22:38:00Z">
        <w:r w:rsidR="006074DA">
          <w:t xml:space="preserve">mainly </w:t>
        </w:r>
      </w:ins>
      <w:r>
        <w:t xml:space="preserve">on two </w:t>
      </w:r>
      <w:del w:id="300" w:author="GKARANI GEORGIA" w:date="2026-06-12T22:38:00Z">
        <w:r w:rsidDel="006074DA">
          <w:delText xml:space="preserve">main </w:delText>
        </w:r>
      </w:del>
      <w:ins w:id="301" w:author="GKARANI GEORGIA" w:date="2026-06-12T22:38:00Z">
        <w:r w:rsidR="006074DA">
          <w:t xml:space="preserve">types of </w:t>
        </w:r>
      </w:ins>
      <w:r>
        <w:t>queries:</w:t>
      </w:r>
      <w:r w:rsidR="00516306">
        <w:t xml:space="preserve"> </w:t>
      </w:r>
      <w:proofErr w:type="spellStart"/>
      <w:r w:rsidR="00516306">
        <w:t>i</w:t>
      </w:r>
      <w:proofErr w:type="spellEnd"/>
      <w:r w:rsidR="00516306">
        <w:t xml:space="preserve">) </w:t>
      </w:r>
      <w:del w:id="302" w:author="GKARANI GEORGIA" w:date="2026-06-12T22:38:00Z">
        <w:r w:rsidDel="006074DA">
          <w:delText xml:space="preserve">finding </w:delText>
        </w:r>
      </w:del>
      <w:ins w:id="303" w:author="GKARANI GEORGIA" w:date="2026-06-12T22:38:00Z">
        <w:r w:rsidR="006074DA">
          <w:t xml:space="preserve">identifying </w:t>
        </w:r>
      </w:ins>
      <w:r>
        <w:t xml:space="preserve">the shortest and </w:t>
      </w:r>
      <w:del w:id="304" w:author="GKARANI GEORGIA" w:date="2026-06-12T22:39:00Z">
        <w:r w:rsidDel="006074DA">
          <w:delText xml:space="preserve">the </w:delText>
        </w:r>
      </w:del>
      <w:r>
        <w:t>longest trajectories</w:t>
      </w:r>
      <w:ins w:id="305" w:author="GKARANI GEORGIA" w:date="2026-06-12T22:39:00Z">
        <w:r w:rsidR="006074DA">
          <w:t xml:space="preserve">, </w:t>
        </w:r>
      </w:ins>
      <w:del w:id="306" w:author="GKARANI GEORGIA" w:date="2026-06-12T22:39:00Z">
        <w:r w:rsidDel="006074DA">
          <w:delText xml:space="preserve"> (</w:delText>
        </w:r>
      </w:del>
      <w:r>
        <w:t>considering both time and travelled distance</w:t>
      </w:r>
      <w:ins w:id="307" w:author="GKARANI GEORGIA" w:date="2026-06-12T22:39:00Z">
        <w:r w:rsidR="006074DA">
          <w:t>,</w:t>
        </w:r>
      </w:ins>
      <w:del w:id="308" w:author="GKARANI GEORGIA" w:date="2026-06-12T22:39:00Z">
        <w:r w:rsidDel="006074DA">
          <w:delText>)</w:delText>
        </w:r>
      </w:del>
      <w:r>
        <w:t xml:space="preserve"> and</w:t>
      </w:r>
      <w:r w:rsidR="00516306">
        <w:t xml:space="preserve"> ii) </w:t>
      </w:r>
      <w:del w:id="309" w:author="GKARANI GEORGIA" w:date="2026-06-12T22:39:00Z">
        <w:r w:rsidDel="006074DA">
          <w:delText xml:space="preserve">identifying </w:delText>
        </w:r>
      </w:del>
      <w:ins w:id="310" w:author="GKARANI GEORGIA" w:date="2026-06-12T22:39:00Z">
        <w:r w:rsidR="006074DA">
          <w:t xml:space="preserve">detecting </w:t>
        </w:r>
      </w:ins>
      <w:del w:id="311" w:author="GKARANI GEORGIA" w:date="2026-06-12T22:39:00Z">
        <w:r w:rsidRPr="00F33F5D" w:rsidDel="006074DA">
          <w:delText xml:space="preserve">the </w:delText>
        </w:r>
      </w:del>
      <w:r w:rsidRPr="00F33F5D">
        <w:t>collision region</w:t>
      </w:r>
      <w:ins w:id="312" w:author="GKARANI GEORGIA" w:date="2026-06-12T22:39:00Z">
        <w:r w:rsidR="006074DA">
          <w:t>s</w:t>
        </w:r>
      </w:ins>
      <w:r w:rsidRPr="00F33F5D">
        <w:t xml:space="preserve"> within</w:t>
      </w:r>
      <w:r>
        <w:t xml:space="preserve"> a </w:t>
      </w:r>
      <w:ins w:id="313" w:author="GKARANI GEORGIA" w:date="2026-06-12T22:39:00Z">
        <w:r w:rsidR="006074DA">
          <w:t xml:space="preserve">given </w:t>
        </w:r>
      </w:ins>
      <w:r>
        <w:t xml:space="preserve">time </w:t>
      </w:r>
      <w:r w:rsidRPr="006074DA">
        <w:t xml:space="preserve">interval </w:t>
      </w:r>
      <w:r w:rsidRPr="006074DA">
        <w:rPr>
          <w:iCs/>
          <w:rPrChange w:id="314" w:author="GKARANI GEORGIA" w:date="2026-06-12T22:40:00Z">
            <w:rPr>
              <w:i/>
              <w:iCs/>
            </w:rPr>
          </w:rPrChange>
        </w:rPr>
        <w:t>TI</w:t>
      </w:r>
      <w:ins w:id="315" w:author="GKARANI GEORGIA" w:date="2026-06-12T22:40:00Z">
        <w:r w:rsidR="006074DA">
          <w:t>.</w:t>
        </w:r>
      </w:ins>
      <w:del w:id="316" w:author="GKARANI GEORGIA" w:date="2026-06-12T22:40:00Z">
        <w:r w:rsidR="00BA1667" w:rsidRPr="006074DA" w:rsidDel="006074DA">
          <w:delText>, i.e.</w:delText>
        </w:r>
      </w:del>
      <w:ins w:id="317" w:author="GKARANI GEORGIA" w:date="2026-06-12T22:40:00Z">
        <w:r w:rsidR="006074DA" w:rsidRPr="006074DA">
          <w:t xml:space="preserve"> </w:t>
        </w:r>
        <w:r w:rsidR="006074DA" w:rsidRPr="006776E1">
          <w:t>In the latter case</w:t>
        </w:r>
      </w:ins>
      <w:r w:rsidR="00BA1667" w:rsidRPr="006074DA">
        <w:t xml:space="preserve">, </w:t>
      </w:r>
      <w:r w:rsidRPr="006074DA">
        <w:t xml:space="preserve">for each node, </w:t>
      </w:r>
      <w:ins w:id="318" w:author="GKARANI GEORGIA" w:date="2026-06-12T22:44:00Z">
        <w:r w:rsidR="006074DA">
          <w:t xml:space="preserve">the number of </w:t>
        </w:r>
        <w:r w:rsidR="006074DA" w:rsidRPr="006776E1">
          <w:t xml:space="preserve">neighboring </w:t>
        </w:r>
      </w:ins>
      <w:del w:id="319" w:author="GKARANI GEORGIA" w:date="2026-06-12T22:44:00Z">
        <w:r w:rsidRPr="006074DA" w:rsidDel="006074DA">
          <w:delText xml:space="preserve">counting </w:delText>
        </w:r>
      </w:del>
      <w:del w:id="320" w:author="GKARANI GEORGIA" w:date="2026-06-12T22:45:00Z">
        <w:r w:rsidRPr="006074DA" w:rsidDel="006074DA">
          <w:delText xml:space="preserve">the </w:delText>
        </w:r>
      </w:del>
      <w:r w:rsidRPr="006074DA">
        <w:t xml:space="preserve">nodes </w:t>
      </w:r>
      <w:del w:id="321" w:author="GKARANI GEORGIA" w:date="2026-06-12T22:45:00Z">
        <w:r w:rsidRPr="006074DA" w:rsidDel="006074DA">
          <w:delText>within a given</w:delText>
        </w:r>
      </w:del>
      <w:ins w:id="322" w:author="GKARANI GEORGIA" w:date="2026-06-12T22:45:00Z">
        <w:r w:rsidR="006074DA">
          <w:t>located within a specific</w:t>
        </w:r>
      </w:ins>
      <w:r w:rsidRPr="006074DA">
        <w:t xml:space="preserve"> distance </w:t>
      </w:r>
      <w:ins w:id="323" w:author="GKARANI GEORGIA" w:date="2026-06-12T22:45:00Z">
        <w:r w:rsidR="006074DA">
          <w:t xml:space="preserve">and having </w:t>
        </w:r>
      </w:ins>
      <w:del w:id="324" w:author="GKARANI GEORGIA" w:date="2026-06-12T22:45:00Z">
        <w:r w:rsidRPr="006074DA" w:rsidDel="006074DA">
          <w:delText xml:space="preserve">whose </w:delText>
        </w:r>
      </w:del>
      <w:r w:rsidRPr="006074DA">
        <w:t>timestamp</w:t>
      </w:r>
      <w:ins w:id="325" w:author="GKARANI GEORGIA" w:date="2026-06-12T22:45:00Z">
        <w:r w:rsidR="006074DA">
          <w:t>s</w:t>
        </w:r>
      </w:ins>
      <w:r w:rsidRPr="006074DA">
        <w:t xml:space="preserve"> </w:t>
      </w:r>
      <w:del w:id="326" w:author="GKARANI GEORGIA" w:date="2026-06-12T22:46:00Z">
        <w:r w:rsidR="00AB1CA3" w:rsidRPr="006074DA" w:rsidDel="006074DA">
          <w:delText>is</w:delText>
        </w:r>
        <w:r w:rsidRPr="006074DA" w:rsidDel="006074DA">
          <w:delText xml:space="preserve"> </w:delText>
        </w:r>
      </w:del>
      <w:ins w:id="327" w:author="GKARANI GEORGIA" w:date="2026-06-12T22:46:00Z">
        <w:r w:rsidR="006074DA">
          <w:t>within</w:t>
        </w:r>
        <w:r w:rsidR="006074DA" w:rsidRPr="006074DA">
          <w:t xml:space="preserve"> </w:t>
        </w:r>
      </w:ins>
      <w:del w:id="328" w:author="GKARANI GEORGIA" w:date="2026-06-12T22:46:00Z">
        <w:r w:rsidRPr="006074DA" w:rsidDel="006074DA">
          <w:delText xml:space="preserve">inside </w:delText>
        </w:r>
      </w:del>
      <w:r w:rsidRPr="006074DA">
        <w:rPr>
          <w:iCs/>
          <w:rPrChange w:id="329" w:author="GKARANI GEORGIA" w:date="2026-06-12T22:40:00Z">
            <w:rPr>
              <w:i/>
              <w:iCs/>
            </w:rPr>
          </w:rPrChange>
        </w:rPr>
        <w:t>TI</w:t>
      </w:r>
      <w:ins w:id="330" w:author="GKARANI GEORGIA" w:date="2026-06-12T22:46:00Z">
        <w:r w:rsidR="006074DA">
          <w:rPr>
            <w:iCs/>
          </w:rPr>
          <w:t xml:space="preserve"> is computed</w:t>
        </w:r>
      </w:ins>
      <w:r w:rsidRPr="006074DA">
        <w:t xml:space="preserve">, </w:t>
      </w:r>
      <w:del w:id="331" w:author="GKARANI GEORGIA" w:date="2026-06-12T22:46:00Z">
        <w:r w:rsidRPr="006074DA" w:rsidDel="006074DA">
          <w:delText>then</w:delText>
        </w:r>
        <w:r w:rsidDel="006074DA">
          <w:delText xml:space="preserve"> selecting</w:delText>
        </w:r>
      </w:del>
      <w:ins w:id="332" w:author="GKARANI GEORGIA" w:date="2026-06-12T22:46:00Z">
        <w:r w:rsidR="006074DA">
          <w:t>and</w:t>
        </w:r>
      </w:ins>
      <w:r>
        <w:t xml:space="preserve"> the nodes with the maximum number of </w:t>
      </w:r>
      <w:r w:rsidR="0033686A">
        <w:t>neighbors</w:t>
      </w:r>
      <w:ins w:id="333" w:author="GKARANI GEORGIA" w:date="2026-06-12T22:46:00Z">
        <w:r w:rsidR="006074DA">
          <w:t xml:space="preserve"> are selected</w:t>
        </w:r>
      </w:ins>
      <w:r>
        <w:t>.</w:t>
      </w:r>
      <w:r w:rsidR="00677EBF">
        <w:t xml:space="preserve"> </w:t>
      </w:r>
      <w:r>
        <w:t xml:space="preserve">A basic tool for </w:t>
      </w:r>
      <w:r w:rsidR="004003E0">
        <w:t>visualizing</w:t>
      </w:r>
      <w:r>
        <w:t xml:space="preserve"> trajectories is also presented.</w:t>
      </w:r>
      <w:r w:rsidR="00F33F5D">
        <w:t xml:space="preserve"> </w:t>
      </w:r>
      <w:r>
        <w:t xml:space="preserve">As future work, the authors propose evaluating </w:t>
      </w:r>
      <w:r>
        <w:lastRenderedPageBreak/>
        <w:t xml:space="preserve">the complexity of the simplification algorithm and formulating additional queries that </w:t>
      </w:r>
      <w:ins w:id="334" w:author="GKARANI GEORGIA" w:date="2026-06-12T22:47:00Z">
        <w:r w:rsidR="00664975">
          <w:t xml:space="preserve">further </w:t>
        </w:r>
      </w:ins>
      <w:r>
        <w:t>exploit the semantic data in the SELF structure.</w:t>
      </w:r>
    </w:p>
    <w:p w14:paraId="359527B7" w14:textId="77777777" w:rsidR="00585809" w:rsidRDefault="00585809" w:rsidP="00677EBF">
      <w:pPr>
        <w:pStyle w:val="a0"/>
        <w:jc w:val="both"/>
        <w:rPr>
          <w:ins w:id="335" w:author="GKARANI GEORGIA" w:date="2026-06-12T23:13:00Z"/>
        </w:rPr>
      </w:pPr>
    </w:p>
    <w:p w14:paraId="397B85B0" w14:textId="77777777" w:rsidR="00585809" w:rsidRDefault="00585809" w:rsidP="00677EBF">
      <w:pPr>
        <w:pStyle w:val="a0"/>
        <w:jc w:val="both"/>
        <w:rPr>
          <w:ins w:id="336" w:author="GKARANI GEORGIA" w:date="2026-06-12T23:13:00Z"/>
        </w:rPr>
      </w:pPr>
    </w:p>
    <w:p w14:paraId="5A93B460" w14:textId="77777777" w:rsidR="00585809" w:rsidRDefault="00585809" w:rsidP="00677EBF">
      <w:pPr>
        <w:pStyle w:val="a0"/>
        <w:jc w:val="both"/>
        <w:rPr>
          <w:ins w:id="337" w:author="GKARANI GEORGIA" w:date="2026-06-12T23:13:00Z"/>
        </w:rPr>
      </w:pPr>
    </w:p>
    <w:p w14:paraId="76FF050F" w14:textId="77777777" w:rsidR="00585809" w:rsidRDefault="00585809" w:rsidP="00677EBF">
      <w:pPr>
        <w:pStyle w:val="a0"/>
        <w:jc w:val="both"/>
        <w:rPr>
          <w:ins w:id="338" w:author="GKARANI GEORGIA" w:date="2026-06-12T23:13:00Z"/>
        </w:rPr>
      </w:pPr>
    </w:p>
    <w:p w14:paraId="23D01E97" w14:textId="77777777" w:rsidR="00585809" w:rsidRDefault="00585809" w:rsidP="00677EBF">
      <w:pPr>
        <w:pStyle w:val="a0"/>
        <w:jc w:val="both"/>
        <w:rPr>
          <w:ins w:id="339" w:author="GKARANI GEORGIA" w:date="2026-06-12T23:13:00Z"/>
        </w:rPr>
      </w:pPr>
    </w:p>
    <w:p w14:paraId="5BFD4029" w14:textId="77777777" w:rsidR="00585809" w:rsidRDefault="00585809" w:rsidP="00677EBF">
      <w:pPr>
        <w:pStyle w:val="a0"/>
        <w:jc w:val="both"/>
        <w:rPr>
          <w:ins w:id="340" w:author="GKARANI GEORGIA" w:date="2026-06-12T23:13:00Z"/>
        </w:rPr>
      </w:pPr>
    </w:p>
    <w:p w14:paraId="23FAC801" w14:textId="020B3EDB" w:rsidR="00C525A6" w:rsidRDefault="00895E06" w:rsidP="00677EBF">
      <w:pPr>
        <w:pStyle w:val="a0"/>
        <w:jc w:val="both"/>
        <w:rPr>
          <w:ins w:id="341" w:author="GKARANI GEORGIA" w:date="2026-06-12T23:13:00Z"/>
        </w:rPr>
      </w:pPr>
      <w:del w:id="342" w:author="GKARANI GEORGIA" w:date="2026-06-12T23:13:00Z">
        <w:r w:rsidRPr="005652DD" w:rsidDel="00BF60B6">
          <w:delText xml:space="preserve">In </w:delText>
        </w:r>
      </w:del>
      <w:r w:rsidRPr="005652DD">
        <w:t>Karim et al. (2021)</w:t>
      </w:r>
      <w:r>
        <w:t xml:space="preserve"> </w:t>
      </w:r>
      <w:ins w:id="343" w:author="GKARANI GEORGIA" w:date="2026-06-12T23:13:00Z">
        <w:r w:rsidR="00BF60B6">
          <w:t xml:space="preserve">proposes </w:t>
        </w:r>
      </w:ins>
      <w:r>
        <w:t xml:space="preserve">a framework for collecting, storing, and </w:t>
      </w:r>
      <w:r w:rsidR="004003E0">
        <w:t>analyzing</w:t>
      </w:r>
      <w:r>
        <w:t xml:space="preserve"> pedestrian trajectories</w:t>
      </w:r>
      <w:del w:id="344" w:author="GKARANI GEORGIA" w:date="2026-06-12T23:14:00Z">
        <w:r w:rsidDel="00BF60B6">
          <w:delText xml:space="preserve"> is proposed</w:delText>
        </w:r>
      </w:del>
      <w:r>
        <w:t xml:space="preserve">. </w:t>
      </w:r>
      <w:r w:rsidR="00AB1CA3">
        <w:t>The</w:t>
      </w:r>
      <w:ins w:id="345" w:author="GKARANI GEORGIA" w:date="2026-06-12T23:14:00Z">
        <w:r w:rsidR="00BF60B6">
          <w:t>ir approach</w:t>
        </w:r>
      </w:ins>
      <w:del w:id="346" w:author="GKARANI GEORGIA" w:date="2026-06-12T23:14:00Z">
        <w:r w:rsidR="00AB1CA3" w:rsidDel="00BF60B6">
          <w:delText>y</w:delText>
        </w:r>
      </w:del>
      <w:r w:rsidR="00AB1CA3">
        <w:t xml:space="preserve"> use</w:t>
      </w:r>
      <w:ins w:id="347" w:author="GKARANI GEORGIA" w:date="2026-06-12T23:14:00Z">
        <w:r w:rsidR="00BF60B6">
          <w:t>s</w:t>
        </w:r>
      </w:ins>
      <w:r w:rsidR="00AB1CA3">
        <w:t xml:space="preserve"> </w:t>
      </w:r>
      <w:proofErr w:type="spellStart"/>
      <w:r>
        <w:t>PostGIS</w:t>
      </w:r>
      <w:proofErr w:type="spellEnd"/>
      <w:r>
        <w:t xml:space="preserve"> </w:t>
      </w:r>
      <w:del w:id="348" w:author="GKARANI GEORGIA" w:date="2026-06-12T23:14:00Z">
        <w:r w:rsidR="00AB1CA3" w:rsidDel="00BF60B6">
          <w:delText xml:space="preserve">to </w:delText>
        </w:r>
      </w:del>
      <w:ins w:id="349" w:author="GKARANI GEORGIA" w:date="2026-06-12T23:14:00Z">
        <w:r w:rsidR="00BF60B6">
          <w:t xml:space="preserve">for </w:t>
        </w:r>
      </w:ins>
      <w:r>
        <w:t>stor</w:t>
      </w:r>
      <w:ins w:id="350" w:author="GKARANI GEORGIA" w:date="2026-06-12T23:14:00Z">
        <w:r w:rsidR="00BF60B6">
          <w:t>ing</w:t>
        </w:r>
      </w:ins>
      <w:del w:id="351" w:author="GKARANI GEORGIA" w:date="2026-06-12T23:14:00Z">
        <w:r w:rsidDel="00BF60B6">
          <w:delText>e</w:delText>
        </w:r>
      </w:del>
      <w:r>
        <w:t xml:space="preserve"> spatial data </w:t>
      </w:r>
      <w:r w:rsidR="00AB1CA3">
        <w:t>and</w:t>
      </w:r>
      <w:r>
        <w:t xml:space="preserve"> Neo4j </w:t>
      </w:r>
      <w:del w:id="352" w:author="GKARANI GEORGIA" w:date="2026-06-12T23:14:00Z">
        <w:r w:rsidDel="00BF60B6">
          <w:delText>(</w:delText>
        </w:r>
      </w:del>
      <w:r>
        <w:t>with spatial APIs</w:t>
      </w:r>
      <w:del w:id="353" w:author="GKARANI GEORGIA" w:date="2026-06-12T23:14:00Z">
        <w:r w:rsidDel="00BF60B6">
          <w:delText>)</w:delText>
        </w:r>
      </w:del>
      <w:r>
        <w:t xml:space="preserve"> </w:t>
      </w:r>
      <w:r w:rsidR="00AB1CA3">
        <w:t xml:space="preserve">to </w:t>
      </w:r>
      <w:r>
        <w:t xml:space="preserve">model trajectories and </w:t>
      </w:r>
      <w:del w:id="354" w:author="GKARANI GEORGIA" w:date="2026-06-12T23:14:00Z">
        <w:r w:rsidDel="00BF60B6">
          <w:delText xml:space="preserve">search </w:delText>
        </w:r>
      </w:del>
      <w:ins w:id="355" w:author="GKARANI GEORGIA" w:date="2026-06-12T23:14:00Z">
        <w:r w:rsidR="00BF60B6">
          <w:t xml:space="preserve">identify </w:t>
        </w:r>
      </w:ins>
      <w:r>
        <w:t>nearby POIs.</w:t>
      </w:r>
      <w:r w:rsidR="00677EBF">
        <w:t xml:space="preserve"> </w:t>
      </w:r>
      <w:r>
        <w:t xml:space="preserve">A </w:t>
      </w:r>
      <w:r w:rsidR="00843D95">
        <w:t xml:space="preserve">UML </w:t>
      </w:r>
      <w:r>
        <w:t xml:space="preserve">class diagram </w:t>
      </w:r>
      <w:del w:id="356" w:author="GKARANI GEORGIA" w:date="2026-06-12T23:15:00Z">
        <w:r w:rsidDel="00BF60B6">
          <w:delText xml:space="preserve">models </w:delText>
        </w:r>
      </w:del>
      <w:ins w:id="357" w:author="GKARANI GEORGIA" w:date="2026-06-12T23:15:00Z">
        <w:r w:rsidR="00BF60B6">
          <w:t xml:space="preserve">is used to represent </w:t>
        </w:r>
      </w:ins>
      <w:r>
        <w:t>concepts such as</w:t>
      </w:r>
      <w:r w:rsidR="0044419A">
        <w:t xml:space="preserve"> </w:t>
      </w:r>
      <w:proofErr w:type="spellStart"/>
      <w:r w:rsidR="0044419A">
        <w:t>i</w:t>
      </w:r>
      <w:proofErr w:type="spellEnd"/>
      <w:r w:rsidR="0044419A">
        <w:t xml:space="preserve">) </w:t>
      </w:r>
      <w:r w:rsidR="00C42940">
        <w:t>t</w:t>
      </w:r>
      <w:r w:rsidRPr="005652DD">
        <w:t>rajectory event</w:t>
      </w:r>
      <w:ins w:id="358" w:author="GKARANI GEORGIA" w:date="2026-06-12T23:16:00Z">
        <w:r w:rsidR="00BF60B6">
          <w:t>s</w:t>
        </w:r>
      </w:ins>
      <w:r w:rsidRPr="005652DD">
        <w:t xml:space="preserve">: </w:t>
      </w:r>
      <w:r w:rsidRPr="005710EB">
        <w:t xml:space="preserve">Begin, Stop, </w:t>
      </w:r>
      <w:r w:rsidR="00843D95">
        <w:t xml:space="preserve">and </w:t>
      </w:r>
      <w:r w:rsidRPr="005710EB">
        <w:t>End</w:t>
      </w:r>
      <w:ins w:id="359" w:author="GKARANI GEORGIA" w:date="2026-06-12T23:17:00Z">
        <w:r w:rsidR="00BF60B6">
          <w:t>,</w:t>
        </w:r>
      </w:ins>
      <w:r w:rsidRPr="005652DD">
        <w:t xml:space="preserve"> </w:t>
      </w:r>
      <w:ins w:id="360" w:author="GKARANI GEORGIA" w:date="2026-06-12T23:16:00Z">
        <w:r w:rsidR="00BF60B6">
          <w:t xml:space="preserve">where </w:t>
        </w:r>
      </w:ins>
      <w:del w:id="361" w:author="GKARANI GEORGIA" w:date="2026-06-12T23:16:00Z">
        <w:r w:rsidRPr="005652DD" w:rsidDel="00BF60B6">
          <w:delText>(</w:delText>
        </w:r>
      </w:del>
      <w:r w:rsidRPr="005652DD">
        <w:t xml:space="preserve">a POI is </w:t>
      </w:r>
      <w:ins w:id="362" w:author="GKARANI GEORGIA" w:date="2026-06-12T23:16:00Z">
        <w:r w:rsidR="00BF60B6">
          <w:t xml:space="preserve">considered </w:t>
        </w:r>
      </w:ins>
      <w:r w:rsidRPr="005652DD">
        <w:t xml:space="preserve">a </w:t>
      </w:r>
      <w:r w:rsidR="00BA1667">
        <w:t>S</w:t>
      </w:r>
      <w:r w:rsidRPr="005652DD">
        <w:t xml:space="preserve">top when a pedestrian remains there beyond a </w:t>
      </w:r>
      <w:ins w:id="363" w:author="GKARANI GEORGIA" w:date="2026-06-12T23:16:00Z">
        <w:r w:rsidR="00BF60B6">
          <w:t xml:space="preserve">predefined </w:t>
        </w:r>
      </w:ins>
      <w:r w:rsidRPr="005652DD">
        <w:t>time threshold)</w:t>
      </w:r>
      <w:r w:rsidR="0044419A">
        <w:t xml:space="preserve">, ii) </w:t>
      </w:r>
      <w:r w:rsidR="00C42940">
        <w:t>t</w:t>
      </w:r>
      <w:r w:rsidRPr="005652DD">
        <w:t xml:space="preserve">rajectory intent: </w:t>
      </w:r>
      <w:r w:rsidR="00603949" w:rsidRPr="005652DD">
        <w:t xml:space="preserve">commuting to work, </w:t>
      </w:r>
      <w:r w:rsidR="00BA1667" w:rsidRPr="005652DD">
        <w:t xml:space="preserve">returning home, </w:t>
      </w:r>
      <w:r w:rsidRPr="005652DD">
        <w:t>shopping, etc.</w:t>
      </w:r>
      <w:r w:rsidR="0044419A">
        <w:t xml:space="preserve">, and iii) </w:t>
      </w:r>
      <w:r w:rsidR="00C42940">
        <w:t>a</w:t>
      </w:r>
      <w:r w:rsidRPr="005652DD">
        <w:t>ctivit</w:t>
      </w:r>
      <w:r w:rsidR="00843D95">
        <w:t>y</w:t>
      </w:r>
      <w:r w:rsidRPr="005652DD">
        <w:t xml:space="preserve"> performed during the trajectory</w:t>
      </w:r>
      <w:r w:rsidR="00843D95">
        <w:t>:</w:t>
      </w:r>
      <w:r w:rsidRPr="005652DD">
        <w:t xml:space="preserve"> </w:t>
      </w:r>
      <w:r w:rsidR="00603949">
        <w:t xml:space="preserve">eating </w:t>
      </w:r>
      <w:r w:rsidR="00AB1CA3">
        <w:t>during</w:t>
      </w:r>
      <w:r w:rsidRPr="005652DD">
        <w:t xml:space="preserve"> a stop</w:t>
      </w:r>
      <w:r w:rsidR="00843D95">
        <w:t>,</w:t>
      </w:r>
      <w:r w:rsidRPr="005652DD">
        <w:t xml:space="preserve"> </w:t>
      </w:r>
      <w:r w:rsidR="00603949">
        <w:t xml:space="preserve">reading </w:t>
      </w:r>
      <w:r w:rsidRPr="005652DD">
        <w:t>while travelling between stops</w:t>
      </w:r>
      <w:r w:rsidR="00843D95">
        <w:t>, etc</w:t>
      </w:r>
      <w:r w:rsidRPr="005652DD">
        <w:t>.</w:t>
      </w:r>
      <w:r w:rsidR="00677EBF">
        <w:t xml:space="preserve"> </w:t>
      </w:r>
      <w:ins w:id="364" w:author="GKARANI GEORGIA" w:date="2026-06-12T23:18:00Z">
        <w:r w:rsidR="00BF60B6">
          <w:t>However, t</w:t>
        </w:r>
      </w:ins>
      <w:del w:id="365" w:author="GKARANI GEORGIA" w:date="2026-06-12T23:18:00Z">
        <w:r w:rsidDel="00BF60B6">
          <w:delText>T</w:delText>
        </w:r>
      </w:del>
      <w:r>
        <w:t xml:space="preserve">he authors do not </w:t>
      </w:r>
      <w:ins w:id="366" w:author="GKARANI GEORGIA" w:date="2026-06-12T23:18:00Z">
        <w:r w:rsidR="00BF60B6">
          <w:t xml:space="preserve">provide </w:t>
        </w:r>
      </w:ins>
      <w:r>
        <w:t>detail</w:t>
      </w:r>
      <w:ins w:id="367" w:author="GKARANI GEORGIA" w:date="2026-06-12T23:18:00Z">
        <w:r w:rsidR="00BF60B6">
          <w:t>s</w:t>
        </w:r>
      </w:ins>
      <w:r>
        <w:t xml:space="preserve"> </w:t>
      </w:r>
      <w:ins w:id="368" w:author="GKARANI GEORGIA" w:date="2026-06-12T23:18:00Z">
        <w:r w:rsidR="00BF60B6">
          <w:t xml:space="preserve">on </w:t>
        </w:r>
      </w:ins>
      <w:r>
        <w:t>how trajectories are implemented in Neo4j, nor do they present analytical queries or experiment</w:t>
      </w:r>
      <w:ins w:id="369" w:author="GKARANI GEORGIA" w:date="2026-06-12T23:19:00Z">
        <w:r w:rsidR="00BF60B6">
          <w:t>al results</w:t>
        </w:r>
      </w:ins>
      <w:del w:id="370" w:author="GKARANI GEORGIA" w:date="2026-06-12T23:19:00Z">
        <w:r w:rsidDel="00BF60B6">
          <w:delText>s</w:delText>
        </w:r>
      </w:del>
      <w:r>
        <w:t xml:space="preserve">. </w:t>
      </w:r>
      <w:r w:rsidR="00603949">
        <w:t>However, t</w:t>
      </w:r>
      <w:r>
        <w:t xml:space="preserve">hey </w:t>
      </w:r>
      <w:r w:rsidR="004003E0">
        <w:t>conclude</w:t>
      </w:r>
      <w:r>
        <w:t xml:space="preserve"> that </w:t>
      </w:r>
      <w:del w:id="371" w:author="GKARANI GEORGIA" w:date="2026-06-12T23:19:00Z">
        <w:r w:rsidR="00603949" w:rsidDel="00BF60B6">
          <w:delText xml:space="preserve">their </w:delText>
        </w:r>
      </w:del>
      <w:ins w:id="372" w:author="GKARANI GEORGIA" w:date="2026-06-12T23:19:00Z">
        <w:r w:rsidR="00BF60B6">
          <w:t xml:space="preserve">the proposed </w:t>
        </w:r>
      </w:ins>
      <w:r w:rsidR="004003E0">
        <w:t>architecture</w:t>
      </w:r>
      <w:r>
        <w:t xml:space="preserve"> could </w:t>
      </w:r>
      <w:del w:id="373" w:author="GKARANI GEORGIA" w:date="2026-06-12T23:19:00Z">
        <w:r w:rsidDel="00BF60B6">
          <w:delText xml:space="preserve">enhance </w:delText>
        </w:r>
      </w:del>
      <w:ins w:id="374" w:author="GKARANI GEORGIA" w:date="2026-06-12T23:19:00Z">
        <w:r w:rsidR="00BF60B6">
          <w:t xml:space="preserve">contribute to </w:t>
        </w:r>
      </w:ins>
      <w:r>
        <w:t xml:space="preserve">road safety by </w:t>
      </w:r>
      <w:r w:rsidR="005652DD">
        <w:t>detecting</w:t>
      </w:r>
      <w:r>
        <w:t xml:space="preserve"> pedestrian risk</w:t>
      </w:r>
      <w:r w:rsidR="005652DD">
        <w:t>s</w:t>
      </w:r>
      <w:r>
        <w:t>.</w:t>
      </w:r>
    </w:p>
    <w:p w14:paraId="1B1C26DA" w14:textId="63DECE23" w:rsidR="00585809" w:rsidDel="00BF60B6" w:rsidRDefault="00585809" w:rsidP="00677EBF">
      <w:pPr>
        <w:pStyle w:val="a0"/>
        <w:jc w:val="both"/>
        <w:rPr>
          <w:del w:id="375" w:author="GKARANI GEORGIA" w:date="2026-06-12T23:19:00Z"/>
        </w:rPr>
      </w:pPr>
    </w:p>
    <w:p w14:paraId="42C94138" w14:textId="77777777" w:rsidR="007E6458" w:rsidRDefault="00895E06" w:rsidP="00677EBF">
      <w:pPr>
        <w:pStyle w:val="a0"/>
        <w:jc w:val="both"/>
        <w:rPr>
          <w:ins w:id="376" w:author="GKARANI GEORGIA" w:date="2026-06-13T14:03:00Z"/>
        </w:rPr>
      </w:pPr>
      <w:del w:id="377" w:author="GKARANI GEORGIA" w:date="2026-06-13T14:00:00Z">
        <w:r w:rsidRPr="00D206F0" w:rsidDel="004E1246">
          <w:delText xml:space="preserve">In </w:delText>
        </w:r>
      </w:del>
      <w:proofErr w:type="spellStart"/>
      <w:r w:rsidRPr="00D206F0">
        <w:t>Xue</w:t>
      </w:r>
      <w:proofErr w:type="spellEnd"/>
      <w:r w:rsidRPr="00D206F0">
        <w:t> et al. (2022)</w:t>
      </w:r>
      <w:r>
        <w:t xml:space="preserve"> </w:t>
      </w:r>
      <w:ins w:id="378" w:author="GKARANI GEORGIA" w:date="2026-06-13T14:00:00Z">
        <w:r w:rsidR="004E1246">
          <w:t xml:space="preserve">propose </w:t>
        </w:r>
        <w:proofErr w:type="spellStart"/>
        <w:r w:rsidR="004E1246" w:rsidRPr="005652DD">
          <w:t>CoGAT</w:t>
        </w:r>
        <w:proofErr w:type="spellEnd"/>
        <w:r w:rsidR="004E1246">
          <w:t xml:space="preserve">, </w:t>
        </w:r>
      </w:ins>
      <w:r>
        <w:t>a graph</w:t>
      </w:r>
      <w:r>
        <w:noBreakHyphen/>
        <w:t xml:space="preserve">based model </w:t>
      </w:r>
      <w:del w:id="379" w:author="GKARANI GEORGIA" w:date="2026-06-13T14:00:00Z">
        <w:r w:rsidDel="004E1246">
          <w:delText xml:space="preserve">called </w:delText>
        </w:r>
        <w:r w:rsidRPr="005652DD" w:rsidDel="004E1246">
          <w:delText>CoGAT</w:delText>
        </w:r>
        <w:r w:rsidDel="004E1246">
          <w:delText xml:space="preserve"> is proposed. CoGAT supports</w:delText>
        </w:r>
      </w:del>
      <w:ins w:id="380" w:author="GKARANI GEORGIA" w:date="2026-06-13T14:00:00Z">
        <w:r w:rsidR="004E1246">
          <w:t>for</w:t>
        </w:r>
      </w:ins>
      <w:r>
        <w:t xml:space="preserve"> </w:t>
      </w:r>
      <w:del w:id="381" w:author="GKARANI GEORGIA" w:date="2026-06-13T14:01:00Z">
        <w:r w:rsidDel="004E1246">
          <w:delText>the representati</w:delText>
        </w:r>
      </w:del>
      <w:ins w:id="382" w:author="GKARANI GEORGIA" w:date="2026-06-13T14:01:00Z">
        <w:r w:rsidR="004E1246">
          <w:t>representing</w:t>
        </w:r>
      </w:ins>
      <w:del w:id="383" w:author="GKARANI GEORGIA" w:date="2026-06-13T14:01:00Z">
        <w:r w:rsidDel="004E1246">
          <w:delText>on</w:delText>
        </w:r>
      </w:del>
      <w:r>
        <w:t>, stor</w:t>
      </w:r>
      <w:ins w:id="384" w:author="GKARANI GEORGIA" w:date="2026-06-13T14:01:00Z">
        <w:r w:rsidR="004E1246">
          <w:t>ing</w:t>
        </w:r>
      </w:ins>
      <w:del w:id="385" w:author="GKARANI GEORGIA" w:date="2026-06-13T14:01:00Z">
        <w:r w:rsidDel="004E1246">
          <w:delText>age</w:delText>
        </w:r>
      </w:del>
      <w:r>
        <w:t>, and analy</w:t>
      </w:r>
      <w:ins w:id="386" w:author="GKARANI GEORGIA" w:date="2026-06-13T14:01:00Z">
        <w:r w:rsidR="004E1246">
          <w:t>zing</w:t>
        </w:r>
      </w:ins>
      <w:del w:id="387" w:author="GKARANI GEORGIA" w:date="2026-06-13T14:01:00Z">
        <w:r w:rsidDel="004E1246">
          <w:delText>sis</w:delText>
        </w:r>
      </w:del>
      <w:r>
        <w:t xml:space="preserve"> </w:t>
      </w:r>
      <w:del w:id="388" w:author="GKARANI GEORGIA" w:date="2026-06-13T14:01:00Z">
        <w:r w:rsidDel="004E1246">
          <w:delText xml:space="preserve">of </w:delText>
        </w:r>
      </w:del>
      <w:r>
        <w:t>Argo</w:t>
      </w:r>
      <w:r w:rsidR="00AB1CA3">
        <w:t xml:space="preserve"> </w:t>
      </w:r>
      <w:r>
        <w:t>float trajectories</w:t>
      </w:r>
      <w:r w:rsidR="00DE6091">
        <w:t xml:space="preserve">. </w:t>
      </w:r>
      <w:del w:id="389" w:author="GKARANI GEORGIA" w:date="2026-06-13T14:01:00Z">
        <w:r w:rsidR="00DE6091" w:rsidDel="004E1246">
          <w:delText xml:space="preserve">An </w:delText>
        </w:r>
      </w:del>
      <w:r w:rsidR="00DE6091">
        <w:t>Argo float</w:t>
      </w:r>
      <w:ins w:id="390" w:author="GKARANI GEORGIA" w:date="2026-06-13T14:01:00Z">
        <w:r w:rsidR="004E1246">
          <w:t>s</w:t>
        </w:r>
      </w:ins>
      <w:r w:rsidR="00DE6091">
        <w:t xml:space="preserve"> </w:t>
      </w:r>
      <w:del w:id="391" w:author="GKARANI GEORGIA" w:date="2026-06-13T14:01:00Z">
        <w:r w:rsidR="00DE6091" w:rsidDel="004E1246">
          <w:delText xml:space="preserve">is </w:delText>
        </w:r>
      </w:del>
      <w:ins w:id="392" w:author="GKARANI GEORGIA" w:date="2026-06-13T14:01:00Z">
        <w:r w:rsidR="004E1246">
          <w:t xml:space="preserve">are </w:t>
        </w:r>
      </w:ins>
      <w:del w:id="393" w:author="GKARANI GEORGIA" w:date="2026-06-13T14:01:00Z">
        <w:r w:rsidR="00DE6091" w:rsidDel="004E1246">
          <w:delText>an</w:delText>
        </w:r>
        <w:r w:rsidR="00B34122" w:rsidDel="004E1246">
          <w:delText xml:space="preserve"> </w:delText>
        </w:r>
      </w:del>
      <w:r>
        <w:t>automated instrument</w:t>
      </w:r>
      <w:ins w:id="394" w:author="GKARANI GEORGIA" w:date="2026-06-13T14:01:00Z">
        <w:r w:rsidR="004E1246">
          <w:t>s</w:t>
        </w:r>
      </w:ins>
      <w:r>
        <w:t xml:space="preserve"> that </w:t>
      </w:r>
      <w:del w:id="395" w:author="GKARANI GEORGIA" w:date="2026-06-13T14:01:00Z">
        <w:r w:rsidR="00DE6091" w:rsidDel="004E1246">
          <w:delText>gathers</w:delText>
        </w:r>
        <w:r w:rsidDel="004E1246">
          <w:delText xml:space="preserve"> </w:delText>
        </w:r>
      </w:del>
      <w:ins w:id="396" w:author="GKARANI GEORGIA" w:date="2026-06-13T14:01:00Z">
        <w:r w:rsidR="004E1246">
          <w:t>collect</w:t>
        </w:r>
      </w:ins>
      <w:ins w:id="397" w:author="GKARANI GEORGIA" w:date="2026-06-13T14:02:00Z">
        <w:r w:rsidR="004E1246">
          <w:t xml:space="preserve"> oceanographic</w:t>
        </w:r>
      </w:ins>
      <w:ins w:id="398" w:author="GKARANI GEORGIA" w:date="2026-06-13T14:01:00Z">
        <w:r w:rsidR="004E1246">
          <w:t xml:space="preserve"> </w:t>
        </w:r>
      </w:ins>
      <w:r>
        <w:t xml:space="preserve">data while </w:t>
      </w:r>
      <w:ins w:id="399" w:author="GKARANI GEORGIA" w:date="2026-06-13T14:02:00Z">
        <w:r w:rsidR="004E1246">
          <w:t xml:space="preserve">moving vertically </w:t>
        </w:r>
      </w:ins>
      <w:del w:id="400" w:author="GKARANI GEORGIA" w:date="2026-06-13T14:02:00Z">
        <w:r w:rsidDel="004E1246">
          <w:delText xml:space="preserve">ascending and descending </w:delText>
        </w:r>
      </w:del>
      <w:r>
        <w:t xml:space="preserve">between the ocean surface and deeper </w:t>
      </w:r>
      <w:ins w:id="401" w:author="GKARANI GEORGIA" w:date="2026-06-13T14:02:00Z">
        <w:r w:rsidR="004E1246">
          <w:t xml:space="preserve">water </w:t>
        </w:r>
      </w:ins>
      <w:r>
        <w:t>layers.</w:t>
      </w:r>
      <w:r w:rsidR="00516306">
        <w:t xml:space="preserve"> </w:t>
      </w:r>
      <w:ins w:id="402" w:author="GKARANI GEORGIA" w:date="2026-06-13T14:03:00Z">
        <w:r w:rsidR="007E6458" w:rsidRPr="007F0EDA">
          <w:rPr>
            <w:rFonts w:ascii="Times New Roman" w:eastAsia="Times New Roman" w:hAnsi="Times New Roman" w:cs="Times New Roman"/>
            <w:lang w:eastAsia="el-GR"/>
          </w:rPr>
          <w:t xml:space="preserve">The proposed framework uses </w:t>
        </w:r>
      </w:ins>
      <w:del w:id="403" w:author="GKARANI GEORGIA" w:date="2026-06-13T14:03:00Z">
        <w:r w:rsidDel="007E6458">
          <w:delText xml:space="preserve">The main tools employed </w:delText>
        </w:r>
        <w:r w:rsidR="00BA1667" w:rsidDel="007E6458">
          <w:delText>were</w:delText>
        </w:r>
        <w:r w:rsidDel="007E6458">
          <w:delText xml:space="preserve"> </w:delText>
        </w:r>
      </w:del>
      <w:r>
        <w:t xml:space="preserve">Neo4j </w:t>
      </w:r>
      <w:del w:id="404" w:author="GKARANI GEORGIA" w:date="2026-06-13T14:03:00Z">
        <w:r w:rsidDel="007E6458">
          <w:delText xml:space="preserve">for </w:delText>
        </w:r>
      </w:del>
      <w:ins w:id="405" w:author="GKARANI GEORGIA" w:date="2026-06-13T14:03:00Z">
        <w:r w:rsidR="007E6458">
          <w:t xml:space="preserve">to </w:t>
        </w:r>
      </w:ins>
      <w:r>
        <w:t>stor</w:t>
      </w:r>
      <w:ins w:id="406" w:author="GKARANI GEORGIA" w:date="2026-06-13T14:03:00Z">
        <w:r w:rsidR="007E6458">
          <w:t>e</w:t>
        </w:r>
      </w:ins>
      <w:del w:id="407" w:author="GKARANI GEORGIA" w:date="2026-06-13T14:03:00Z">
        <w:r w:rsidDel="007E6458">
          <w:delText>ing</w:delText>
        </w:r>
      </w:del>
      <w:r>
        <w:t xml:space="preserve"> </w:t>
      </w:r>
      <w:del w:id="408" w:author="GKARANI GEORGIA" w:date="2026-06-13T14:03:00Z">
        <w:r w:rsidDel="007E6458">
          <w:delText xml:space="preserve">the </w:delText>
        </w:r>
      </w:del>
      <w:r>
        <w:t xml:space="preserve">trajectory data in a </w:t>
      </w:r>
      <w:r w:rsidR="005652DD">
        <w:t xml:space="preserve">GDB </w:t>
      </w:r>
      <w:r>
        <w:t xml:space="preserve">and Neo4j’s spatial API </w:t>
      </w:r>
      <w:del w:id="409" w:author="GKARANI GEORGIA" w:date="2026-06-13T14:03:00Z">
        <w:r w:rsidDel="007E6458">
          <w:delText xml:space="preserve">for </w:delText>
        </w:r>
      </w:del>
      <w:ins w:id="410" w:author="GKARANI GEORGIA" w:date="2026-06-13T14:03:00Z">
        <w:r w:rsidR="007E6458">
          <w:t xml:space="preserve">to </w:t>
        </w:r>
      </w:ins>
      <w:r>
        <w:t>implement</w:t>
      </w:r>
      <w:del w:id="411" w:author="GKARANI GEORGIA" w:date="2026-06-13T14:03:00Z">
        <w:r w:rsidDel="007E6458">
          <w:delText>ing</w:delText>
        </w:r>
      </w:del>
      <w:r>
        <w:t xml:space="preserve"> </w:t>
      </w:r>
      <w:del w:id="412" w:author="GKARANI GEORGIA" w:date="2026-06-13T14:03:00Z">
        <w:r w:rsidDel="007E6458">
          <w:delText xml:space="preserve">the </w:delText>
        </w:r>
      </w:del>
      <w:r>
        <w:t>trajector</w:t>
      </w:r>
      <w:ins w:id="413" w:author="GKARANI GEORGIA" w:date="2026-06-13T14:03:00Z">
        <w:r w:rsidR="007E6458">
          <w:t>y structur</w:t>
        </w:r>
      </w:ins>
      <w:del w:id="414" w:author="GKARANI GEORGIA" w:date="2026-06-13T14:03:00Z">
        <w:r w:rsidDel="007E6458">
          <w:delText>i</w:delText>
        </w:r>
      </w:del>
      <w:r>
        <w:t xml:space="preserve">es and </w:t>
      </w:r>
      <w:del w:id="415" w:author="GKARANI GEORGIA" w:date="2026-06-13T14:03:00Z">
        <w:r w:rsidDel="007E6458">
          <w:delText xml:space="preserve">facilitating </w:delText>
        </w:r>
      </w:del>
      <w:ins w:id="416" w:author="GKARANI GEORGIA" w:date="2026-06-13T14:03:00Z">
        <w:r w:rsidR="007E6458">
          <w:t xml:space="preserve">support </w:t>
        </w:r>
      </w:ins>
      <w:r>
        <w:t>pattern</w:t>
      </w:r>
      <w:r>
        <w:noBreakHyphen/>
        <w:t>finding queries.</w:t>
      </w:r>
      <w:r w:rsidR="00677EBF">
        <w:t xml:space="preserve"> </w:t>
      </w:r>
    </w:p>
    <w:p w14:paraId="256765C3" w14:textId="6120CD54" w:rsidR="004F37DC" w:rsidRDefault="00895E06" w:rsidP="00677EBF">
      <w:pPr>
        <w:pStyle w:val="a0"/>
        <w:jc w:val="both"/>
      </w:pPr>
      <w:r>
        <w:t xml:space="preserve">The </w:t>
      </w:r>
      <w:r w:rsidR="00843D95">
        <w:t xml:space="preserve">UML </w:t>
      </w:r>
      <w:r>
        <w:t xml:space="preserve">class diagram for modelling Argo </w:t>
      </w:r>
      <w:r w:rsidR="00DE6091">
        <w:t xml:space="preserve">float </w:t>
      </w:r>
      <w:r>
        <w:t xml:space="preserve">trajectories introduces </w:t>
      </w:r>
      <w:del w:id="417" w:author="GKARANI GEORGIA" w:date="2026-06-13T14:11:00Z">
        <w:r w:rsidDel="00E36E78">
          <w:delText xml:space="preserve">the </w:delText>
        </w:r>
      </w:del>
      <w:ins w:id="418" w:author="GKARANI GEORGIA" w:date="2026-06-13T14:11:00Z">
        <w:r w:rsidR="00E36E78">
          <w:t xml:space="preserve">several </w:t>
        </w:r>
      </w:ins>
      <w:del w:id="419" w:author="GKARANI GEORGIA" w:date="2026-06-13T14:11:00Z">
        <w:r w:rsidDel="00E36E78">
          <w:delText xml:space="preserve">following </w:delText>
        </w:r>
      </w:del>
      <w:ins w:id="420" w:author="GKARANI GEORGIA" w:date="2026-06-13T14:11:00Z">
        <w:r w:rsidR="00E36E78">
          <w:t xml:space="preserve">key </w:t>
        </w:r>
      </w:ins>
      <w:r>
        <w:t>concepts:</w:t>
      </w:r>
      <w:r w:rsidR="0044419A">
        <w:t xml:space="preserve"> </w:t>
      </w:r>
      <w:proofErr w:type="spellStart"/>
      <w:r w:rsidR="0044419A">
        <w:t>i</w:t>
      </w:r>
      <w:proofErr w:type="spellEnd"/>
      <w:r w:rsidR="0044419A">
        <w:t xml:space="preserve">) </w:t>
      </w:r>
      <w:proofErr w:type="spellStart"/>
      <w:r w:rsidRPr="005652DD">
        <w:t>TrajNode</w:t>
      </w:r>
      <w:proofErr w:type="spellEnd"/>
      <w:r w:rsidRPr="005652DD">
        <w:t xml:space="preserve"> node</w:t>
      </w:r>
      <w:ins w:id="421" w:author="GKARANI GEORGIA" w:date="2026-06-13T14:11:00Z">
        <w:r w:rsidR="00A416EF">
          <w:t>,</w:t>
        </w:r>
      </w:ins>
      <w:del w:id="422" w:author="GKARANI GEORGIA" w:date="2026-06-13T14:11:00Z">
        <w:r w:rsidR="005652DD" w:rsidDel="00A416EF">
          <w:delText>:</w:delText>
        </w:r>
      </w:del>
      <w:r w:rsidRPr="005652DD">
        <w:t xml:space="preserve"> </w:t>
      </w:r>
      <w:del w:id="423" w:author="GKARANI GEORGIA" w:date="2026-06-13T14:12:00Z">
        <w:r w:rsidR="005652DD" w:rsidDel="00A416EF">
          <w:delText xml:space="preserve">it </w:delText>
        </w:r>
      </w:del>
      <w:ins w:id="424" w:author="GKARANI GEORGIA" w:date="2026-06-13T14:12:00Z">
        <w:r w:rsidR="00A416EF">
          <w:t xml:space="preserve">which </w:t>
        </w:r>
      </w:ins>
      <w:r w:rsidRPr="005652DD">
        <w:t xml:space="preserve">represents the </w:t>
      </w:r>
      <w:del w:id="425" w:author="GKARANI GEORGIA" w:date="2026-06-13T14:12:00Z">
        <w:r w:rsidRPr="005652DD" w:rsidDel="00A416EF">
          <w:delText xml:space="preserve">entire </w:delText>
        </w:r>
      </w:del>
      <w:ins w:id="426" w:author="GKARANI GEORGIA" w:date="2026-06-13T14:12:00Z">
        <w:r w:rsidR="00A416EF">
          <w:t>complete</w:t>
        </w:r>
        <w:r w:rsidR="00A416EF" w:rsidRPr="005652DD">
          <w:t xml:space="preserve"> </w:t>
        </w:r>
      </w:ins>
      <w:r w:rsidRPr="005652DD">
        <w:t>trajectory of an Argo float</w:t>
      </w:r>
      <w:r w:rsidR="0044419A">
        <w:t xml:space="preserve">, ii) </w:t>
      </w:r>
      <w:proofErr w:type="spellStart"/>
      <w:r w:rsidRPr="005652DD">
        <w:t>ParkingTrajNode</w:t>
      </w:r>
      <w:proofErr w:type="spellEnd"/>
      <w:r w:rsidRPr="005652DD">
        <w:t xml:space="preserve"> and </w:t>
      </w:r>
      <w:proofErr w:type="spellStart"/>
      <w:r w:rsidRPr="005652DD">
        <w:t>SurfaceTrajNode</w:t>
      </w:r>
      <w:proofErr w:type="spellEnd"/>
      <w:ins w:id="427" w:author="GKARANI GEORGIA" w:date="2026-06-13T14:12:00Z">
        <w:r w:rsidR="00A416EF">
          <w:t>, which model</w:t>
        </w:r>
      </w:ins>
      <w:del w:id="428" w:author="GKARANI GEORGIA" w:date="2026-06-13T14:12:00Z">
        <w:r w:rsidR="005652DD" w:rsidDel="00A416EF">
          <w:delText>:</w:delText>
        </w:r>
      </w:del>
      <w:r w:rsidRPr="005652DD">
        <w:t xml:space="preserve"> </w:t>
      </w:r>
      <w:ins w:id="429" w:author="GKARANI GEORGIA" w:date="2026-06-13T14:54:00Z">
        <w:r w:rsidR="00FB2D68" w:rsidRPr="007F0EDA">
          <w:rPr>
            <w:rFonts w:ascii="Times New Roman" w:eastAsia="Times New Roman" w:hAnsi="Times New Roman" w:cs="Times New Roman"/>
            <w:lang w:eastAsia="el-GR"/>
          </w:rPr>
          <w:t xml:space="preserve">trajectory segments </w:t>
        </w:r>
      </w:ins>
      <w:del w:id="430" w:author="GKARANI GEORGIA" w:date="2026-06-13T14:54:00Z">
        <w:r w:rsidR="005652DD" w:rsidDel="00FB2D68">
          <w:delText xml:space="preserve">they are </w:delText>
        </w:r>
        <w:r w:rsidR="005710EB" w:rsidRPr="005652DD" w:rsidDel="00FB2D68">
          <w:delText>specialized</w:delText>
        </w:r>
        <w:r w:rsidRPr="005652DD" w:rsidDel="00FB2D68">
          <w:delText xml:space="preserve"> nodes for segments </w:delText>
        </w:r>
      </w:del>
      <w:r w:rsidRPr="005652DD">
        <w:t xml:space="preserve">at </w:t>
      </w:r>
      <w:del w:id="431" w:author="GKARANI GEORGIA" w:date="2026-06-13T14:54:00Z">
        <w:r w:rsidR="00DE6091" w:rsidDel="00B21FA6">
          <w:delText xml:space="preserve">some </w:delText>
        </w:r>
      </w:del>
      <w:ins w:id="432" w:author="GKARANI GEORGIA" w:date="2026-06-13T14:54:00Z">
        <w:r w:rsidR="00B21FA6">
          <w:t xml:space="preserve">a </w:t>
        </w:r>
      </w:ins>
      <w:r w:rsidR="00DE6091">
        <w:t>specific</w:t>
      </w:r>
      <w:r w:rsidRPr="005652DD">
        <w:t xml:space="preserve"> depth and at the </w:t>
      </w:r>
      <w:ins w:id="433" w:author="GKARANI GEORGIA" w:date="2026-06-13T14:54:00Z">
        <w:r w:rsidR="00B21FA6">
          <w:t xml:space="preserve">ocean </w:t>
        </w:r>
      </w:ins>
      <w:r w:rsidRPr="005652DD">
        <w:t xml:space="preserve">surface, respectively, enabling </w:t>
      </w:r>
      <w:ins w:id="434" w:author="GKARANI GEORGIA" w:date="2026-06-13T14:55:00Z">
        <w:r w:rsidR="00B21FA6">
          <w:t xml:space="preserve">the </w:t>
        </w:r>
      </w:ins>
      <w:r w:rsidRPr="005652DD">
        <w:t xml:space="preserve">analysis of current influence at different </w:t>
      </w:r>
      <w:ins w:id="435" w:author="GKARANI GEORGIA" w:date="2026-06-13T14:55:00Z">
        <w:r w:rsidR="00B21FA6">
          <w:t xml:space="preserve">depth </w:t>
        </w:r>
      </w:ins>
      <w:r w:rsidRPr="005652DD">
        <w:t>levels</w:t>
      </w:r>
      <w:r w:rsidR="0044419A">
        <w:t xml:space="preserve">, and iii) </w:t>
      </w:r>
      <w:proofErr w:type="spellStart"/>
      <w:r w:rsidRPr="005652DD">
        <w:t>Subtrajector</w:t>
      </w:r>
      <w:ins w:id="436" w:author="GKARANI GEORGIA" w:date="2026-06-13T14:55:00Z">
        <w:r w:rsidR="00B21FA6">
          <w:t>y</w:t>
        </w:r>
        <w:proofErr w:type="spellEnd"/>
        <w:r w:rsidR="00B21FA6">
          <w:t>, which</w:t>
        </w:r>
      </w:ins>
      <w:del w:id="437" w:author="GKARANI GEORGIA" w:date="2026-06-13T14:55:00Z">
        <w:r w:rsidRPr="005652DD" w:rsidDel="00B21FA6">
          <w:delText>y</w:delText>
        </w:r>
        <w:r w:rsidR="005652DD" w:rsidDel="00B21FA6">
          <w:delText>: it</w:delText>
        </w:r>
      </w:del>
      <w:r w:rsidRPr="005652DD">
        <w:t xml:space="preserve"> </w:t>
      </w:r>
      <w:del w:id="438" w:author="GKARANI GEORGIA" w:date="2026-06-13T15:25:00Z">
        <w:r w:rsidRPr="005652DD" w:rsidDel="00B65972">
          <w:delText xml:space="preserve">denotes </w:delText>
        </w:r>
      </w:del>
      <w:ins w:id="439" w:author="GKARANI GEORGIA" w:date="2026-06-13T15:25:00Z">
        <w:r w:rsidR="00B65972">
          <w:t>represents</w:t>
        </w:r>
        <w:r w:rsidR="00B65972" w:rsidRPr="005652DD">
          <w:t xml:space="preserve"> </w:t>
        </w:r>
      </w:ins>
      <w:del w:id="440" w:author="GKARANI GEORGIA" w:date="2026-06-13T15:25:00Z">
        <w:r w:rsidR="005652DD" w:rsidDel="00A12C2D">
          <w:delText xml:space="preserve">a </w:delText>
        </w:r>
        <w:r w:rsidRPr="005652DD" w:rsidDel="00A12C2D">
          <w:delText xml:space="preserve">part of </w:delText>
        </w:r>
      </w:del>
      <w:r w:rsidRPr="005652DD">
        <w:t xml:space="preserve">a trajectory </w:t>
      </w:r>
      <w:ins w:id="441" w:author="GKARANI GEORGIA" w:date="2026-06-13T15:25:00Z">
        <w:r w:rsidR="00A12C2D">
          <w:t xml:space="preserve">segment occurring either </w:t>
        </w:r>
      </w:ins>
      <w:r w:rsidRPr="005652DD">
        <w:t xml:space="preserve">at a specific depth or </w:t>
      </w:r>
      <w:del w:id="442" w:author="GKARANI GEORGIA" w:date="2026-06-13T15:25:00Z">
        <w:r w:rsidRPr="005652DD" w:rsidDel="00A12C2D">
          <w:delText xml:space="preserve">on </w:delText>
        </w:r>
      </w:del>
      <w:ins w:id="443" w:author="GKARANI GEORGIA" w:date="2026-06-13T15:25:00Z">
        <w:r w:rsidR="00A12C2D">
          <w:t>at</w:t>
        </w:r>
        <w:r w:rsidR="00A12C2D" w:rsidRPr="005652DD">
          <w:t xml:space="preserve"> </w:t>
        </w:r>
      </w:ins>
      <w:r w:rsidRPr="005652DD">
        <w:t>the surface during a single operational cycle of the float.</w:t>
      </w:r>
      <w:r w:rsidR="00677EBF">
        <w:t xml:space="preserve"> </w:t>
      </w:r>
      <w:proofErr w:type="spellStart"/>
      <w:r>
        <w:t>CoGAT</w:t>
      </w:r>
      <w:proofErr w:type="spellEnd"/>
      <w:r>
        <w:t xml:space="preserve"> is </w:t>
      </w:r>
      <w:del w:id="444" w:author="GKARANI GEORGIA" w:date="2026-06-13T15:26:00Z">
        <w:r w:rsidDel="00DC20C5">
          <w:delText xml:space="preserve">compared </w:delText>
        </w:r>
      </w:del>
      <w:ins w:id="445" w:author="GKARANI GEORGIA" w:date="2026-06-13T15:26:00Z">
        <w:r w:rsidR="00DC20C5">
          <w:t xml:space="preserve">evaluated </w:t>
        </w:r>
      </w:ins>
      <w:del w:id="446" w:author="GKARANI GEORGIA" w:date="2026-06-13T15:26:00Z">
        <w:r w:rsidRPr="000E253F" w:rsidDel="00DC20C5">
          <w:delText xml:space="preserve">with </w:delText>
        </w:r>
      </w:del>
      <w:ins w:id="447" w:author="GKARANI GEORGIA" w:date="2026-06-13T15:26:00Z">
        <w:r w:rsidR="00DC20C5">
          <w:t>against</w:t>
        </w:r>
        <w:r w:rsidR="00DC20C5" w:rsidRPr="000E253F">
          <w:t xml:space="preserve"> </w:t>
        </w:r>
      </w:ins>
      <w:r w:rsidRPr="000E253F">
        <w:t>OSATDB</w:t>
      </w:r>
      <w:ins w:id="448" w:author="GKARANI GEORGIA" w:date="2026-06-13T15:26:00Z">
        <w:r w:rsidR="00DC20C5">
          <w:t xml:space="preserve">, an </w:t>
        </w:r>
      </w:ins>
      <w:del w:id="449" w:author="GKARANI GEORGIA" w:date="2026-06-13T15:26:00Z">
        <w:r w:rsidRPr="000E253F" w:rsidDel="00DC20C5">
          <w:delText xml:space="preserve"> (</w:delText>
        </w:r>
        <w:r w:rsidDel="00DC20C5">
          <w:delText xml:space="preserve">the </w:delText>
        </w:r>
      </w:del>
      <w:r>
        <w:t xml:space="preserve">Oracle Spatial–based Argo Trajectory </w:t>
      </w:r>
      <w:r w:rsidR="00F2692D">
        <w:t>DB</w:t>
      </w:r>
      <w:ins w:id="450" w:author="GKARANI GEORGIA" w:date="2026-06-13T15:26:00Z">
        <w:r w:rsidR="00DC20C5">
          <w:t xml:space="preserve"> proposed by </w:t>
        </w:r>
      </w:ins>
      <w:del w:id="451" w:author="GKARANI GEORGIA" w:date="2026-06-13T15:26:00Z">
        <w:r w:rsidDel="00DC20C5">
          <w:delText>;</w:delText>
        </w:r>
      </w:del>
      <w:r>
        <w:t xml:space="preserve"> </w:t>
      </w:r>
      <w:proofErr w:type="spellStart"/>
      <w:r>
        <w:t>Xue</w:t>
      </w:r>
      <w:proofErr w:type="spellEnd"/>
      <w:r>
        <w:t>, </w:t>
      </w:r>
      <w:proofErr w:type="spellStart"/>
      <w:r>
        <w:t>Cunjin</w:t>
      </w:r>
      <w:proofErr w:type="spellEnd"/>
      <w:r>
        <w:t> et al.</w:t>
      </w:r>
      <w:del w:id="452" w:author="GKARANI GEORGIA" w:date="2026-06-13T15:26:00Z">
        <w:r w:rsidDel="00DC20C5">
          <w:delText>,</w:delText>
        </w:r>
      </w:del>
      <w:r>
        <w:t> </w:t>
      </w:r>
      <w:ins w:id="453" w:author="GKARANI GEORGIA" w:date="2026-06-13T15:26:00Z">
        <w:r w:rsidR="00DC20C5">
          <w:t>(</w:t>
        </w:r>
      </w:ins>
      <w:r>
        <w:t xml:space="preserve">2021), </w:t>
      </w:r>
      <w:ins w:id="454" w:author="GKARANI GEORGIA" w:date="2026-06-13T15:27:00Z">
        <w:r w:rsidR="00DC20C5">
          <w:t xml:space="preserve">which follows </w:t>
        </w:r>
      </w:ins>
      <w:del w:id="455" w:author="GKARANI GEORGIA" w:date="2026-06-13T15:27:00Z">
        <w:r w:rsidDel="00DC20C5">
          <w:delText xml:space="preserve">the </w:delText>
        </w:r>
      </w:del>
      <w:ins w:id="456" w:author="GKARANI GEORGIA" w:date="2026-06-13T15:27:00Z">
        <w:r w:rsidR="00DC20C5">
          <w:t xml:space="preserve">a </w:t>
        </w:r>
      </w:ins>
      <w:r>
        <w:t xml:space="preserve">conventional relational </w:t>
      </w:r>
      <w:del w:id="457" w:author="GKARANI GEORGIA" w:date="2026-06-13T15:29:00Z">
        <w:r w:rsidDel="002F40C5">
          <w:delText xml:space="preserve">model </w:delText>
        </w:r>
      </w:del>
      <w:ins w:id="458" w:author="GKARANI GEORGIA" w:date="2026-06-13T15:29:00Z">
        <w:r w:rsidR="002F40C5">
          <w:t>approach</w:t>
        </w:r>
      </w:ins>
      <w:del w:id="459" w:author="GKARANI GEORGIA" w:date="2026-06-13T15:29:00Z">
        <w:r w:rsidDel="002F40C5">
          <w:delText>for such analyses</w:delText>
        </w:r>
      </w:del>
      <w:r>
        <w:t xml:space="preserve">. The authors conclude that </w:t>
      </w:r>
      <w:proofErr w:type="spellStart"/>
      <w:r>
        <w:t>CoGAT</w:t>
      </w:r>
      <w:proofErr w:type="spellEnd"/>
      <w:r>
        <w:t xml:space="preserve"> </w:t>
      </w:r>
      <w:del w:id="460" w:author="GKARANI GEORGIA" w:date="2026-06-13T15:28:00Z">
        <w:r w:rsidDel="00DC20C5">
          <w:delText xml:space="preserve">is </w:delText>
        </w:r>
      </w:del>
      <w:ins w:id="461" w:author="GKARANI GEORGIA" w:date="2026-06-13T15:28:00Z">
        <w:r w:rsidR="00DC20C5">
          <w:t xml:space="preserve">achieves higher </w:t>
        </w:r>
      </w:ins>
      <w:r>
        <w:t>computational</w:t>
      </w:r>
      <w:del w:id="462" w:author="GKARANI GEORGIA" w:date="2026-06-16T09:52:00Z">
        <w:r w:rsidDel="00017945">
          <w:delText>ly</w:delText>
        </w:r>
      </w:del>
      <w:r>
        <w:t xml:space="preserve"> </w:t>
      </w:r>
      <w:del w:id="463" w:author="GKARANI GEORGIA" w:date="2026-06-13T15:28:00Z">
        <w:r w:rsidDel="00DC20C5">
          <w:delText xml:space="preserve">more </w:delText>
        </w:r>
      </w:del>
      <w:r>
        <w:t>efficien</w:t>
      </w:r>
      <w:ins w:id="464" w:author="GKARANI GEORGIA" w:date="2026-06-13T15:28:00Z">
        <w:r w:rsidR="00DC20C5">
          <w:t>cy</w:t>
        </w:r>
      </w:ins>
      <w:del w:id="465" w:author="GKARANI GEORGIA" w:date="2026-06-13T15:28:00Z">
        <w:r w:rsidDel="00DC20C5">
          <w:delText>t</w:delText>
        </w:r>
      </w:del>
      <w:r>
        <w:t xml:space="preserve"> than OSATDB</w:t>
      </w:r>
      <w:ins w:id="466" w:author="GKARANI GEORGIA" w:date="2026-06-13T15:30:00Z">
        <w:r w:rsidR="002F40C5">
          <w:t xml:space="preserve"> </w:t>
        </w:r>
        <w:r w:rsidR="002F40C5" w:rsidRPr="007F0EDA">
          <w:rPr>
            <w:rFonts w:ascii="Times New Roman" w:eastAsia="Times New Roman" w:hAnsi="Times New Roman" w:cs="Times New Roman"/>
            <w:lang w:eastAsia="el-GR"/>
          </w:rPr>
          <w:t>for the supported trajectory analysis tasks</w:t>
        </w:r>
      </w:ins>
      <w:r>
        <w:t>.</w:t>
      </w:r>
    </w:p>
    <w:p w14:paraId="5A0FD147" w14:textId="4A7BF6D4" w:rsidR="002C5D51" w:rsidRPr="00DC59AF" w:rsidRDefault="00895E06" w:rsidP="00DC59AF">
      <w:pPr>
        <w:pStyle w:val="a0"/>
        <w:jc w:val="both"/>
      </w:pPr>
      <w:del w:id="467" w:author="GKARANI GEORGIA" w:date="2026-06-13T15:31:00Z">
        <w:r w:rsidRPr="000E253F" w:rsidDel="002C5D51">
          <w:delText xml:space="preserve">In </w:delText>
        </w:r>
      </w:del>
      <w:proofErr w:type="spellStart"/>
      <w:r w:rsidRPr="000E253F">
        <w:t>Elayam</w:t>
      </w:r>
      <w:proofErr w:type="spellEnd"/>
      <w:r w:rsidRPr="000E253F">
        <w:t xml:space="preserve"> et al. (2022) </w:t>
      </w:r>
      <w:ins w:id="468" w:author="GKARANI GEORGIA" w:date="2026-06-13T15:31:00Z">
        <w:r w:rsidR="002C5D51">
          <w:t xml:space="preserve">introduces </w:t>
        </w:r>
      </w:ins>
      <w:r w:rsidRPr="000E253F">
        <w:t>a hierarchical</w:t>
      </w:r>
      <w:r>
        <w:t xml:space="preserve"> graph</w:t>
      </w:r>
      <w:r>
        <w:noBreakHyphen/>
        <w:t xml:space="preserve">based model </w:t>
      </w:r>
      <w:del w:id="469" w:author="GKARANI GEORGIA" w:date="2026-06-13T15:31:00Z">
        <w:r w:rsidDel="002C5D51">
          <w:delText xml:space="preserve">is introduced </w:delText>
        </w:r>
      </w:del>
      <w:r>
        <w:t xml:space="preserve">for representing and </w:t>
      </w:r>
      <w:r w:rsidR="0033686A">
        <w:t>analyzing</w:t>
      </w:r>
      <w:r>
        <w:t xml:space="preserve"> mobility data</w:t>
      </w:r>
      <w:r w:rsidR="00843D95">
        <w:t>.</w:t>
      </w:r>
      <w:r>
        <w:t xml:space="preserve"> </w:t>
      </w:r>
      <w:r w:rsidR="00843D95">
        <w:t>The model is evaluated</w:t>
      </w:r>
      <w:r>
        <w:t xml:space="preserve"> </w:t>
      </w:r>
      <w:del w:id="470" w:author="GKARANI GEORGIA" w:date="2026-06-13T15:31:00Z">
        <w:r w:rsidDel="002C5D51">
          <w:delText xml:space="preserve">with </w:delText>
        </w:r>
      </w:del>
      <w:ins w:id="471" w:author="GKARANI GEORGIA" w:date="2026-06-13T15:31:00Z">
        <w:r w:rsidR="002C5D51">
          <w:t xml:space="preserve">using </w:t>
        </w:r>
      </w:ins>
      <w:r>
        <w:t>historical records from the European maritime network</w:t>
      </w:r>
      <w:ins w:id="472" w:author="GKARANI GEORGIA" w:date="2026-06-13T15:31:00Z">
        <w:r w:rsidR="002C5D51">
          <w:t xml:space="preserve"> and is designed to</w:t>
        </w:r>
      </w:ins>
      <w:ins w:id="473" w:author="GKARANI GEORGIA" w:date="2026-06-13T15:32:00Z">
        <w:r w:rsidR="002C5D51">
          <w:t xml:space="preserve"> </w:t>
        </w:r>
      </w:ins>
      <w:del w:id="474" w:author="GKARANI GEORGIA" w:date="2026-06-13T15:32:00Z">
        <w:r w:rsidDel="002C5D51">
          <w:delText xml:space="preserve">. The framework </w:delText>
        </w:r>
      </w:del>
      <w:r w:rsidR="00DE6091">
        <w:t>identif</w:t>
      </w:r>
      <w:ins w:id="475" w:author="GKARANI GEORGIA" w:date="2026-06-13T15:32:00Z">
        <w:r w:rsidR="002C5D51">
          <w:t>y</w:t>
        </w:r>
      </w:ins>
      <w:del w:id="476" w:author="GKARANI GEORGIA" w:date="2026-06-13T15:32:00Z">
        <w:r w:rsidR="00DE6091" w:rsidDel="002C5D51">
          <w:delText>ies</w:delText>
        </w:r>
      </w:del>
      <w:r>
        <w:t xml:space="preserve"> movement patterns across multiple spatial and temporal granularities.</w:t>
      </w:r>
      <w:r w:rsidR="00516306">
        <w:t xml:space="preserve"> </w:t>
      </w:r>
      <w:r w:rsidR="00603949">
        <w:t>The</w:t>
      </w:r>
      <w:ins w:id="477" w:author="GKARANI GEORGIA" w:date="2026-06-13T15:33:00Z">
        <w:r w:rsidR="009C16DC">
          <w:t xml:space="preserve"> proposed framework</w:t>
        </w:r>
      </w:ins>
      <w:del w:id="478" w:author="GKARANI GEORGIA" w:date="2026-06-13T15:33:00Z">
        <w:r w:rsidR="00603949" w:rsidDel="009C16DC">
          <w:delText>y</w:delText>
        </w:r>
      </w:del>
      <w:r w:rsidR="00603949">
        <w:t xml:space="preserve"> </w:t>
      </w:r>
      <w:del w:id="479" w:author="GKARANI GEORGIA" w:date="2026-06-13T15:33:00Z">
        <w:r w:rsidR="00603949" w:rsidDel="009C16DC">
          <w:delText>use</w:delText>
        </w:r>
        <w:r w:rsidDel="009C16DC">
          <w:delText xml:space="preserve"> </w:delText>
        </w:r>
      </w:del>
      <w:ins w:id="480" w:author="GKARANI GEORGIA" w:date="2026-06-13T15:33:00Z">
        <w:r w:rsidR="009C16DC">
          <w:t xml:space="preserve">combines </w:t>
        </w:r>
      </w:ins>
      <w:proofErr w:type="spellStart"/>
      <w:r>
        <w:t>MovingPandas</w:t>
      </w:r>
      <w:proofErr w:type="spellEnd"/>
      <w:r>
        <w:t xml:space="preserve"> and Python for preprocessing and trajectory handling, Uber H3 for spatial indexing, and Neo4j for graph storage, trajectory </w:t>
      </w:r>
      <w:del w:id="481" w:author="GKARANI GEORGIA" w:date="2026-06-13T15:34:00Z">
        <w:r w:rsidDel="009C16DC">
          <w:delText>implementation</w:delText>
        </w:r>
      </w:del>
      <w:ins w:id="482" w:author="GKARANI GEORGIA" w:date="2026-06-13T15:34:00Z">
        <w:r w:rsidR="009C16DC">
          <w:t>representation</w:t>
        </w:r>
      </w:ins>
      <w:r>
        <w:t>, and analytical quer</w:t>
      </w:r>
      <w:ins w:id="483" w:author="GKARANI GEORGIA" w:date="2026-06-13T15:34:00Z">
        <w:r w:rsidR="009C16DC">
          <w:t>ying</w:t>
        </w:r>
      </w:ins>
      <w:del w:id="484" w:author="GKARANI GEORGIA" w:date="2026-06-13T15:34:00Z">
        <w:r w:rsidDel="009C16DC">
          <w:delText>ies</w:delText>
        </w:r>
      </w:del>
      <w:r>
        <w:t>.</w:t>
      </w:r>
      <w:r w:rsidR="000E253F">
        <w:t xml:space="preserve"> </w:t>
      </w:r>
      <w:r>
        <w:t xml:space="preserve">The model </w:t>
      </w:r>
      <w:del w:id="485" w:author="GKARANI GEORGIA" w:date="2026-06-13T15:34:00Z">
        <w:r w:rsidDel="009C16DC">
          <w:delText xml:space="preserve">employs </w:delText>
        </w:r>
      </w:del>
      <w:ins w:id="486" w:author="GKARANI GEORGIA" w:date="2026-06-13T15:34:00Z">
        <w:r w:rsidR="009C16DC">
          <w:t xml:space="preserve">adopts </w:t>
        </w:r>
      </w:ins>
      <w:r>
        <w:t xml:space="preserve">a hierarchical </w:t>
      </w:r>
      <w:r>
        <w:lastRenderedPageBreak/>
        <w:t xml:space="preserve">graph structure that </w:t>
      </w:r>
      <w:del w:id="487" w:author="GKARANI GEORGIA" w:date="2026-06-13T15:35:00Z">
        <w:r w:rsidDel="009C16DC">
          <w:delText xml:space="preserve">supports </w:delText>
        </w:r>
      </w:del>
      <w:ins w:id="488" w:author="GKARANI GEORGIA" w:date="2026-06-13T15:35:00Z">
        <w:r w:rsidR="009C16DC">
          <w:t xml:space="preserve">enables </w:t>
        </w:r>
      </w:ins>
      <w:r>
        <w:t>analysis at three abstraction levels</w:t>
      </w:r>
      <w:r w:rsidR="00BA1667">
        <w:t xml:space="preserve">: </w:t>
      </w:r>
      <w:r>
        <w:t xml:space="preserve">micro, meso, and macro. Spatial partitioning </w:t>
      </w:r>
      <w:del w:id="489" w:author="GKARANI GEORGIA" w:date="2026-06-13T15:35:00Z">
        <w:r w:rsidDel="00E74FD1">
          <w:delText xml:space="preserve">uses </w:delText>
        </w:r>
      </w:del>
      <w:ins w:id="490" w:author="GKARANI GEORGIA" w:date="2026-06-13T15:35:00Z">
        <w:r w:rsidR="00E74FD1">
          <w:t xml:space="preserve">is based on </w:t>
        </w:r>
      </w:ins>
      <w:r>
        <w:t>hexagonal H3 grids, simplifying nearest</w:t>
      </w:r>
      <w:r>
        <w:noBreakHyphen/>
      </w:r>
      <w:r w:rsidR="0033686A">
        <w:t>neighbor</w:t>
      </w:r>
      <w:r>
        <w:t xml:space="preserve"> searches and </w:t>
      </w:r>
      <w:del w:id="491" w:author="GKARANI GEORGIA" w:date="2026-06-13T15:35:00Z">
        <w:r w:rsidDel="00E74FD1">
          <w:delText xml:space="preserve">enabling </w:delText>
        </w:r>
      </w:del>
      <w:ins w:id="492" w:author="GKARANI GEORGIA" w:date="2026-06-13T15:35:00Z">
        <w:r w:rsidR="00E74FD1">
          <w:t xml:space="preserve">supports </w:t>
        </w:r>
      </w:ins>
      <w:r>
        <w:t>six</w:t>
      </w:r>
      <w:r>
        <w:noBreakHyphen/>
        <w:t xml:space="preserve">direction movement analysis. Temporal partitioning </w:t>
      </w:r>
      <w:ins w:id="493" w:author="GKARANI GEORGIA" w:date="2026-06-13T15:37:00Z">
        <w:r w:rsidR="00E74FD1">
          <w:t xml:space="preserve">defined </w:t>
        </w:r>
      </w:ins>
      <w:del w:id="494" w:author="GKARANI GEORGIA" w:date="2026-06-13T15:37:00Z">
        <w:r w:rsidR="00843D95" w:rsidDel="00E74FD1">
          <w:delText>(</w:delText>
        </w:r>
      </w:del>
      <w:r w:rsidR="00843D95">
        <w:t xml:space="preserve">in </w:t>
      </w:r>
      <w:r>
        <w:t>hours, days, weeks, or months</w:t>
      </w:r>
      <w:ins w:id="495" w:author="GKARANI GEORGIA" w:date="2026-06-13T15:37:00Z">
        <w:r w:rsidR="00E74FD1">
          <w:t>,</w:t>
        </w:r>
      </w:ins>
      <w:del w:id="496" w:author="GKARANI GEORGIA" w:date="2026-06-13T15:37:00Z">
        <w:r w:rsidR="00843D95" w:rsidDel="00E74FD1">
          <w:delText>)</w:delText>
        </w:r>
      </w:del>
      <w:r>
        <w:t xml:space="preserve"> </w:t>
      </w:r>
      <w:del w:id="497" w:author="GKARANI GEORGIA" w:date="2026-06-13T15:36:00Z">
        <w:r w:rsidDel="00E74FD1">
          <w:delText xml:space="preserve">lets </w:delText>
        </w:r>
      </w:del>
      <w:ins w:id="498" w:author="GKARANI GEORGIA" w:date="2026-06-13T15:36:00Z">
        <w:r w:rsidR="00E74FD1">
          <w:t xml:space="preserve">allows </w:t>
        </w:r>
      </w:ins>
      <w:r>
        <w:t xml:space="preserve">analysts </w:t>
      </w:r>
      <w:ins w:id="499" w:author="GKARANI GEORGIA" w:date="2026-06-13T15:36:00Z">
        <w:r w:rsidR="00E74FD1">
          <w:t xml:space="preserve">to </w:t>
        </w:r>
      </w:ins>
      <w:del w:id="500" w:author="GKARANI GEORGIA" w:date="2026-06-13T15:36:00Z">
        <w:r w:rsidDel="00E74FD1">
          <w:delText xml:space="preserve">build </w:delText>
        </w:r>
      </w:del>
      <w:ins w:id="501" w:author="GKARANI GEORGIA" w:date="2026-06-13T15:36:00Z">
        <w:r w:rsidR="00E74FD1">
          <w:t xml:space="preserve">construct and examine </w:t>
        </w:r>
      </w:ins>
      <w:r>
        <w:t xml:space="preserve">graphs at </w:t>
      </w:r>
      <w:r w:rsidR="00BA1667">
        <w:t>different</w:t>
      </w:r>
      <w:r>
        <w:t xml:space="preserve"> time granularities.</w:t>
      </w:r>
      <w:r w:rsidR="000E253F">
        <w:t xml:space="preserve"> </w:t>
      </w:r>
      <w:r w:rsidR="006B574D" w:rsidRPr="006B574D">
        <w:t xml:space="preserve">The study </w:t>
      </w:r>
      <w:ins w:id="502" w:author="GKARANI GEORGIA" w:date="2026-06-13T15:38:00Z">
        <w:r w:rsidR="001F1316" w:rsidRPr="007F0EDA">
          <w:rPr>
            <w:rFonts w:ascii="Times New Roman" w:eastAsia="Times New Roman" w:hAnsi="Times New Roman" w:cs="Times New Roman"/>
            <w:lang w:eastAsia="el-GR"/>
          </w:rPr>
          <w:t>demonstrates the usefulness of the model by identifying, among other findings,</w:t>
        </w:r>
        <w:r w:rsidR="001F1316">
          <w:rPr>
            <w:rFonts w:ascii="Times New Roman" w:eastAsia="Times New Roman" w:hAnsi="Times New Roman" w:cs="Times New Roman"/>
            <w:lang w:eastAsia="el-GR"/>
          </w:rPr>
          <w:t xml:space="preserve"> </w:t>
        </w:r>
      </w:ins>
      <w:del w:id="503" w:author="GKARANI GEORGIA" w:date="2026-06-13T15:38:00Z">
        <w:r w:rsidR="006B574D" w:rsidRPr="006B574D" w:rsidDel="001F1316">
          <w:delText xml:space="preserve">finds, e.g., </w:delText>
        </w:r>
        <w:r w:rsidR="006B574D" w:rsidDel="001F1316">
          <w:delText xml:space="preserve">a </w:delText>
        </w:r>
      </w:del>
      <w:r w:rsidR="006B574D" w:rsidRPr="006B574D">
        <w:t>difference</w:t>
      </w:r>
      <w:ins w:id="504" w:author="GKARANI GEORGIA" w:date="2026-06-13T15:38:00Z">
        <w:r w:rsidR="001F1316">
          <w:t>s</w:t>
        </w:r>
      </w:ins>
      <w:r w:rsidR="006B574D" w:rsidRPr="006B574D">
        <w:t xml:space="preserve"> </w:t>
      </w:r>
      <w:del w:id="505" w:author="GKARANI GEORGIA" w:date="2026-06-13T15:38:00Z">
        <w:r w:rsidR="006B574D" w:rsidRPr="006B574D" w:rsidDel="001F1316">
          <w:delText xml:space="preserve">of </w:delText>
        </w:r>
      </w:del>
      <w:ins w:id="506" w:author="GKARANI GEORGIA" w:date="2026-06-13T15:38:00Z">
        <w:r w:rsidR="001F1316">
          <w:t>in traffic</w:t>
        </w:r>
        <w:r w:rsidR="001F1316" w:rsidRPr="006B574D">
          <w:t xml:space="preserve"> </w:t>
        </w:r>
      </w:ins>
      <w:r w:rsidR="006B574D" w:rsidRPr="006B574D">
        <w:t>flow</w:t>
      </w:r>
      <w:ins w:id="507" w:author="GKARANI GEORGIA" w:date="2026-06-13T15:38:00Z">
        <w:r w:rsidR="001F1316">
          <w:t>s</w:t>
        </w:r>
      </w:ins>
      <w:r w:rsidR="006B574D" w:rsidRPr="006B574D">
        <w:t xml:space="preserve"> between </w:t>
      </w:r>
      <w:del w:id="508" w:author="GKARANI GEORGIA" w:date="2026-06-13T15:39:00Z">
        <w:r w:rsidR="006B574D" w:rsidDel="001F1316">
          <w:delText xml:space="preserve">some </w:delText>
        </w:r>
      </w:del>
      <w:ins w:id="509" w:author="GKARANI GEORGIA" w:date="2026-06-13T15:39:00Z">
        <w:r w:rsidR="001F1316">
          <w:t xml:space="preserve">specific </w:t>
        </w:r>
      </w:ins>
      <w:r w:rsidR="006B574D">
        <w:t xml:space="preserve">port </w:t>
      </w:r>
      <w:r w:rsidR="006B574D" w:rsidRPr="006B574D">
        <w:t xml:space="preserve">origins and </w:t>
      </w:r>
      <w:del w:id="510" w:author="GKARANI GEORGIA" w:date="2026-06-13T15:39:00Z">
        <w:r w:rsidR="006B574D" w:rsidDel="001F1316">
          <w:delText xml:space="preserve">some port </w:delText>
        </w:r>
      </w:del>
      <w:r w:rsidR="006B574D" w:rsidRPr="006B574D">
        <w:t>destinations</w:t>
      </w:r>
      <w:r>
        <w:t xml:space="preserve">. </w:t>
      </w:r>
      <w:ins w:id="511" w:author="GKARANI GEORGIA" w:date="2026-06-13T15:39:00Z">
        <w:r w:rsidR="001F1316">
          <w:t>As f</w:t>
        </w:r>
      </w:ins>
      <w:del w:id="512" w:author="GKARANI GEORGIA" w:date="2026-06-13T15:39:00Z">
        <w:r w:rsidDel="001F1316">
          <w:delText>F</w:delText>
        </w:r>
      </w:del>
      <w:r>
        <w:t>uture work</w:t>
      </w:r>
      <w:ins w:id="513" w:author="GKARANI GEORGIA" w:date="2026-06-13T15:39:00Z">
        <w:r w:rsidR="001F1316">
          <w:t>, the authors</w:t>
        </w:r>
      </w:ins>
      <w:r>
        <w:t xml:space="preserve"> </w:t>
      </w:r>
      <w:del w:id="514" w:author="GKARANI GEORGIA" w:date="2026-06-13T15:39:00Z">
        <w:r w:rsidDel="001F1316">
          <w:delText>aims to</w:delText>
        </w:r>
      </w:del>
      <w:ins w:id="515" w:author="GKARANI GEORGIA" w:date="2026-06-13T15:39:00Z">
        <w:r w:rsidR="001F1316">
          <w:t>propose</w:t>
        </w:r>
      </w:ins>
      <w:r>
        <w:t xml:space="preserve"> enrich</w:t>
      </w:r>
      <w:ins w:id="516" w:author="GKARANI GEORGIA" w:date="2026-06-13T15:39:00Z">
        <w:r w:rsidR="001F1316">
          <w:t>ing</w:t>
        </w:r>
      </w:ins>
      <w:r>
        <w:t xml:space="preserve"> the model with environmental and contextual data</w:t>
      </w:r>
      <w:ins w:id="517" w:author="GKARANI GEORGIA" w:date="2026-06-13T15:41:00Z">
        <w:r w:rsidR="001F1316">
          <w:t xml:space="preserve"> </w:t>
        </w:r>
        <w:r w:rsidR="001F1316" w:rsidRPr="007F0EDA">
          <w:rPr>
            <w:rFonts w:ascii="Times New Roman" w:eastAsia="Times New Roman" w:hAnsi="Times New Roman" w:cs="Times New Roman"/>
            <w:lang w:eastAsia="el-GR"/>
          </w:rPr>
          <w:t>to support more comprehensive mobility analysis.</w:t>
        </w:r>
      </w:ins>
      <w:del w:id="518" w:author="GKARANI GEORGIA" w:date="2026-06-13T15:41:00Z">
        <w:r w:rsidDel="001F1316">
          <w:delText>.</w:delText>
        </w:r>
      </w:del>
    </w:p>
    <w:p w14:paraId="7FF22B25" w14:textId="1EA74908" w:rsidR="00A170E9" w:rsidRPr="00A170E9" w:rsidRDefault="00A170E9" w:rsidP="00A170E9">
      <w:pPr>
        <w:pStyle w:val="a0"/>
        <w:rPr>
          <w:b/>
          <w:bCs/>
        </w:rPr>
      </w:pPr>
      <w:r w:rsidRPr="00A170E9">
        <w:rPr>
          <w:b/>
          <w:bCs/>
        </w:rPr>
        <w:t>2.1. Blockchain analysis with GDBs</w:t>
      </w:r>
    </w:p>
    <w:p w14:paraId="645BD137" w14:textId="7C3A21B9" w:rsidR="00BF3DA6" w:rsidRDefault="00A170E9" w:rsidP="00A170E9">
      <w:pPr>
        <w:pStyle w:val="a0"/>
        <w:jc w:val="both"/>
      </w:pPr>
      <w:proofErr w:type="spellStart"/>
      <w:r>
        <w:t>Estupiñán</w:t>
      </w:r>
      <w:proofErr w:type="spellEnd"/>
      <w:r>
        <w:t xml:space="preserve"> (2020) analyses Ethereum</w:t>
      </w:r>
      <w:r>
        <w:noBreakHyphen/>
        <w:t xml:space="preserve">blockchain modelling, loading, and querying with Neo4j, </w:t>
      </w:r>
      <w:proofErr w:type="spellStart"/>
      <w:r>
        <w:t>JanusGraph</w:t>
      </w:r>
      <w:proofErr w:type="spellEnd"/>
      <w:r>
        <w:t> </w:t>
      </w:r>
      <w:del w:id="519" w:author="GKARANI GEORGIA" w:date="2026-06-13T15:42:00Z">
        <w:r w:rsidDel="00BF3DA6">
          <w:delText>(</w:delText>
        </w:r>
        <w:r w:rsidRPr="00330EB1" w:rsidDel="00BF3DA6">
          <w:rPr>
            <w:i/>
            <w:iCs/>
          </w:rPr>
          <w:delText>https://janusgraph.org</w:delText>
        </w:r>
        <w:r w:rsidDel="00BF3DA6">
          <w:delText xml:space="preserve">), </w:delText>
        </w:r>
      </w:del>
      <w:r>
        <w:t>and DSE Graph</w:t>
      </w:r>
      <w:ins w:id="520" w:author="GKARANI GEORGIA" w:date="2026-06-13T15:42:00Z">
        <w:r w:rsidR="00BF3DA6">
          <w:t xml:space="preserve">. </w:t>
        </w:r>
      </w:ins>
      <w:del w:id="521" w:author="GKARANI GEORGIA" w:date="2026-06-13T15:42:00Z">
        <w:r w:rsidDel="00BF3DA6">
          <w:delText> (</w:delText>
        </w:r>
        <w:r w:rsidR="004F37DC" w:rsidDel="00BF3DA6">
          <w:fldChar w:fldCharType="begin"/>
        </w:r>
        <w:r w:rsidR="004F37DC" w:rsidDel="00BF3DA6">
          <w:delInstrText xml:space="preserve"> HYPERLINK "https://docs.datastax.com/en/home/index.html" </w:delInstrText>
        </w:r>
        <w:r w:rsidR="004F37DC" w:rsidDel="00BF3DA6">
          <w:fldChar w:fldCharType="separate"/>
        </w:r>
        <w:r w:rsidRPr="00D219B6" w:rsidDel="00BF3DA6">
          <w:delText>https://docs.datastax.com/en/home/index.html</w:delText>
        </w:r>
        <w:r w:rsidR="004F37DC" w:rsidDel="00BF3DA6">
          <w:fldChar w:fldCharType="end"/>
        </w:r>
        <w:r w:rsidRPr="00D219B6" w:rsidDel="00BF3DA6">
          <w:delText>).</w:delText>
        </w:r>
        <w:r w:rsidDel="00BF3DA6">
          <w:delText xml:space="preserve"> </w:delText>
        </w:r>
      </w:del>
      <w:del w:id="522" w:author="GKARANI GEORGIA" w:date="2026-06-13T15:46:00Z">
        <w:r w:rsidDel="0043097D">
          <w:delText>He</w:delText>
        </w:r>
      </w:del>
      <w:ins w:id="523" w:author="GKARANI GEORGIA" w:date="2026-06-13T15:46:00Z">
        <w:r w:rsidR="0043097D">
          <w:t>The study</w:t>
        </w:r>
      </w:ins>
      <w:r>
        <w:t xml:space="preserve"> focuses on </w:t>
      </w:r>
      <w:r w:rsidRPr="00BF3DA6">
        <w:rPr>
          <w:iCs/>
          <w:rPrChange w:id="524" w:author="GKARANI GEORGIA" w:date="2026-06-13T15:43:00Z">
            <w:rPr>
              <w:i/>
              <w:iCs/>
            </w:rPr>
          </w:rPrChange>
        </w:rPr>
        <w:t>address clustering analysis</w:t>
      </w:r>
      <w:r>
        <w:t xml:space="preserve"> which aims to </w:t>
      </w:r>
      <w:ins w:id="525" w:author="GKARANI GEORGIA" w:date="2026-06-13T15:47:00Z">
        <w:r w:rsidR="0043097D" w:rsidRPr="007F0EDA">
          <w:rPr>
            <w:rFonts w:ascii="Times New Roman" w:eastAsia="Times New Roman" w:hAnsi="Times New Roman" w:cs="Times New Roman"/>
            <w:lang w:eastAsia="el-GR"/>
          </w:rPr>
          <w:t xml:space="preserve">associate multiple blockchain accounts with </w:t>
        </w:r>
      </w:ins>
      <w:del w:id="526" w:author="GKARANI GEORGIA" w:date="2026-06-13T15:47:00Z">
        <w:r w:rsidDel="0043097D">
          <w:delText xml:space="preserve">link numerous accounts to </w:delText>
        </w:r>
      </w:del>
      <w:r>
        <w:t xml:space="preserve">a single entity. Two </w:t>
      </w:r>
      <w:ins w:id="527" w:author="GKARANI GEORGIA" w:date="2026-06-13T15:47:00Z">
        <w:r w:rsidR="0043097D" w:rsidRPr="007F0EDA">
          <w:rPr>
            <w:rFonts w:ascii="Times New Roman" w:eastAsia="Times New Roman" w:hAnsi="Times New Roman" w:cs="Times New Roman"/>
            <w:lang w:eastAsia="el-GR"/>
          </w:rPr>
          <w:t xml:space="preserve">Ethereum </w:t>
        </w:r>
      </w:ins>
      <w:r>
        <w:t xml:space="preserve">address clustering use cases </w:t>
      </w:r>
      <w:del w:id="528" w:author="GKARANI GEORGIA" w:date="2026-06-13T15:47:00Z">
        <w:r w:rsidDel="0043097D">
          <w:delText xml:space="preserve">for Ethereum </w:delText>
        </w:r>
      </w:del>
      <w:r>
        <w:t xml:space="preserve">are </w:t>
      </w:r>
      <w:del w:id="529" w:author="GKARANI GEORGIA" w:date="2026-06-13T15:47:00Z">
        <w:r w:rsidDel="0043097D">
          <w:delText xml:space="preserve">considered </w:delText>
        </w:r>
      </w:del>
      <w:ins w:id="530" w:author="GKARANI GEORGIA" w:date="2026-06-13T15:47:00Z">
        <w:r w:rsidR="0043097D">
          <w:t>examined</w:t>
        </w:r>
      </w:ins>
      <w:ins w:id="531" w:author="GKARANI GEORGIA" w:date="2026-06-13T15:50:00Z">
        <w:r w:rsidR="00CE3465">
          <w:t>, both originally defined by</w:t>
        </w:r>
      </w:ins>
      <w:ins w:id="532" w:author="GKARANI GEORGIA" w:date="2026-06-13T15:47:00Z">
        <w:r w:rsidR="0043097D">
          <w:t xml:space="preserve"> </w:t>
        </w:r>
      </w:ins>
      <w:del w:id="533" w:author="GKARANI GEORGIA" w:date="2026-06-13T15:50:00Z">
        <w:r w:rsidDel="00CE3465">
          <w:delText>(these use cases are defined in (</w:delText>
        </w:r>
      </w:del>
      <w:r>
        <w:t>Victor</w:t>
      </w:r>
      <w:del w:id="534" w:author="GKARANI GEORGIA" w:date="2026-06-13T15:50:00Z">
        <w:r w:rsidDel="00CE3465">
          <w:delText>,</w:delText>
        </w:r>
      </w:del>
      <w:r>
        <w:t xml:space="preserve"> </w:t>
      </w:r>
      <w:ins w:id="535" w:author="GKARANI GEORGIA" w:date="2026-06-13T15:50:00Z">
        <w:r w:rsidR="00CE3465">
          <w:t>(</w:t>
        </w:r>
      </w:ins>
      <w:r>
        <w:t>2019</w:t>
      </w:r>
      <w:ins w:id="536" w:author="GKARANI GEORGIA" w:date="2026-06-13T15:50:00Z">
        <w:r w:rsidR="00CE3465">
          <w:t>)</w:t>
        </w:r>
      </w:ins>
      <w:del w:id="537" w:author="GKARANI GEORGIA" w:date="2026-06-13T15:50:00Z">
        <w:r w:rsidDel="00CE3465">
          <w:delText>))</w:delText>
        </w:r>
      </w:del>
      <w:r>
        <w:t xml:space="preserve">: </w:t>
      </w:r>
      <w:proofErr w:type="spellStart"/>
      <w:r>
        <w:t>i</w:t>
      </w:r>
      <w:proofErr w:type="spellEnd"/>
      <w:r>
        <w:t>) a</w:t>
      </w:r>
      <w:r w:rsidRPr="00C343D3">
        <w:t xml:space="preserve">irdrop </w:t>
      </w:r>
      <w:r>
        <w:t>m</w:t>
      </w:r>
      <w:r w:rsidRPr="00C343D3">
        <w:t>ulti-participation</w:t>
      </w:r>
      <w:ins w:id="538" w:author="GKARANI GEORGIA" w:date="2026-06-13T15:50:00Z">
        <w:r w:rsidR="00CE3465">
          <w:t>,</w:t>
        </w:r>
      </w:ins>
      <w:ins w:id="539" w:author="GKARANI GEORGIA" w:date="2026-06-13T15:51:00Z">
        <w:r w:rsidR="00CE3465">
          <w:t xml:space="preserve"> </w:t>
        </w:r>
      </w:ins>
      <w:del w:id="540" w:author="GKARANI GEORGIA" w:date="2026-06-13T15:50:00Z">
        <w:r w:rsidDel="00CE3465">
          <w:delText xml:space="preserve"> (</w:delText>
        </w:r>
      </w:del>
      <w:r>
        <w:t>whe</w:t>
      </w:r>
      <w:ins w:id="541" w:author="GKARANI GEORGIA" w:date="2026-06-13T15:51:00Z">
        <w:r w:rsidR="00CE3465">
          <w:t>re</w:t>
        </w:r>
      </w:ins>
      <w:del w:id="542" w:author="GKARANI GEORGIA" w:date="2026-06-13T15:51:00Z">
        <w:r w:rsidDel="00CE3465">
          <w:delText>n</w:delText>
        </w:r>
      </w:del>
      <w:r>
        <w:t xml:space="preserve"> </w:t>
      </w:r>
      <w:r w:rsidRPr="00C343D3">
        <w:t>a blockchain application sends free tokens to digital wallets</w:t>
      </w:r>
      <w:del w:id="543" w:author="GKARANI GEORGIA" w:date="2026-06-13T15:51:00Z">
        <w:r w:rsidDel="00CE3465">
          <w:delText>)</w:delText>
        </w:r>
      </w:del>
      <w:r>
        <w:t xml:space="preserve"> and ii) d</w:t>
      </w:r>
      <w:r w:rsidRPr="00C343D3">
        <w:t xml:space="preserve">eposit </w:t>
      </w:r>
      <w:r>
        <w:t>a</w:t>
      </w:r>
      <w:r w:rsidRPr="00C343D3">
        <w:t xml:space="preserve">ddress </w:t>
      </w:r>
      <w:r>
        <w:t>r</w:t>
      </w:r>
      <w:r w:rsidRPr="00C343D3">
        <w:t>e-use</w:t>
      </w:r>
      <w:ins w:id="544" w:author="GKARANI GEORGIA" w:date="2026-06-13T15:51:00Z">
        <w:r w:rsidR="00CE3465">
          <w:t xml:space="preserve">, </w:t>
        </w:r>
      </w:ins>
      <w:del w:id="545" w:author="GKARANI GEORGIA" w:date="2026-06-13T15:51:00Z">
        <w:r w:rsidDel="00CE3465">
          <w:delText xml:space="preserve"> (</w:delText>
        </w:r>
      </w:del>
      <w:r>
        <w:t>w</w:t>
      </w:r>
      <w:r w:rsidRPr="00D219B6">
        <w:t>he</w:t>
      </w:r>
      <w:ins w:id="546" w:author="GKARANI GEORGIA" w:date="2026-06-13T15:51:00Z">
        <w:r w:rsidR="00CE3465">
          <w:t>re</w:t>
        </w:r>
      </w:ins>
      <w:del w:id="547" w:author="GKARANI GEORGIA" w:date="2026-06-13T15:51:00Z">
        <w:r w:rsidRPr="00D219B6" w:rsidDel="00CE3465">
          <w:delText>n</w:delText>
        </w:r>
      </w:del>
      <w:r w:rsidRPr="00D219B6">
        <w:t xml:space="preserve"> </w:t>
      </w:r>
      <w:del w:id="548" w:author="GKARANI GEORGIA" w:date="2026-06-13T15:51:00Z">
        <w:r w:rsidRPr="00D219B6" w:rsidDel="00CE3465">
          <w:delText xml:space="preserve">multiple </w:delText>
        </w:r>
      </w:del>
      <w:ins w:id="549" w:author="GKARANI GEORGIA" w:date="2026-06-13T15:51:00Z">
        <w:r w:rsidR="00CE3465">
          <w:t>several</w:t>
        </w:r>
        <w:r w:rsidR="00CE3465" w:rsidRPr="00D219B6">
          <w:t xml:space="preserve"> </w:t>
        </w:r>
      </w:ins>
      <w:r w:rsidRPr="00D219B6">
        <w:t xml:space="preserve">wallets are connected </w:t>
      </w:r>
      <w:del w:id="550" w:author="GKARANI GEORGIA" w:date="2026-06-13T15:52:00Z">
        <w:r w:rsidRPr="00D219B6" w:rsidDel="00CE3465">
          <w:delText xml:space="preserve">to </w:delText>
        </w:r>
      </w:del>
      <w:ins w:id="551" w:author="GKARANI GEORGIA" w:date="2026-06-13T15:52:00Z">
        <w:r w:rsidR="00CE3465">
          <w:t>through</w:t>
        </w:r>
        <w:r w:rsidR="00CE3465" w:rsidRPr="00D219B6">
          <w:t xml:space="preserve"> </w:t>
        </w:r>
      </w:ins>
      <w:r w:rsidRPr="00D219B6">
        <w:t xml:space="preserve">a </w:t>
      </w:r>
      <w:del w:id="552" w:author="GKARANI GEORGIA" w:date="2026-06-13T15:52:00Z">
        <w:r w:rsidRPr="00D219B6" w:rsidDel="00CE3465">
          <w:delText xml:space="preserve">single </w:delText>
        </w:r>
      </w:del>
      <w:ins w:id="553" w:author="GKARANI GEORGIA" w:date="2026-06-13T15:52:00Z">
        <w:r w:rsidR="00CE3465">
          <w:t>common</w:t>
        </w:r>
        <w:r w:rsidR="00CE3465" w:rsidRPr="00D219B6">
          <w:t xml:space="preserve"> </w:t>
        </w:r>
      </w:ins>
      <w:r w:rsidRPr="00D219B6">
        <w:t>deposit address</w:t>
      </w:r>
      <w:del w:id="554" w:author="GKARANI GEORGIA" w:date="2026-06-13T15:52:00Z">
        <w:r w:rsidDel="00CE3465">
          <w:delText>)</w:delText>
        </w:r>
      </w:del>
      <w:r>
        <w:t xml:space="preserve">. </w:t>
      </w:r>
      <w:ins w:id="555" w:author="GKARANI GEORGIA" w:date="2026-06-13T16:55:00Z">
        <w:r w:rsidR="00D706C9" w:rsidRPr="007F0EDA">
          <w:rPr>
            <w:rFonts w:ascii="Times New Roman" w:eastAsia="Times New Roman" w:hAnsi="Times New Roman" w:cs="Times New Roman"/>
            <w:lang w:eastAsia="el-GR"/>
          </w:rPr>
          <w:t xml:space="preserve">For these use cases, the author </w:t>
        </w:r>
      </w:ins>
      <w:del w:id="556" w:author="GKARANI GEORGIA" w:date="2026-06-13T16:55:00Z">
        <w:r w:rsidDel="00D706C9">
          <w:delText xml:space="preserve">He </w:delText>
        </w:r>
      </w:del>
      <w:r>
        <w:t xml:space="preserve">proposes two graph models </w:t>
      </w:r>
      <w:del w:id="557" w:author="GKARANI GEORGIA" w:date="2026-06-13T16:56:00Z">
        <w:r w:rsidDel="00501783">
          <w:delText xml:space="preserve">for the </w:delText>
        </w:r>
      </w:del>
      <w:r>
        <w:t>implement</w:t>
      </w:r>
      <w:del w:id="558" w:author="GKARANI GEORGIA" w:date="2026-06-13T16:56:00Z">
        <w:r w:rsidDel="00501783">
          <w:delText>at</w:delText>
        </w:r>
      </w:del>
      <w:ins w:id="559" w:author="GKARANI GEORGIA" w:date="2026-06-13T16:56:00Z">
        <w:r w:rsidR="00501783">
          <w:t>ed</w:t>
        </w:r>
      </w:ins>
      <w:del w:id="560" w:author="GKARANI GEORGIA" w:date="2026-06-13T16:56:00Z">
        <w:r w:rsidDel="00501783">
          <w:delText>ion</w:delText>
        </w:r>
      </w:del>
      <w:r>
        <w:t xml:space="preserve"> </w:t>
      </w:r>
      <w:del w:id="561" w:author="GKARANI GEORGIA" w:date="2026-06-13T16:56:00Z">
        <w:r w:rsidDel="00501783">
          <w:delText xml:space="preserve">of both use cases </w:delText>
        </w:r>
      </w:del>
      <w:r>
        <w:t xml:space="preserve">in </w:t>
      </w:r>
      <w:del w:id="562" w:author="GKARANI GEORGIA" w:date="2026-06-13T16:56:00Z">
        <w:r w:rsidDel="00501783">
          <w:delText xml:space="preserve">the </w:delText>
        </w:r>
      </w:del>
      <w:r>
        <w:t>t</w:t>
      </w:r>
      <w:ins w:id="563" w:author="GKARANI GEORGIA" w:date="2026-06-15T23:48:00Z">
        <w:r w:rsidR="000A1961">
          <w:t>h</w:t>
        </w:r>
      </w:ins>
      <w:r>
        <w:t xml:space="preserve">ree GDBMS: </w:t>
      </w:r>
      <w:ins w:id="564" w:author="GKARANI GEORGIA" w:date="2026-06-13T16:57:00Z">
        <w:r w:rsidR="00501783" w:rsidRPr="007F0EDA">
          <w:rPr>
            <w:rFonts w:ascii="Times New Roman" w:eastAsia="Times New Roman" w:hAnsi="Times New Roman" w:cs="Times New Roman"/>
            <w:lang w:eastAsia="el-GR"/>
          </w:rPr>
          <w:t xml:space="preserve">one in which </w:t>
        </w:r>
      </w:ins>
      <w:r>
        <w:t xml:space="preserve">transactions </w:t>
      </w:r>
      <w:ins w:id="565" w:author="GKARANI GEORGIA" w:date="2026-06-13T16:57:00Z">
        <w:r w:rsidR="00501783">
          <w:t xml:space="preserve">are represented </w:t>
        </w:r>
      </w:ins>
      <w:r>
        <w:t xml:space="preserve">as nodes and </w:t>
      </w:r>
      <w:ins w:id="566" w:author="GKARANI GEORGIA" w:date="2026-06-13T16:57:00Z">
        <w:r w:rsidR="00501783" w:rsidRPr="007F0EDA">
          <w:rPr>
            <w:rFonts w:ascii="Times New Roman" w:eastAsia="Times New Roman" w:hAnsi="Times New Roman" w:cs="Times New Roman"/>
            <w:lang w:eastAsia="el-GR"/>
          </w:rPr>
          <w:t xml:space="preserve">another in which </w:t>
        </w:r>
      </w:ins>
      <w:r>
        <w:t xml:space="preserve">transactions </w:t>
      </w:r>
      <w:ins w:id="567" w:author="GKARANI GEORGIA" w:date="2026-06-13T16:58:00Z">
        <w:r w:rsidR="00501783">
          <w:t xml:space="preserve">are represented </w:t>
        </w:r>
      </w:ins>
      <w:r>
        <w:t>as edges</w:t>
      </w:r>
      <w:ins w:id="568" w:author="GKARANI GEORGIA" w:date="2026-06-13T16:58:00Z">
        <w:r w:rsidR="00501783">
          <w:t xml:space="preserve">. </w:t>
        </w:r>
      </w:ins>
      <w:r>
        <w:t xml:space="preserve"> </w:t>
      </w:r>
      <w:ins w:id="569" w:author="GKARANI GEORGIA" w:date="2026-06-13T16:58:00Z">
        <w:r w:rsidR="00501783" w:rsidRPr="007F0EDA">
          <w:rPr>
            <w:rFonts w:ascii="Times New Roman" w:eastAsia="Times New Roman" w:hAnsi="Times New Roman" w:cs="Times New Roman"/>
            <w:lang w:eastAsia="el-GR"/>
          </w:rPr>
          <w:t xml:space="preserve">The experimental results show </w:t>
        </w:r>
      </w:ins>
      <w:del w:id="570" w:author="GKARANI GEORGIA" w:date="2026-06-13T16:58:00Z">
        <w:r w:rsidDel="00501783">
          <w:delText xml:space="preserve">and concludes </w:delText>
        </w:r>
      </w:del>
      <w:r>
        <w:t xml:space="preserve">that Neo4j and DSE Graph </w:t>
      </w:r>
      <w:del w:id="571" w:author="GKARANI GEORGIA" w:date="2026-06-13T16:58:00Z">
        <w:r w:rsidDel="00501783">
          <w:delText>both reach</w:delText>
        </w:r>
      </w:del>
      <w:ins w:id="572" w:author="GKARANI GEORGIA" w:date="2026-06-13T16:58:00Z">
        <w:r w:rsidR="00501783">
          <w:t>achieve</w:t>
        </w:r>
      </w:ins>
      <w:r>
        <w:t xml:space="preserve"> their maximum performance with the </w:t>
      </w:r>
      <w:ins w:id="573" w:author="GKARANI GEORGIA" w:date="2026-06-13T16:59:00Z">
        <w:r w:rsidR="00501783" w:rsidRPr="007F0EDA">
          <w:rPr>
            <w:rFonts w:ascii="Times New Roman" w:eastAsia="Times New Roman" w:hAnsi="Times New Roman" w:cs="Times New Roman"/>
            <w:lang w:eastAsia="el-GR"/>
          </w:rPr>
          <w:t>transaction-as-node model</w:t>
        </w:r>
        <w:r w:rsidR="00501783">
          <w:rPr>
            <w:rFonts w:ascii="Times New Roman" w:eastAsia="Times New Roman" w:hAnsi="Times New Roman" w:cs="Times New Roman"/>
            <w:lang w:eastAsia="el-GR"/>
          </w:rPr>
          <w:t>,</w:t>
        </w:r>
        <w:r w:rsidR="00501783" w:rsidDel="00501783">
          <w:t xml:space="preserve"> </w:t>
        </w:r>
      </w:ins>
      <w:del w:id="574" w:author="GKARANI GEORGIA" w:date="2026-06-13T16:59:00Z">
        <w:r w:rsidDel="00501783">
          <w:delText>former and</w:delText>
        </w:r>
      </w:del>
      <w:ins w:id="575" w:author="GKARANI GEORGIA" w:date="2026-06-13T16:59:00Z">
        <w:r w:rsidR="00501783">
          <w:t>where</w:t>
        </w:r>
      </w:ins>
      <w:ins w:id="576" w:author="GKARANI GEORGIA" w:date="2026-06-15T23:49:00Z">
        <w:r w:rsidR="000A1961">
          <w:t>as</w:t>
        </w:r>
      </w:ins>
      <w:r>
        <w:t xml:space="preserve"> </w:t>
      </w:r>
      <w:proofErr w:type="spellStart"/>
      <w:r>
        <w:t>JanusGraph</w:t>
      </w:r>
      <w:proofErr w:type="spellEnd"/>
      <w:r>
        <w:t xml:space="preserve"> </w:t>
      </w:r>
      <w:del w:id="577" w:author="GKARANI GEORGIA" w:date="2026-06-13T16:59:00Z">
        <w:r w:rsidDel="00501783">
          <w:delText>with the</w:delText>
        </w:r>
      </w:del>
      <w:ins w:id="578" w:author="GKARANI GEORGIA" w:date="2026-06-13T16:59:00Z">
        <w:r w:rsidR="00501783">
          <w:t>performs better</w:t>
        </w:r>
      </w:ins>
      <w:r>
        <w:t xml:space="preserve"> </w:t>
      </w:r>
      <w:del w:id="579" w:author="GKARANI GEORGIA" w:date="2026-06-13T16:59:00Z">
        <w:r w:rsidDel="00501783">
          <w:delText>latter</w:delText>
        </w:r>
      </w:del>
      <w:ins w:id="580" w:author="GKARANI GEORGIA" w:date="2026-06-13T16:59:00Z">
        <w:r w:rsidR="00501783">
          <w:t xml:space="preserve">with the </w:t>
        </w:r>
        <w:r w:rsidR="00501783" w:rsidRPr="007F0EDA">
          <w:rPr>
            <w:rFonts w:ascii="Times New Roman" w:eastAsia="Times New Roman" w:hAnsi="Times New Roman" w:cs="Times New Roman"/>
            <w:lang w:eastAsia="el-GR"/>
          </w:rPr>
          <w:t>transaction-as-edge model</w:t>
        </w:r>
      </w:ins>
      <w:ins w:id="581" w:author="GKARANI GEORGIA" w:date="2026-06-13T17:00:00Z">
        <w:r w:rsidR="00501783">
          <w:t>.</w:t>
        </w:r>
      </w:ins>
      <w:del w:id="582" w:author="GKARANI GEORGIA" w:date="2026-06-13T17:00:00Z">
        <w:r w:rsidDel="00501783">
          <w:delText>,</w:delText>
        </w:r>
      </w:del>
      <w:r>
        <w:t xml:space="preserve"> </w:t>
      </w:r>
      <w:ins w:id="583" w:author="GKARANI GEORGIA" w:date="2026-06-13T17:00:00Z">
        <w:r w:rsidR="00501783" w:rsidRPr="007F0EDA">
          <w:rPr>
            <w:rFonts w:ascii="Times New Roman" w:eastAsia="Times New Roman" w:hAnsi="Times New Roman" w:cs="Times New Roman"/>
            <w:lang w:eastAsia="el-GR"/>
          </w:rPr>
          <w:t xml:space="preserve">The study further concludes that </w:t>
        </w:r>
      </w:ins>
      <w:del w:id="584" w:author="GKARANI GEORGIA" w:date="2026-06-13T17:00:00Z">
        <w:r w:rsidDel="00501783">
          <w:delText xml:space="preserve">where </w:delText>
        </w:r>
      </w:del>
      <w:r>
        <w:t>indexing capabilities play</w:t>
      </w:r>
      <w:del w:id="585" w:author="GKARANI GEORGIA" w:date="2026-06-13T17:00:00Z">
        <w:r w:rsidDel="00501783">
          <w:delText>s</w:delText>
        </w:r>
      </w:del>
      <w:r>
        <w:t xml:space="preserve"> a decisive role in </w:t>
      </w:r>
      <w:ins w:id="586" w:author="GKARANI GEORGIA" w:date="2026-06-13T17:00:00Z">
        <w:r w:rsidR="00501783" w:rsidRPr="007F0EDA">
          <w:rPr>
            <w:rFonts w:ascii="Times New Roman" w:eastAsia="Times New Roman" w:hAnsi="Times New Roman" w:cs="Times New Roman"/>
            <w:lang w:eastAsia="el-GR"/>
          </w:rPr>
          <w:t xml:space="preserve">overall query </w:t>
        </w:r>
      </w:ins>
      <w:del w:id="587" w:author="GKARANI GEORGIA" w:date="2026-06-13T17:00:00Z">
        <w:r w:rsidDel="00501783">
          <w:delText xml:space="preserve">the </w:delText>
        </w:r>
      </w:del>
      <w:r>
        <w:t xml:space="preserve">performance. </w:t>
      </w:r>
      <w:del w:id="588" w:author="GKARANI GEORGIA" w:date="2026-06-13T17:01:00Z">
        <w:r w:rsidDel="00D95546">
          <w:delText xml:space="preserve"> </w:delText>
        </w:r>
      </w:del>
    </w:p>
    <w:p w14:paraId="4AC3A19C" w14:textId="63D48C4A" w:rsidR="000B3391" w:rsidRDefault="00A170E9" w:rsidP="00A170E9">
      <w:pPr>
        <w:pStyle w:val="a0"/>
        <w:jc w:val="both"/>
      </w:pPr>
      <w:del w:id="589" w:author="GKARANI GEORGIA" w:date="2026-06-13T17:03:00Z">
        <w:r w:rsidDel="000B3391">
          <w:delText xml:space="preserve">In </w:delText>
        </w:r>
        <w:r w:rsidRPr="00F33F5D" w:rsidDel="000B3391">
          <w:delText>(</w:delText>
        </w:r>
      </w:del>
      <w:r w:rsidRPr="00F33F5D">
        <w:t>Lin et al.</w:t>
      </w:r>
      <w:del w:id="590" w:author="GKARANI GEORGIA" w:date="2026-06-13T17:03:00Z">
        <w:r w:rsidRPr="00F33F5D" w:rsidDel="000B3391">
          <w:delText>,</w:delText>
        </w:r>
      </w:del>
      <w:r w:rsidRPr="00F33F5D">
        <w:t> </w:t>
      </w:r>
      <w:ins w:id="591" w:author="GKARANI GEORGIA" w:date="2026-06-13T17:03:00Z">
        <w:r w:rsidR="000B3391">
          <w:t>(</w:t>
        </w:r>
      </w:ins>
      <w:r w:rsidRPr="00F33F5D">
        <w:t>2020)</w:t>
      </w:r>
      <w:ins w:id="592" w:author="GKARANI GEORGIA" w:date="2026-06-13T17:03:00Z">
        <w:r w:rsidR="000B3391">
          <w:t xml:space="preserve"> </w:t>
        </w:r>
      </w:ins>
      <w:del w:id="593" w:author="GKARANI GEORGIA" w:date="2026-06-13T17:03:00Z">
        <w:r w:rsidDel="000B3391">
          <w:delText xml:space="preserve">, the authors </w:delText>
        </w:r>
      </w:del>
      <w:r>
        <w:t xml:space="preserve">model Ethereum transaction records as </w:t>
      </w:r>
      <w:r w:rsidRPr="00F33F5D">
        <w:t>a temporal weighted multidigraph (TWMDG)</w:t>
      </w:r>
      <w:r>
        <w:t xml:space="preserve">, </w:t>
      </w:r>
      <w:del w:id="594" w:author="GKARANI GEORGIA" w:date="2026-06-13T17:03:00Z">
        <w:r w:rsidDel="000B3391">
          <w:delText xml:space="preserve">where </w:delText>
        </w:r>
      </w:del>
      <w:ins w:id="595" w:author="GKARANI GEORGIA" w:date="2026-06-13T17:03:00Z">
        <w:r w:rsidR="000B3391">
          <w:t xml:space="preserve">in which </w:t>
        </w:r>
      </w:ins>
      <w:r>
        <w:t xml:space="preserve">each edge represents a transaction </w:t>
      </w:r>
      <w:ins w:id="596" w:author="GKARANI GEORGIA" w:date="2026-06-13T17:04:00Z">
        <w:r w:rsidR="000B3391" w:rsidRPr="007F0EDA">
          <w:rPr>
            <w:rFonts w:ascii="Times New Roman" w:eastAsia="Times New Roman" w:hAnsi="Times New Roman" w:cs="Times New Roman"/>
            <w:lang w:eastAsia="el-GR"/>
          </w:rPr>
          <w:t xml:space="preserve">characterized by its </w:t>
        </w:r>
      </w:ins>
      <w:del w:id="597" w:author="GKARANI GEORGIA" w:date="2026-06-13T17:04:00Z">
        <w:r w:rsidDel="000B3391">
          <w:delText xml:space="preserve">with </w:delText>
        </w:r>
      </w:del>
      <w:r>
        <w:t xml:space="preserve">amount, direction, and timestamp. </w:t>
      </w:r>
      <w:ins w:id="598" w:author="GKARANI GEORGIA" w:date="2026-06-13T17:04:00Z">
        <w:r w:rsidR="000B3391" w:rsidRPr="007F0EDA">
          <w:rPr>
            <w:rFonts w:ascii="Times New Roman" w:eastAsia="Times New Roman" w:hAnsi="Times New Roman" w:cs="Times New Roman"/>
            <w:lang w:eastAsia="el-GR"/>
          </w:rPr>
          <w:t xml:space="preserve">The authors introduce </w:t>
        </w:r>
        <w:r w:rsidR="000B3391">
          <w:t>n</w:t>
        </w:r>
      </w:ins>
      <w:del w:id="599" w:author="GKARANI GEORGIA" w:date="2026-06-13T17:04:00Z">
        <w:r w:rsidDel="000B3391">
          <w:delText>N</w:delText>
        </w:r>
      </w:del>
      <w:r>
        <w:t>ew temporal random</w:t>
      </w:r>
      <w:r>
        <w:noBreakHyphen/>
        <w:t xml:space="preserve">walk strategies </w:t>
      </w:r>
      <w:ins w:id="600" w:author="GKARANI GEORGIA" w:date="2026-06-13T17:04:00Z">
        <w:r w:rsidR="000B3391">
          <w:t xml:space="preserve">designed to </w:t>
        </w:r>
      </w:ins>
      <w:r>
        <w:t>capture time</w:t>
      </w:r>
      <w:r>
        <w:noBreakHyphen/>
        <w:t xml:space="preserve">dependent </w:t>
      </w:r>
      <w:ins w:id="601" w:author="GKARANI GEORGIA" w:date="2026-06-13T17:04:00Z">
        <w:r w:rsidR="000B3391">
          <w:t xml:space="preserve">transaction </w:t>
        </w:r>
      </w:ins>
      <w:r>
        <w:t>flows</w:t>
      </w:r>
      <w:ins w:id="602" w:author="GKARANI GEORGIA" w:date="2026-06-13T17:05:00Z">
        <w:r w:rsidR="000B3391">
          <w:t xml:space="preserve"> and to</w:t>
        </w:r>
      </w:ins>
      <w:del w:id="603" w:author="GKARANI GEORGIA" w:date="2026-06-13T17:05:00Z">
        <w:r w:rsidDel="000B3391">
          <w:delText>,</w:delText>
        </w:r>
      </w:del>
      <w:r>
        <w:t xml:space="preserve"> improv</w:t>
      </w:r>
      <w:ins w:id="604" w:author="GKARANI GEORGIA" w:date="2026-06-13T17:05:00Z">
        <w:r w:rsidR="000B3391">
          <w:t>e</w:t>
        </w:r>
      </w:ins>
      <w:del w:id="605" w:author="GKARANI GEORGIA" w:date="2026-06-13T17:05:00Z">
        <w:r w:rsidDel="000B3391">
          <w:delText>ing</w:delText>
        </w:r>
      </w:del>
      <w:r>
        <w:t xml:space="preserve"> the identification of dynamic, multi</w:t>
      </w:r>
      <w:r>
        <w:noBreakHyphen/>
        <w:t xml:space="preserve">dimensional relationships between accounts. </w:t>
      </w:r>
      <w:ins w:id="606" w:author="GKARANI GEORGIA" w:date="2026-06-13T17:05:00Z">
        <w:r w:rsidR="000B3391" w:rsidRPr="007F0EDA">
          <w:rPr>
            <w:rFonts w:ascii="Times New Roman" w:eastAsia="Times New Roman" w:hAnsi="Times New Roman" w:cs="Times New Roman"/>
            <w:lang w:eastAsia="el-GR"/>
          </w:rPr>
          <w:t xml:space="preserve">The proposed methods are </w:t>
        </w:r>
        <w:r w:rsidR="000B3391">
          <w:t>e</w:t>
        </w:r>
      </w:ins>
      <w:del w:id="607" w:author="GKARANI GEORGIA" w:date="2026-06-13T17:05:00Z">
        <w:r w:rsidDel="000B3391">
          <w:delText>E</w:delText>
        </w:r>
      </w:del>
      <w:r>
        <w:t xml:space="preserve">valuated </w:t>
      </w:r>
      <w:ins w:id="608" w:author="GKARANI GEORGIA" w:date="2026-06-13T17:05:00Z">
        <w:r w:rsidR="000B3391">
          <w:t xml:space="preserve">on real Ethereum data </w:t>
        </w:r>
      </w:ins>
      <w:r>
        <w:t>through a link</w:t>
      </w:r>
      <w:r>
        <w:noBreakHyphen/>
        <w:t>prediction task</w:t>
      </w:r>
      <w:del w:id="609" w:author="GKARANI GEORGIA" w:date="2026-06-13T17:05:00Z">
        <w:r w:rsidDel="000B3391">
          <w:delText xml:space="preserve"> on real Ethereum data</w:delText>
        </w:r>
      </w:del>
      <w:ins w:id="610" w:author="GKARANI GEORGIA" w:date="2026-06-13T17:05:00Z">
        <w:r w:rsidR="000B3391">
          <w:t>.</w:t>
        </w:r>
      </w:ins>
      <w:del w:id="611" w:author="GKARANI GEORGIA" w:date="2026-06-13T17:05:00Z">
        <w:r w:rsidDel="000B3391">
          <w:delText>,</w:delText>
        </w:r>
      </w:del>
      <w:r>
        <w:t xml:space="preserve"> </w:t>
      </w:r>
      <w:ins w:id="612" w:author="GKARANI GEORGIA" w:date="2026-06-13T17:06:00Z">
        <w:r w:rsidR="00865E3A">
          <w:t>T</w:t>
        </w:r>
      </w:ins>
      <w:del w:id="613" w:author="GKARANI GEORGIA" w:date="2026-06-13T17:06:00Z">
        <w:r w:rsidDel="00865E3A">
          <w:delText>t</w:delText>
        </w:r>
      </w:del>
      <w:r>
        <w:t xml:space="preserve">he </w:t>
      </w:r>
      <w:ins w:id="614" w:author="GKARANI GEORGIA" w:date="2026-06-13T17:06:00Z">
        <w:r w:rsidR="00D409EF" w:rsidRPr="007F0EDA">
          <w:rPr>
            <w:rFonts w:ascii="Times New Roman" w:eastAsia="Times New Roman" w:hAnsi="Times New Roman" w:cs="Times New Roman"/>
            <w:lang w:eastAsia="el-GR"/>
          </w:rPr>
          <w:t xml:space="preserve">experimental results show that the </w:t>
        </w:r>
        <w:r w:rsidR="00D409EF">
          <w:rPr>
            <w:rFonts w:ascii="Times New Roman" w:eastAsia="Times New Roman" w:hAnsi="Times New Roman" w:cs="Times New Roman"/>
            <w:lang w:eastAsia="el-GR"/>
          </w:rPr>
          <w:t>tempor</w:t>
        </w:r>
      </w:ins>
      <w:ins w:id="615" w:author="GKARANI GEORGIA" w:date="2026-06-13T17:07:00Z">
        <w:r w:rsidR="00D409EF">
          <w:rPr>
            <w:rFonts w:ascii="Times New Roman" w:eastAsia="Times New Roman" w:hAnsi="Times New Roman" w:cs="Times New Roman"/>
            <w:lang w:eastAsia="el-GR"/>
          </w:rPr>
          <w:t xml:space="preserve">al </w:t>
        </w:r>
        <w:r w:rsidR="00D409EF">
          <w:t>random</w:t>
        </w:r>
        <w:r w:rsidR="00D409EF">
          <w:noBreakHyphen/>
          <w:t xml:space="preserve">walk approaches outperform traditional </w:t>
        </w:r>
      </w:ins>
      <w:del w:id="616" w:author="GKARANI GEORGIA" w:date="2026-06-13T17:07:00Z">
        <w:r w:rsidDel="00D409EF">
          <w:delText xml:space="preserve">proposed </w:delText>
        </w:r>
      </w:del>
      <w:ins w:id="617" w:author="GKARANI GEORGIA" w:date="2026-06-13T17:07:00Z">
        <w:r w:rsidR="00D409EF" w:rsidRPr="007F0EDA">
          <w:rPr>
            <w:rFonts w:ascii="Times New Roman" w:eastAsia="Times New Roman" w:hAnsi="Times New Roman" w:cs="Times New Roman"/>
            <w:lang w:eastAsia="el-GR"/>
          </w:rPr>
          <w:t>random-walk techniques</w:t>
        </w:r>
      </w:ins>
      <w:del w:id="618" w:author="GKARANI GEORGIA" w:date="2026-06-13T17:07:00Z">
        <w:r w:rsidDel="00D409EF">
          <w:delText>methods outperform traditional random</w:delText>
        </w:r>
        <w:r w:rsidDel="00D409EF">
          <w:noBreakHyphen/>
          <w:delText>walk techniques</w:delText>
        </w:r>
      </w:del>
      <w:r>
        <w:t xml:space="preserve">. </w:t>
      </w:r>
      <w:ins w:id="619" w:author="GKARANI GEORGIA" w:date="2026-06-13T17:08:00Z">
        <w:r w:rsidR="00D409EF" w:rsidRPr="007F0EDA">
          <w:rPr>
            <w:rFonts w:ascii="Times New Roman" w:eastAsia="Times New Roman" w:hAnsi="Times New Roman" w:cs="Times New Roman"/>
            <w:lang w:eastAsia="el-GR"/>
          </w:rPr>
          <w:t xml:space="preserve">As future work, the authors suggest </w:t>
        </w:r>
      </w:ins>
      <w:del w:id="620" w:author="GKARANI GEORGIA" w:date="2026-06-13T17:08:00Z">
        <w:r w:rsidDel="00D409EF">
          <w:delText xml:space="preserve">Future work includes </w:delText>
        </w:r>
      </w:del>
      <w:r>
        <w:t xml:space="preserve">extending the framework to other </w:t>
      </w:r>
      <w:ins w:id="621" w:author="GKARANI GEORGIA" w:date="2026-06-13T17:08:00Z">
        <w:r w:rsidR="00D409EF">
          <w:t xml:space="preserve">types of </w:t>
        </w:r>
      </w:ins>
      <w:r>
        <w:t>large</w:t>
      </w:r>
      <w:r>
        <w:noBreakHyphen/>
        <w:t>scale networks.</w:t>
      </w:r>
    </w:p>
    <w:p w14:paraId="442698B1" w14:textId="387569C2" w:rsidR="00DE6091" w:rsidRDefault="00DE6091" w:rsidP="00811AA1">
      <w:pPr>
        <w:pStyle w:val="a0"/>
        <w:jc w:val="both"/>
      </w:pPr>
      <w:del w:id="622" w:author="GKARANI GEORGIA" w:date="2026-06-13T17:08:00Z">
        <w:r w:rsidDel="00D409EF">
          <w:delText xml:space="preserve">In </w:delText>
        </w:r>
      </w:del>
      <w:r>
        <w:t xml:space="preserve">Table 1 </w:t>
      </w:r>
      <w:del w:id="623" w:author="GKARANI GEORGIA" w:date="2026-06-13T17:08:00Z">
        <w:r w:rsidDel="00D409EF">
          <w:delText xml:space="preserve">we </w:delText>
        </w:r>
      </w:del>
      <w:r>
        <w:t>summarize</w:t>
      </w:r>
      <w:ins w:id="624" w:author="GKARANI GEORGIA" w:date="2026-06-13T17:08:00Z">
        <w:r w:rsidR="00D409EF">
          <w:t>s</w:t>
        </w:r>
      </w:ins>
      <w:r>
        <w:t xml:space="preserve"> the</w:t>
      </w:r>
      <w:ins w:id="625" w:author="GKARANI GEORGIA" w:date="2026-06-13T17:09:00Z">
        <w:r w:rsidR="00D409EF">
          <w:t xml:space="preserve"> analyzed</w:t>
        </w:r>
      </w:ins>
      <w:del w:id="626" w:author="GKARANI GEORGIA" w:date="2026-06-13T17:09:00Z">
        <w:r w:rsidDel="00D409EF">
          <w:delText>se</w:delText>
        </w:r>
      </w:del>
      <w:r>
        <w:t xml:space="preserve"> works.</w:t>
      </w:r>
    </w:p>
    <w:p w14:paraId="4B619D2A" w14:textId="4FB94B29" w:rsidR="00D206F0" w:rsidRDefault="00516306" w:rsidP="00516306">
      <w:pPr>
        <w:pStyle w:val="a0"/>
        <w:jc w:val="center"/>
      </w:pPr>
      <w:r>
        <w:t xml:space="preserve">Table 1. </w:t>
      </w:r>
      <w:ins w:id="627" w:author="GKARANI GEORGIA" w:date="2026-06-13T17:09:00Z">
        <w:r w:rsidR="0020550D" w:rsidRPr="0020550D">
          <w:t>Summary of the a</w:t>
        </w:r>
      </w:ins>
      <w:del w:id="628" w:author="GKARANI GEORGIA" w:date="2026-06-13T17:09:00Z">
        <w:r w:rsidDel="0020550D">
          <w:delText>A</w:delText>
        </w:r>
      </w:del>
      <w:r>
        <w:t>nalyzed works.</w:t>
      </w:r>
    </w:p>
    <w:tbl>
      <w:tblPr>
        <w:tblStyle w:val="Table"/>
        <w:tblW w:w="9360" w:type="dxa"/>
        <w:tblInd w:w="108" w:type="dxa"/>
        <w:tblLayout w:type="fixed"/>
        <w:tblLook w:val="0020" w:firstRow="1" w:lastRow="0" w:firstColumn="0" w:lastColumn="0" w:noHBand="0" w:noVBand="0"/>
      </w:tblPr>
      <w:tblGrid>
        <w:gridCol w:w="2805"/>
        <w:gridCol w:w="3435"/>
        <w:gridCol w:w="3120"/>
      </w:tblGrid>
      <w:tr w:rsidR="00C525A6" w14:paraId="569611E0" w14:textId="77777777" w:rsidTr="7D4EAD5F">
        <w:trPr>
          <w:cnfStyle w:val="100000000000" w:firstRow="1" w:lastRow="0" w:firstColumn="0" w:lastColumn="0" w:oddVBand="0" w:evenVBand="0" w:oddHBand="0" w:evenHBand="0" w:firstRowFirstColumn="0" w:firstRowLastColumn="0" w:lastRowFirstColumn="0" w:lastRowLastColumn="0"/>
          <w:tblHeader/>
        </w:trPr>
        <w:tc>
          <w:tcPr>
            <w:tcW w:w="2805" w:type="dxa"/>
            <w:tcBorders>
              <w:bottom w:val="single" w:sz="6" w:space="0" w:color="000000" w:themeColor="text1"/>
            </w:tcBorders>
          </w:tcPr>
          <w:p w14:paraId="2E7A4E55" w14:textId="3C954894" w:rsidR="00C525A6" w:rsidRDefault="00895E06" w:rsidP="0044419A">
            <w:pPr>
              <w:pStyle w:val="Compact"/>
              <w:jc w:val="center"/>
              <w:rPr>
                <w:rFonts w:ascii="Cambria" w:eastAsia="Cambria" w:hAnsi="Cambria"/>
              </w:rPr>
            </w:pPr>
            <w:r>
              <w:rPr>
                <w:rFonts w:eastAsia="Cambria"/>
                <w:b/>
                <w:bCs/>
              </w:rPr>
              <w:t>Reference</w:t>
            </w:r>
          </w:p>
        </w:tc>
        <w:tc>
          <w:tcPr>
            <w:tcW w:w="3435" w:type="dxa"/>
            <w:tcBorders>
              <w:bottom w:val="single" w:sz="6" w:space="0" w:color="000000" w:themeColor="text1"/>
            </w:tcBorders>
          </w:tcPr>
          <w:p w14:paraId="76B2ACAA" w14:textId="77777777" w:rsidR="00C525A6" w:rsidRDefault="00895E06" w:rsidP="0044419A">
            <w:pPr>
              <w:pStyle w:val="Compact"/>
              <w:jc w:val="center"/>
              <w:rPr>
                <w:rFonts w:ascii="Cambria" w:eastAsia="Cambria" w:hAnsi="Cambria"/>
              </w:rPr>
            </w:pPr>
            <w:r>
              <w:rPr>
                <w:rFonts w:eastAsia="Cambria"/>
                <w:b/>
                <w:bCs/>
              </w:rPr>
              <w:t>Contribution</w:t>
            </w:r>
          </w:p>
        </w:tc>
        <w:tc>
          <w:tcPr>
            <w:tcW w:w="3120" w:type="dxa"/>
            <w:tcBorders>
              <w:bottom w:val="single" w:sz="6" w:space="0" w:color="000000" w:themeColor="text1"/>
            </w:tcBorders>
          </w:tcPr>
          <w:p w14:paraId="2DCAC39F" w14:textId="77777777" w:rsidR="00C525A6" w:rsidRDefault="00895E06" w:rsidP="0044419A">
            <w:pPr>
              <w:pStyle w:val="Compact"/>
              <w:jc w:val="center"/>
              <w:rPr>
                <w:rFonts w:ascii="Cambria" w:eastAsia="Cambria" w:hAnsi="Cambria"/>
              </w:rPr>
            </w:pPr>
            <w:r>
              <w:rPr>
                <w:rFonts w:eastAsia="Cambria"/>
                <w:b/>
                <w:bCs/>
              </w:rPr>
              <w:t>Limitation</w:t>
            </w:r>
          </w:p>
        </w:tc>
      </w:tr>
      <w:tr w:rsidR="00C525A6" w14:paraId="16E6DE14" w14:textId="77777777" w:rsidTr="7D4EAD5F">
        <w:tc>
          <w:tcPr>
            <w:tcW w:w="2805" w:type="dxa"/>
          </w:tcPr>
          <w:p w14:paraId="3080E56A" w14:textId="20448EFD" w:rsidR="00C525A6" w:rsidRDefault="00C525A6">
            <w:pPr>
              <w:pStyle w:val="Compact"/>
              <w:rPr>
                <w:rFonts w:ascii="Cambria" w:eastAsia="Cambria" w:hAnsi="Cambria"/>
              </w:rPr>
            </w:pPr>
          </w:p>
        </w:tc>
        <w:tc>
          <w:tcPr>
            <w:tcW w:w="3435" w:type="dxa"/>
          </w:tcPr>
          <w:p w14:paraId="67D50610" w14:textId="0A635871" w:rsidR="00C525A6" w:rsidRDefault="00C525A6">
            <w:pPr>
              <w:pStyle w:val="Compact"/>
              <w:rPr>
                <w:rFonts w:ascii="Cambria" w:eastAsia="Cambria" w:hAnsi="Cambria"/>
              </w:rPr>
            </w:pPr>
          </w:p>
        </w:tc>
        <w:tc>
          <w:tcPr>
            <w:tcW w:w="3120" w:type="dxa"/>
          </w:tcPr>
          <w:p w14:paraId="0FBC6119" w14:textId="18AEC50C" w:rsidR="00C525A6" w:rsidRDefault="00C525A6" w:rsidP="76B3BEA6">
            <w:pPr>
              <w:pStyle w:val="Compact"/>
              <w:rPr>
                <w:rFonts w:eastAsia="Cambria"/>
              </w:rPr>
            </w:pPr>
          </w:p>
        </w:tc>
      </w:tr>
      <w:tr w:rsidR="76B3BEA6" w14:paraId="75913EC4" w14:textId="77777777" w:rsidTr="7D4EAD5F">
        <w:trPr>
          <w:trHeight w:val="300"/>
        </w:trPr>
        <w:tc>
          <w:tcPr>
            <w:tcW w:w="2805" w:type="dxa"/>
          </w:tcPr>
          <w:p w14:paraId="0D6372FA" w14:textId="2CCACC95" w:rsidR="14D8F1A8" w:rsidRDefault="14D8F1A8" w:rsidP="76B3BEA6">
            <w:pPr>
              <w:pStyle w:val="Compact"/>
            </w:pPr>
            <w:proofErr w:type="spellStart"/>
            <w:r>
              <w:t>Bakkal</w:t>
            </w:r>
            <w:proofErr w:type="spellEnd"/>
            <w:r>
              <w:t xml:space="preserve"> et al. (2017)</w:t>
            </w:r>
          </w:p>
        </w:tc>
        <w:tc>
          <w:tcPr>
            <w:tcW w:w="3435" w:type="dxa"/>
          </w:tcPr>
          <w:p w14:paraId="2109996F" w14:textId="25210496" w:rsidR="14D8F1A8" w:rsidRDefault="00676FE3" w:rsidP="00811AA1">
            <w:pPr>
              <w:pStyle w:val="Compact"/>
              <w:jc w:val="both"/>
            </w:pPr>
            <w:del w:id="629" w:author="GKARANI GEORGIA" w:date="2026-06-13T17:11:00Z">
              <w:r w:rsidDel="00BC6BE9">
                <w:delText xml:space="preserve">They </w:delText>
              </w:r>
            </w:del>
            <w:ins w:id="630" w:author="GKARANI GEORGIA" w:date="2026-06-13T17:11:00Z">
              <w:r w:rsidR="00BC6BE9">
                <w:t>M</w:t>
              </w:r>
            </w:ins>
            <w:del w:id="631" w:author="GKARANI GEORGIA" w:date="2026-06-13T17:11:00Z">
              <w:r w:rsidDel="00BC6BE9">
                <w:delText>m</w:delText>
              </w:r>
            </w:del>
            <w:r>
              <w:t>odel and implement trajectories</w:t>
            </w:r>
            <w:r w:rsidR="14D8F1A8">
              <w:t xml:space="preserve"> in Neo4j to </w:t>
            </w:r>
            <w:del w:id="632" w:author="GKARANI GEORGIA" w:date="2026-06-13T17:11:00Z">
              <w:r w:rsidR="14D8F1A8" w:rsidDel="00BC6BE9">
                <w:delText xml:space="preserve">enable </w:delText>
              </w:r>
            </w:del>
            <w:ins w:id="633" w:author="GKARANI GEORGIA" w:date="2026-06-13T17:11:00Z">
              <w:r w:rsidR="00BC6BE9">
                <w:t xml:space="preserve">support </w:t>
              </w:r>
            </w:ins>
            <w:r w:rsidR="14D8F1A8">
              <w:t>car-pool matching.</w:t>
            </w:r>
          </w:p>
        </w:tc>
        <w:tc>
          <w:tcPr>
            <w:tcW w:w="3120" w:type="dxa"/>
          </w:tcPr>
          <w:p w14:paraId="41842902" w14:textId="563900F6" w:rsidR="14D8F1A8" w:rsidRPr="00245050" w:rsidDel="0081531D" w:rsidRDefault="14D8F1A8" w:rsidP="0081531D">
            <w:pPr>
              <w:pStyle w:val="Compact"/>
              <w:jc w:val="both"/>
              <w:rPr>
                <w:del w:id="634" w:author="GKARANI GEORGIA" w:date="2026-06-13T17:23:00Z"/>
                <w:rPrChange w:id="635" w:author="GKARANI GEORGIA" w:date="2026-06-13T17:35:00Z">
                  <w:rPr>
                    <w:del w:id="636" w:author="GKARANI GEORGIA" w:date="2026-06-13T17:23:00Z"/>
                    <w:highlight w:val="yellow"/>
                  </w:rPr>
                </w:rPrChange>
              </w:rPr>
            </w:pPr>
            <w:r w:rsidRPr="00245050">
              <w:t xml:space="preserve">No performance metrics; </w:t>
            </w:r>
            <w:del w:id="637" w:author="GKARANI GEORGIA" w:date="2026-06-13T17:23:00Z">
              <w:r w:rsidRPr="00245050" w:rsidDel="0081531D">
                <w:delText xml:space="preserve">tested on a </w:delText>
              </w:r>
            </w:del>
            <w:r w:rsidRPr="002239BF">
              <w:t>modest dataset</w:t>
            </w:r>
            <w:ins w:id="638" w:author="GKARANI GEORGIA" w:date="2026-06-13T17:23:00Z">
              <w:r w:rsidR="0081531D" w:rsidRPr="00245050">
                <w:rPr>
                  <w:rPrChange w:id="639" w:author="GKARANI GEORGIA" w:date="2026-06-13T17:35:00Z">
                    <w:rPr>
                      <w:highlight w:val="yellow"/>
                    </w:rPr>
                  </w:rPrChange>
                </w:rPr>
                <w:t>;</w:t>
              </w:r>
            </w:ins>
            <w:r w:rsidRPr="00245050">
              <w:t xml:space="preserve"> </w:t>
            </w:r>
            <w:del w:id="640" w:author="GKARANI GEORGIA" w:date="2026-06-13T17:23:00Z">
              <w:r w:rsidRPr="00245050" w:rsidDel="0081531D">
                <w:delText>(18 k trajectories).</w:delText>
              </w:r>
            </w:del>
          </w:p>
          <w:p w14:paraId="63E6AE37" w14:textId="77777777" w:rsidR="0081531D" w:rsidRPr="00245050" w:rsidRDefault="0081531D" w:rsidP="0081531D">
            <w:pPr>
              <w:pStyle w:val="Compact"/>
              <w:jc w:val="both"/>
              <w:rPr>
                <w:ins w:id="641" w:author="GKARANI GEORGIA" w:date="2026-06-13T17:23:00Z"/>
              </w:rPr>
            </w:pPr>
          </w:p>
          <w:p w14:paraId="5319832E" w14:textId="626C762D" w:rsidR="14D8F1A8" w:rsidRDefault="0044419A" w:rsidP="0081531D">
            <w:pPr>
              <w:pStyle w:val="Compact"/>
              <w:jc w:val="both"/>
            </w:pPr>
            <w:r w:rsidRPr="0026064B">
              <w:t>T</w:t>
            </w:r>
            <w:r w:rsidR="14D8F1A8" w:rsidRPr="0026064B">
              <w:t xml:space="preserve">rip semantics (cost, </w:t>
            </w:r>
            <w:r w:rsidR="00603949" w:rsidRPr="00245050">
              <w:t xml:space="preserve">goal, </w:t>
            </w:r>
            <w:r w:rsidR="14D8F1A8" w:rsidRPr="00245050">
              <w:t>purpose)</w:t>
            </w:r>
            <w:r w:rsidRPr="00245050">
              <w:t xml:space="preserve"> </w:t>
            </w:r>
            <w:ins w:id="642" w:author="GKARANI GEORGIA" w:date="2026-06-13T17:16:00Z">
              <w:r w:rsidR="0013775C" w:rsidRPr="00245050">
                <w:rPr>
                  <w:rPrChange w:id="643" w:author="GKARANI GEORGIA" w:date="2026-06-13T17:35:00Z">
                    <w:rPr>
                      <w:highlight w:val="yellow"/>
                    </w:rPr>
                  </w:rPrChange>
                </w:rPr>
                <w:t>not considered</w:t>
              </w:r>
            </w:ins>
            <w:del w:id="644" w:author="GKARANI GEORGIA" w:date="2026-06-13T17:16:00Z">
              <w:r w:rsidRPr="00245050" w:rsidDel="0013775C">
                <w:delText>is ignored</w:delText>
              </w:r>
            </w:del>
            <w:r w:rsidR="000E253F" w:rsidRPr="00245050">
              <w:t>.</w:t>
            </w:r>
          </w:p>
        </w:tc>
      </w:tr>
      <w:tr w:rsidR="76B3BEA6" w14:paraId="11615B84" w14:textId="77777777" w:rsidTr="7D4EAD5F">
        <w:trPr>
          <w:trHeight w:val="300"/>
        </w:trPr>
        <w:tc>
          <w:tcPr>
            <w:tcW w:w="2805" w:type="dxa"/>
          </w:tcPr>
          <w:p w14:paraId="114FD9E0" w14:textId="5E2F14DE" w:rsidR="14D8F1A8" w:rsidRDefault="14D8F1A8" w:rsidP="76B3BEA6">
            <w:pPr>
              <w:pStyle w:val="Compact"/>
            </w:pPr>
            <w:r>
              <w:t>Khan et al. (2017)</w:t>
            </w:r>
          </w:p>
        </w:tc>
        <w:tc>
          <w:tcPr>
            <w:tcW w:w="3435" w:type="dxa"/>
          </w:tcPr>
          <w:p w14:paraId="2FC74C69" w14:textId="1B637BFA" w:rsidR="14D8F1A8" w:rsidRDefault="00676FE3" w:rsidP="00811AA1">
            <w:pPr>
              <w:pStyle w:val="Compact"/>
              <w:jc w:val="both"/>
            </w:pPr>
            <w:del w:id="645" w:author="GKARANI GEORGIA" w:date="2026-06-13T17:11:00Z">
              <w:r w:rsidDel="00BC6BE9">
                <w:delText xml:space="preserve">They </w:delText>
              </w:r>
            </w:del>
            <w:ins w:id="646" w:author="GKARANI GEORGIA" w:date="2026-06-13T17:11:00Z">
              <w:r w:rsidR="00BC6BE9">
                <w:t>P</w:t>
              </w:r>
            </w:ins>
            <w:del w:id="647" w:author="GKARANI GEORGIA" w:date="2026-06-13T17:11:00Z">
              <w:r w:rsidDel="00BC6BE9">
                <w:delText>p</w:delText>
              </w:r>
            </w:del>
            <w:r w:rsidR="14D8F1A8">
              <w:t xml:space="preserve">rovide an empirical performance comparison </w:t>
            </w:r>
            <w:del w:id="648" w:author="GKARANI GEORGIA" w:date="2026-06-13T17:12:00Z">
              <w:r w:rsidR="14D8F1A8" w:rsidDel="00BC6BE9">
                <w:delText xml:space="preserve">of </w:delText>
              </w:r>
            </w:del>
            <w:ins w:id="649" w:author="GKARANI GEORGIA" w:date="2026-06-13T17:12:00Z">
              <w:r w:rsidR="00BC6BE9">
                <w:t xml:space="preserve">between </w:t>
              </w:r>
            </w:ins>
            <w:r w:rsidR="14D8F1A8">
              <w:t xml:space="preserve">Neo4j </w:t>
            </w:r>
            <w:r>
              <w:t>and</w:t>
            </w:r>
            <w:r w:rsidR="14D8F1A8">
              <w:t xml:space="preserve"> Oracle.</w:t>
            </w:r>
          </w:p>
        </w:tc>
        <w:tc>
          <w:tcPr>
            <w:tcW w:w="3120" w:type="dxa"/>
          </w:tcPr>
          <w:p w14:paraId="6D50F3D5" w14:textId="75FE8D90" w:rsidR="14D8F1A8" w:rsidRDefault="0044419A" w:rsidP="00C71B29">
            <w:pPr>
              <w:pStyle w:val="Compact"/>
              <w:jc w:val="both"/>
            </w:pPr>
            <w:r>
              <w:t>S</w:t>
            </w:r>
            <w:r w:rsidR="14D8F1A8">
              <w:t xml:space="preserve">patial </w:t>
            </w:r>
            <w:del w:id="650" w:author="GKARANI GEORGIA" w:date="2026-06-13T17:14:00Z">
              <w:r w:rsidR="14D8F1A8" w:rsidDel="000F0A55">
                <w:delText xml:space="preserve">or </w:delText>
              </w:r>
            </w:del>
            <w:ins w:id="651" w:author="GKARANI GEORGIA" w:date="2026-06-13T17:14:00Z">
              <w:r w:rsidR="000F0A55">
                <w:t xml:space="preserve">and </w:t>
              </w:r>
            </w:ins>
            <w:proofErr w:type="spellStart"/>
            <w:r w:rsidR="14D8F1A8">
              <w:t>spatio</w:t>
            </w:r>
            <w:proofErr w:type="spellEnd"/>
            <w:r w:rsidR="14D8F1A8">
              <w:t>-temporal queries</w:t>
            </w:r>
            <w:r>
              <w:t xml:space="preserve"> </w:t>
            </w:r>
            <w:del w:id="652" w:author="GKARANI GEORGIA" w:date="2026-06-13T17:24:00Z">
              <w:r w:rsidDel="004D7605">
                <w:delText xml:space="preserve">are </w:delText>
              </w:r>
            </w:del>
            <w:r>
              <w:t>not considered.</w:t>
            </w:r>
          </w:p>
        </w:tc>
      </w:tr>
      <w:tr w:rsidR="004A5321" w14:paraId="13AED101" w14:textId="77777777" w:rsidTr="7D4EAD5F">
        <w:trPr>
          <w:trHeight w:val="300"/>
        </w:trPr>
        <w:tc>
          <w:tcPr>
            <w:tcW w:w="2805" w:type="dxa"/>
          </w:tcPr>
          <w:p w14:paraId="582891F4" w14:textId="792CB167" w:rsidR="004A5321" w:rsidRDefault="004A5321" w:rsidP="004A5321">
            <w:pPr>
              <w:pStyle w:val="Compact"/>
            </w:pPr>
            <w:r>
              <w:lastRenderedPageBreak/>
              <w:t xml:space="preserve">Gómez, </w:t>
            </w:r>
            <w:proofErr w:type="spellStart"/>
            <w:r>
              <w:t>Kuijpers</w:t>
            </w:r>
            <w:proofErr w:type="spellEnd"/>
            <w:r>
              <w:t xml:space="preserve"> &amp; </w:t>
            </w:r>
            <w:proofErr w:type="spellStart"/>
            <w:r>
              <w:t>Vaisman</w:t>
            </w:r>
            <w:proofErr w:type="spellEnd"/>
            <w:r>
              <w:t xml:space="preserve"> (2019)</w:t>
            </w:r>
          </w:p>
        </w:tc>
        <w:tc>
          <w:tcPr>
            <w:tcW w:w="3435" w:type="dxa"/>
          </w:tcPr>
          <w:p w14:paraId="10D19673" w14:textId="26330D63" w:rsidR="004A5321" w:rsidRDefault="004A5321" w:rsidP="004A5321">
            <w:pPr>
              <w:pStyle w:val="Compact"/>
              <w:jc w:val="both"/>
            </w:pPr>
            <w:del w:id="653" w:author="GKARANI GEORGIA" w:date="2026-06-13T17:12:00Z">
              <w:r w:rsidDel="00BC6BE9">
                <w:delText xml:space="preserve">They </w:delText>
              </w:r>
            </w:del>
            <w:ins w:id="654" w:author="GKARANI GEORGIA" w:date="2026-06-13T17:12:00Z">
              <w:r w:rsidR="00BC6BE9">
                <w:t>I</w:t>
              </w:r>
            </w:ins>
            <w:del w:id="655" w:author="GKARANI GEORGIA" w:date="2026-06-13T17:12:00Z">
              <w:r w:rsidDel="00BC6BE9">
                <w:delText>i</w:delText>
              </w:r>
            </w:del>
            <w:r>
              <w:t>mplement a semantic trajectory model in Neo4j and compare it against PostgreSQL.</w:t>
            </w:r>
          </w:p>
        </w:tc>
        <w:tc>
          <w:tcPr>
            <w:tcW w:w="3120" w:type="dxa"/>
          </w:tcPr>
          <w:p w14:paraId="5C1C0F83" w14:textId="42CC451F" w:rsidR="004A5321" w:rsidDel="004D7605" w:rsidRDefault="004D7605" w:rsidP="004A5321">
            <w:pPr>
              <w:pStyle w:val="Compact"/>
              <w:jc w:val="both"/>
              <w:rPr>
                <w:del w:id="656" w:author="GKARANI GEORGIA" w:date="2026-06-13T17:24:00Z"/>
              </w:rPr>
            </w:pPr>
            <w:ins w:id="657" w:author="GKARANI GEORGIA" w:date="2026-06-13T17:24:00Z">
              <w:r>
                <w:t>Limited relational baseline; moderate</w:t>
              </w:r>
              <w:r w:rsidDel="004D7605">
                <w:t xml:space="preserve"> </w:t>
              </w:r>
            </w:ins>
            <w:del w:id="658" w:author="GKARANI GEORGIA" w:date="2026-06-13T17:24:00Z">
              <w:r w:rsidR="004A5321" w:rsidDel="004D7605">
                <w:delText>No alternatives for the relational implementation are considered (parallelism, recursive queries, clusters).</w:delText>
              </w:r>
            </w:del>
          </w:p>
          <w:p w14:paraId="57465CAB" w14:textId="48116AAA" w:rsidR="004A5321" w:rsidRDefault="004D7605" w:rsidP="004A5321">
            <w:pPr>
              <w:pStyle w:val="Compact"/>
              <w:jc w:val="both"/>
            </w:pPr>
            <w:ins w:id="659" w:author="GKARANI GEORGIA" w:date="2026-06-13T17:24:00Z">
              <w:r>
                <w:t>d</w:t>
              </w:r>
            </w:ins>
            <w:del w:id="660" w:author="GKARANI GEORGIA" w:date="2026-06-13T17:24:00Z">
              <w:r w:rsidR="004A5321" w:rsidDel="004D7605">
                <w:delText>D</w:delText>
              </w:r>
            </w:del>
            <w:r w:rsidR="004A5321">
              <w:t>ataset</w:t>
            </w:r>
            <w:del w:id="661" w:author="GKARANI GEORGIA" w:date="2026-06-13T17:24:00Z">
              <w:r w:rsidR="004A5321" w:rsidDel="004D7605">
                <w:delText xml:space="preserve"> size moderate</w:delText>
              </w:r>
            </w:del>
            <w:r w:rsidR="004A5321">
              <w:t>; no big-data stress test.</w:t>
            </w:r>
          </w:p>
        </w:tc>
      </w:tr>
      <w:tr w:rsidR="004A5321" w14:paraId="13E2D271" w14:textId="77777777" w:rsidTr="7D4EAD5F">
        <w:trPr>
          <w:trHeight w:val="300"/>
        </w:trPr>
        <w:tc>
          <w:tcPr>
            <w:tcW w:w="2805" w:type="dxa"/>
          </w:tcPr>
          <w:p w14:paraId="4C3F0BE3" w14:textId="4B164B0F" w:rsidR="004A5321" w:rsidRDefault="004A5321" w:rsidP="004A5321">
            <w:pPr>
              <w:pStyle w:val="Compact"/>
            </w:pPr>
            <w:proofErr w:type="spellStart"/>
            <w:r>
              <w:t>Tamilmani</w:t>
            </w:r>
            <w:proofErr w:type="spellEnd"/>
            <w:r>
              <w:t xml:space="preserve"> &amp; </w:t>
            </w:r>
            <w:proofErr w:type="spellStart"/>
            <w:r>
              <w:t>Stefanakis</w:t>
            </w:r>
            <w:proofErr w:type="spellEnd"/>
            <w:r>
              <w:t xml:space="preserve"> (2019)</w:t>
            </w:r>
          </w:p>
        </w:tc>
        <w:tc>
          <w:tcPr>
            <w:tcW w:w="3435" w:type="dxa"/>
          </w:tcPr>
          <w:p w14:paraId="29B7EF97" w14:textId="6F645537" w:rsidR="004A5321" w:rsidRDefault="004A5321" w:rsidP="004A5321">
            <w:pPr>
              <w:pStyle w:val="Compact"/>
              <w:jc w:val="both"/>
            </w:pPr>
            <w:del w:id="662" w:author="GKARANI GEORGIA" w:date="2026-06-13T17:12:00Z">
              <w:r w:rsidDel="00BC6BE9">
                <w:delText xml:space="preserve">They </w:delText>
              </w:r>
            </w:del>
            <w:ins w:id="663" w:author="GKARANI GEORGIA" w:date="2026-06-13T17:12:00Z">
              <w:r w:rsidR="00BC6BE9">
                <w:t>P</w:t>
              </w:r>
            </w:ins>
            <w:del w:id="664" w:author="GKARANI GEORGIA" w:date="2026-06-13T17:12:00Z">
              <w:r w:rsidR="00843D95" w:rsidDel="00BC6BE9">
                <w:delText>p</w:delText>
              </w:r>
            </w:del>
            <w:r w:rsidR="00843D95">
              <w:t>ropose a method for modelling and analyzing SESTs in</w:t>
            </w:r>
            <w:r>
              <w:t xml:space="preserve"> Neo4j.</w:t>
            </w:r>
          </w:p>
        </w:tc>
        <w:tc>
          <w:tcPr>
            <w:tcW w:w="3120" w:type="dxa"/>
          </w:tcPr>
          <w:p w14:paraId="0C12E198" w14:textId="56E6FE25" w:rsidR="004A5321" w:rsidDel="004D7605" w:rsidRDefault="004A5321" w:rsidP="004A5321">
            <w:pPr>
              <w:pStyle w:val="Compact"/>
              <w:jc w:val="both"/>
              <w:rPr>
                <w:del w:id="665" w:author="GKARANI GEORGIA" w:date="2026-06-13T17:25:00Z"/>
              </w:rPr>
            </w:pPr>
            <w:del w:id="666" w:author="GKARANI GEORGIA" w:date="2026-06-13T17:24:00Z">
              <w:r w:rsidDel="004D7605">
                <w:delText xml:space="preserve">Only a </w:delText>
              </w:r>
            </w:del>
            <w:del w:id="667" w:author="GKARANI GEORGIA" w:date="2026-06-13T17:15:00Z">
              <w:r w:rsidDel="000F0A55">
                <w:delText xml:space="preserve">small </w:delText>
              </w:r>
            </w:del>
            <w:ins w:id="668" w:author="GKARANI GEORGIA" w:date="2026-06-13T17:24:00Z">
              <w:r w:rsidR="004D7605">
                <w:t>L</w:t>
              </w:r>
            </w:ins>
            <w:ins w:id="669" w:author="GKARANI GEORGIA" w:date="2026-06-13T17:15:00Z">
              <w:r w:rsidR="000F0A55">
                <w:t xml:space="preserve">imited </w:t>
              </w:r>
            </w:ins>
            <w:del w:id="670" w:author="GKARANI GEORGIA" w:date="2026-06-13T17:25:00Z">
              <w:r w:rsidDel="004D7605">
                <w:delText xml:space="preserve">set of </w:delText>
              </w:r>
            </w:del>
            <w:r>
              <w:t>quer</w:t>
            </w:r>
            <w:ins w:id="671" w:author="GKARANI GEORGIA" w:date="2026-06-13T17:25:00Z">
              <w:r w:rsidR="004D7605">
                <w:t>y</w:t>
              </w:r>
            </w:ins>
            <w:del w:id="672" w:author="GKARANI GEORGIA" w:date="2026-06-13T17:25:00Z">
              <w:r w:rsidDel="004D7605">
                <w:delText>ies</w:delText>
              </w:r>
            </w:del>
            <w:r>
              <w:t xml:space="preserve"> </w:t>
            </w:r>
            <w:del w:id="673" w:author="GKARANI GEORGIA" w:date="2026-06-13T17:25:00Z">
              <w:r w:rsidDel="004D7605">
                <w:delText xml:space="preserve">are </w:delText>
              </w:r>
            </w:del>
            <w:r>
              <w:t>evaluat</w:t>
            </w:r>
            <w:ins w:id="674" w:author="GKARANI GEORGIA" w:date="2026-06-13T17:25:00Z">
              <w:r w:rsidR="004D7605">
                <w:t>ion;</w:t>
              </w:r>
            </w:ins>
            <w:del w:id="675" w:author="GKARANI GEORGIA" w:date="2026-06-13T17:25:00Z">
              <w:r w:rsidDel="004D7605">
                <w:delText>ed,</w:delText>
              </w:r>
            </w:del>
            <w:r>
              <w:t xml:space="preserve"> no large-scale benchmark</w:t>
            </w:r>
            <w:ins w:id="676" w:author="GKARANI GEORGIA" w:date="2026-06-13T17:25:00Z">
              <w:r w:rsidR="004D7605">
                <w:t>;</w:t>
              </w:r>
            </w:ins>
            <w:del w:id="677" w:author="GKARANI GEORGIA" w:date="2026-06-13T17:25:00Z">
              <w:r w:rsidDel="004D7605">
                <w:delText>.</w:delText>
              </w:r>
            </w:del>
            <w:ins w:id="678" w:author="GKARANI GEORGIA" w:date="2026-06-13T17:25:00Z">
              <w:r w:rsidR="004D7605">
                <w:t xml:space="preserve"> </w:t>
              </w:r>
            </w:ins>
          </w:p>
          <w:p w14:paraId="106F2B75" w14:textId="25992D3B" w:rsidR="004A5321" w:rsidRDefault="004A5321" w:rsidP="004A5321">
            <w:pPr>
              <w:pStyle w:val="Compact"/>
              <w:jc w:val="both"/>
            </w:pPr>
            <w:del w:id="679" w:author="GKARANI GEORGIA" w:date="2026-06-13T17:25:00Z">
              <w:r w:rsidDel="004D7605">
                <w:delText xml:space="preserve">The </w:delText>
              </w:r>
            </w:del>
            <w:r>
              <w:t xml:space="preserve">algorithmic complexity </w:t>
            </w:r>
            <w:del w:id="680" w:author="GKARANI GEORGIA" w:date="2026-06-13T17:25:00Z">
              <w:r w:rsidDel="004D7605">
                <w:delText xml:space="preserve">of </w:delText>
              </w:r>
              <w:r w:rsidR="0033686A" w:rsidDel="004D7605">
                <w:delText>the simplification</w:delText>
              </w:r>
              <w:r w:rsidR="00843D95" w:rsidDel="004D7605">
                <w:delText xml:space="preserve"> algorithm</w:delText>
              </w:r>
              <w:r w:rsidDel="004D7605">
                <w:delText xml:space="preserve"> </w:delText>
              </w:r>
              <w:r w:rsidDel="001E39DD">
                <w:delText xml:space="preserve">is </w:delText>
              </w:r>
            </w:del>
            <w:r>
              <w:t>not analyzed.</w:t>
            </w:r>
          </w:p>
        </w:tc>
      </w:tr>
      <w:tr w:rsidR="004A5321" w14:paraId="1BAA0BD8" w14:textId="77777777" w:rsidTr="7D4EAD5F">
        <w:trPr>
          <w:trHeight w:val="300"/>
        </w:trPr>
        <w:tc>
          <w:tcPr>
            <w:tcW w:w="2805" w:type="dxa"/>
          </w:tcPr>
          <w:p w14:paraId="120B2F62" w14:textId="65105366" w:rsidR="004A5321" w:rsidRDefault="004A5321" w:rsidP="004A5321">
            <w:pPr>
              <w:pStyle w:val="Compact"/>
            </w:pPr>
          </w:p>
        </w:tc>
        <w:tc>
          <w:tcPr>
            <w:tcW w:w="3435" w:type="dxa"/>
          </w:tcPr>
          <w:p w14:paraId="63133549" w14:textId="3E47D703" w:rsidR="004A5321" w:rsidRDefault="004A5321" w:rsidP="004A5321">
            <w:pPr>
              <w:pStyle w:val="Compact"/>
              <w:jc w:val="both"/>
            </w:pPr>
          </w:p>
        </w:tc>
        <w:tc>
          <w:tcPr>
            <w:tcW w:w="3120" w:type="dxa"/>
          </w:tcPr>
          <w:p w14:paraId="41E3BE63" w14:textId="41A6FD15" w:rsidR="004A5321" w:rsidRDefault="004A5321" w:rsidP="004A5321">
            <w:pPr>
              <w:pStyle w:val="Compact"/>
              <w:jc w:val="both"/>
            </w:pPr>
          </w:p>
        </w:tc>
      </w:tr>
      <w:tr w:rsidR="004A5321" w14:paraId="45673BCB" w14:textId="77777777" w:rsidTr="7D4EAD5F">
        <w:trPr>
          <w:trHeight w:val="300"/>
        </w:trPr>
        <w:tc>
          <w:tcPr>
            <w:tcW w:w="2805" w:type="dxa"/>
          </w:tcPr>
          <w:p w14:paraId="26FBF1E2" w14:textId="4F7DDCD2" w:rsidR="004A5321" w:rsidRPr="000E253F" w:rsidRDefault="004A5321" w:rsidP="004A5321">
            <w:pPr>
              <w:pStyle w:val="Compact"/>
            </w:pPr>
            <w:proofErr w:type="spellStart"/>
            <w:r w:rsidRPr="000E253F">
              <w:t>Estupiñán</w:t>
            </w:r>
            <w:proofErr w:type="spellEnd"/>
            <w:r w:rsidRPr="000E253F">
              <w:t xml:space="preserve"> (2020)</w:t>
            </w:r>
          </w:p>
        </w:tc>
        <w:tc>
          <w:tcPr>
            <w:tcW w:w="3435" w:type="dxa"/>
          </w:tcPr>
          <w:p w14:paraId="3F0CD377" w14:textId="02455C37" w:rsidR="004A5321" w:rsidRDefault="004B26BF" w:rsidP="004A5321">
            <w:pPr>
              <w:pStyle w:val="Compact"/>
              <w:jc w:val="both"/>
            </w:pPr>
            <w:del w:id="681" w:author="GKARANI GEORGIA" w:date="2026-06-13T17:12:00Z">
              <w:r w:rsidDel="00BC6BE9">
                <w:delText xml:space="preserve">Address </w:delText>
              </w:r>
            </w:del>
            <w:ins w:id="682" w:author="GKARANI GEORGIA" w:date="2026-06-13T17:12:00Z">
              <w:r w:rsidR="00BC6BE9">
                <w:t xml:space="preserve">Conducts </w:t>
              </w:r>
            </w:ins>
            <w:r>
              <w:t>clustering analysis on Ethereum</w:t>
            </w:r>
            <w:r w:rsidR="004A5321">
              <w:t>.</w:t>
            </w:r>
          </w:p>
        </w:tc>
        <w:tc>
          <w:tcPr>
            <w:tcW w:w="3120" w:type="dxa"/>
          </w:tcPr>
          <w:p w14:paraId="60171D17" w14:textId="757F0F9A" w:rsidR="00843D95" w:rsidDel="001E39DD" w:rsidRDefault="00843D95">
            <w:pPr>
              <w:pStyle w:val="Compact"/>
              <w:jc w:val="both"/>
              <w:rPr>
                <w:del w:id="683" w:author="GKARANI GEORGIA" w:date="2026-06-13T17:32:00Z"/>
              </w:rPr>
            </w:pPr>
            <w:del w:id="684" w:author="GKARANI GEORGIA" w:date="2026-06-13T17:26:00Z">
              <w:r w:rsidDel="001E39DD">
                <w:delText xml:space="preserve">It </w:delText>
              </w:r>
            </w:del>
            <w:ins w:id="685" w:author="GKARANI GEORGIA" w:date="2026-06-13T17:26:00Z">
              <w:r w:rsidR="001E39DD">
                <w:t>F</w:t>
              </w:r>
            </w:ins>
            <w:del w:id="686" w:author="GKARANI GEORGIA" w:date="2026-06-13T17:26:00Z">
              <w:r w:rsidDel="001E39DD">
                <w:delText>f</w:delText>
              </w:r>
            </w:del>
            <w:r>
              <w:t>ocuse</w:t>
            </w:r>
            <w:ins w:id="687" w:author="GKARANI GEORGIA" w:date="2026-06-13T17:26:00Z">
              <w:r w:rsidR="001E39DD">
                <w:t>d</w:t>
              </w:r>
            </w:ins>
            <w:del w:id="688" w:author="GKARANI GEORGIA" w:date="2026-06-13T17:26:00Z">
              <w:r w:rsidDel="001E39DD">
                <w:delText>s</w:delText>
              </w:r>
            </w:del>
            <w:r>
              <w:t xml:space="preserve"> on </w:t>
            </w:r>
            <w:r w:rsidR="0086613A">
              <w:t xml:space="preserve">clustering and </w:t>
            </w:r>
            <w:r>
              <w:t>performance</w:t>
            </w:r>
            <w:r w:rsidR="004B26BF">
              <w:t xml:space="preserve"> </w:t>
            </w:r>
            <w:ins w:id="689" w:author="GKARANI GEORGIA" w:date="2026-06-13T17:26:00Z">
              <w:r w:rsidR="001E39DD">
                <w:t xml:space="preserve">for </w:t>
              </w:r>
            </w:ins>
            <w:del w:id="690" w:author="GKARANI GEORGIA" w:date="2026-06-13T17:26:00Z">
              <w:r w:rsidR="004B26BF" w:rsidDel="001E39DD">
                <w:delText>(</w:delText>
              </w:r>
            </w:del>
            <w:r w:rsidR="004B26BF" w:rsidRPr="004B26BF">
              <w:t>two</w:t>
            </w:r>
            <w:ins w:id="691" w:author="GKARANI GEORGIA" w:date="2026-06-13T17:32:00Z">
              <w:r w:rsidR="001E39DD">
                <w:t xml:space="preserve"> </w:t>
              </w:r>
            </w:ins>
            <w:ins w:id="692" w:author="GKARANI GEORGIA" w:date="2026-06-13T17:26:00Z">
              <w:r w:rsidR="001E39DD" w:rsidRPr="004B26BF">
                <w:t>Ethereum</w:t>
              </w:r>
              <w:r w:rsidR="001E39DD">
                <w:t xml:space="preserve"> </w:t>
              </w:r>
            </w:ins>
            <w:del w:id="693" w:author="GKARANI GEORGIA" w:date="2026-06-13T17:26:00Z">
              <w:r w:rsidR="004B26BF" w:rsidRPr="004B26BF" w:rsidDel="001E39DD">
                <w:delText xml:space="preserve"> </w:delText>
              </w:r>
            </w:del>
            <w:del w:id="694" w:author="GKARANI GEORGIA" w:date="2026-06-13T17:32:00Z">
              <w:r w:rsidR="004B26BF" w:rsidRPr="004B26BF" w:rsidDel="001E39DD">
                <w:delText xml:space="preserve">address clustering </w:delText>
              </w:r>
            </w:del>
            <w:r w:rsidR="004B26BF" w:rsidRPr="004B26BF">
              <w:t>use cases</w:t>
            </w:r>
            <w:ins w:id="695" w:author="GKARANI GEORGIA" w:date="2026-06-13T17:32:00Z">
              <w:r w:rsidR="001E39DD">
                <w:t>.</w:t>
              </w:r>
            </w:ins>
            <w:del w:id="696" w:author="GKARANI GEORGIA" w:date="2026-06-13T17:32:00Z">
              <w:r w:rsidR="004B26BF" w:rsidRPr="004B26BF" w:rsidDel="001E39DD">
                <w:delText xml:space="preserve"> for </w:delText>
              </w:r>
            </w:del>
            <w:del w:id="697" w:author="GKARANI GEORGIA" w:date="2026-06-13T17:26:00Z">
              <w:r w:rsidR="004B26BF" w:rsidRPr="004B26BF" w:rsidDel="001E39DD">
                <w:delText>Ethereum</w:delText>
              </w:r>
              <w:r w:rsidR="004067E2" w:rsidDel="001E39DD">
                <w:delText xml:space="preserve"> </w:delText>
              </w:r>
            </w:del>
            <w:del w:id="698" w:author="GKARANI GEORGIA" w:date="2026-06-13T17:32:00Z">
              <w:r w:rsidR="004067E2" w:rsidDel="001E39DD">
                <w:delText>are analyzed</w:delText>
              </w:r>
              <w:r w:rsidR="004B26BF" w:rsidDel="001E39DD">
                <w:delText>)</w:delText>
              </w:r>
              <w:r w:rsidDel="001E39DD">
                <w:delText>.</w:delText>
              </w:r>
            </w:del>
          </w:p>
          <w:p w14:paraId="1BEB0637" w14:textId="34E9BB5C" w:rsidR="004A5321" w:rsidRDefault="004A5321" w:rsidP="001E39DD">
            <w:pPr>
              <w:pStyle w:val="Compact"/>
              <w:jc w:val="both"/>
            </w:pPr>
          </w:p>
        </w:tc>
      </w:tr>
      <w:tr w:rsidR="004A5321" w14:paraId="3F89A6DD" w14:textId="77777777" w:rsidTr="7D4EAD5F">
        <w:trPr>
          <w:trHeight w:val="300"/>
        </w:trPr>
        <w:tc>
          <w:tcPr>
            <w:tcW w:w="2805" w:type="dxa"/>
          </w:tcPr>
          <w:p w14:paraId="2834D4FA" w14:textId="0C655746" w:rsidR="004A5321" w:rsidRPr="000E253F" w:rsidRDefault="004A5321" w:rsidP="004A5321">
            <w:pPr>
              <w:pStyle w:val="Compact"/>
            </w:pPr>
            <w:r w:rsidRPr="000E253F">
              <w:t>Lin et al. (2020)</w:t>
            </w:r>
          </w:p>
        </w:tc>
        <w:tc>
          <w:tcPr>
            <w:tcW w:w="3435" w:type="dxa"/>
          </w:tcPr>
          <w:p w14:paraId="2B64FEFA" w14:textId="2C79FEDB" w:rsidR="004A5321" w:rsidRDefault="004A5321" w:rsidP="004A5321">
            <w:pPr>
              <w:pStyle w:val="Compact"/>
              <w:jc w:val="both"/>
            </w:pPr>
            <w:del w:id="699" w:author="GKARANI GEORGIA" w:date="2026-06-13T17:13:00Z">
              <w:r w:rsidDel="00BC6BE9">
                <w:delText xml:space="preserve">They </w:delText>
              </w:r>
            </w:del>
            <w:ins w:id="700" w:author="GKARANI GEORGIA" w:date="2026-06-13T17:13:00Z">
              <w:r w:rsidR="00BC6BE9">
                <w:t>P</w:t>
              </w:r>
            </w:ins>
            <w:del w:id="701" w:author="GKARANI GEORGIA" w:date="2026-06-13T17:13:00Z">
              <w:r w:rsidDel="00BC6BE9">
                <w:delText>p</w:delText>
              </w:r>
            </w:del>
            <w:r>
              <w:t>ropose a temporal weighted multidigraph (TWMDG) model for Ethereum transactions and introduces temporal random walk strategies for link prediction.</w:t>
            </w:r>
          </w:p>
        </w:tc>
        <w:tc>
          <w:tcPr>
            <w:tcW w:w="3120" w:type="dxa"/>
          </w:tcPr>
          <w:p w14:paraId="40084E65" w14:textId="727D36A0" w:rsidR="00843D95" w:rsidDel="00E45744" w:rsidRDefault="00E45744" w:rsidP="00843D95">
            <w:pPr>
              <w:pStyle w:val="Compact"/>
              <w:jc w:val="both"/>
              <w:rPr>
                <w:del w:id="702" w:author="GKARANI GEORGIA" w:date="2026-06-13T17:33:00Z"/>
              </w:rPr>
            </w:pPr>
            <w:ins w:id="703" w:author="GKARANI GEORGIA" w:date="2026-06-13T17:32:00Z">
              <w:r>
                <w:t>Focused on l</w:t>
              </w:r>
            </w:ins>
            <w:del w:id="704" w:author="GKARANI GEORGIA" w:date="2026-06-13T17:32:00Z">
              <w:r w:rsidR="00843D95" w:rsidDel="00E45744">
                <w:delText>L</w:delText>
              </w:r>
            </w:del>
            <w:r w:rsidR="00843D95">
              <w:t xml:space="preserve">ink prediction </w:t>
            </w:r>
            <w:del w:id="705" w:author="GKARANI GEORGIA" w:date="2026-06-13T17:32:00Z">
              <w:r w:rsidR="00843D95" w:rsidDel="00E45744">
                <w:delText xml:space="preserve">is addressed </w:delText>
              </w:r>
            </w:del>
            <w:r w:rsidR="00843D95">
              <w:t xml:space="preserve">rather than </w:t>
            </w:r>
            <w:ins w:id="706" w:author="GKARANI GEORGIA" w:date="2026-06-13T17:33:00Z">
              <w:r>
                <w:t xml:space="preserve">transaction </w:t>
              </w:r>
            </w:ins>
            <w:r w:rsidR="00843D95">
              <w:t>analysis</w:t>
            </w:r>
            <w:del w:id="707" w:author="GKARANI GEORGIA" w:date="2026-06-13T17:33:00Z">
              <w:r w:rsidR="00843D95" w:rsidDel="00E45744">
                <w:delText xml:space="preserve"> of transaction</w:delText>
              </w:r>
            </w:del>
            <w:ins w:id="708" w:author="GKARANI GEORGIA" w:date="2026-06-13T17:33:00Z">
              <w:r>
                <w:t>;</w:t>
              </w:r>
            </w:ins>
            <w:del w:id="709" w:author="GKARANI GEORGIA" w:date="2026-06-13T17:33:00Z">
              <w:r w:rsidR="00843D95" w:rsidDel="00E45744">
                <w:delText>s.</w:delText>
              </w:r>
            </w:del>
            <w:ins w:id="710" w:author="GKARANI GEORGIA" w:date="2026-06-13T17:33:00Z">
              <w:r>
                <w:t xml:space="preserve"> s</w:t>
              </w:r>
            </w:ins>
          </w:p>
          <w:p w14:paraId="421EAFAF" w14:textId="4F422C31" w:rsidR="004A5321" w:rsidRDefault="004A5321" w:rsidP="004A5321">
            <w:pPr>
              <w:pStyle w:val="Compact"/>
              <w:jc w:val="both"/>
            </w:pPr>
            <w:del w:id="711" w:author="GKARANI GEORGIA" w:date="2026-06-13T17:33:00Z">
              <w:r w:rsidDel="00E45744">
                <w:delText>S</w:delText>
              </w:r>
            </w:del>
            <w:r>
              <w:t xml:space="preserve">calability </w:t>
            </w:r>
            <w:del w:id="712" w:author="GKARANI GEORGIA" w:date="2026-06-13T17:33:00Z">
              <w:r w:rsidDel="00E45744">
                <w:delText xml:space="preserve">for larger, real-time networks are </w:delText>
              </w:r>
            </w:del>
            <w:r>
              <w:t>not addressed.</w:t>
            </w:r>
          </w:p>
          <w:p w14:paraId="4925C1E2" w14:textId="48CBC029" w:rsidR="004A5321" w:rsidRDefault="004A5321" w:rsidP="00843D95">
            <w:pPr>
              <w:pStyle w:val="Compact"/>
              <w:jc w:val="both"/>
            </w:pPr>
          </w:p>
        </w:tc>
      </w:tr>
      <w:tr w:rsidR="004A5321" w14:paraId="7EC70612" w14:textId="77777777" w:rsidTr="7D4EAD5F">
        <w:trPr>
          <w:trHeight w:val="300"/>
        </w:trPr>
        <w:tc>
          <w:tcPr>
            <w:tcW w:w="2805" w:type="dxa"/>
          </w:tcPr>
          <w:p w14:paraId="5B3B1868" w14:textId="23871E30" w:rsidR="004A5321" w:rsidRDefault="004A5321" w:rsidP="004A5321">
            <w:pPr>
              <w:pStyle w:val="Compact"/>
            </w:pPr>
            <w:r>
              <w:t>Karim et al. (2021)</w:t>
            </w:r>
          </w:p>
        </w:tc>
        <w:tc>
          <w:tcPr>
            <w:tcW w:w="3435" w:type="dxa"/>
          </w:tcPr>
          <w:p w14:paraId="3648FB13" w14:textId="5882333A" w:rsidR="004A5321" w:rsidRDefault="004A5321" w:rsidP="004A5321">
            <w:pPr>
              <w:pStyle w:val="Compact"/>
              <w:jc w:val="both"/>
            </w:pPr>
            <w:del w:id="713" w:author="GKARANI GEORGIA" w:date="2026-06-13T17:13:00Z">
              <w:r w:rsidDel="00BC6BE9">
                <w:delText xml:space="preserve">They </w:delText>
              </w:r>
            </w:del>
            <w:ins w:id="714" w:author="GKARANI GEORGIA" w:date="2026-06-13T17:13:00Z">
              <w:r w:rsidR="00BC6BE9">
                <w:t>D</w:t>
              </w:r>
            </w:ins>
            <w:del w:id="715" w:author="GKARANI GEORGIA" w:date="2026-06-13T17:13:00Z">
              <w:r w:rsidDel="00BC6BE9">
                <w:delText>d</w:delText>
              </w:r>
            </w:del>
            <w:r>
              <w:t xml:space="preserve">efine a semantic trajectory model with events for pedestrian </w:t>
            </w:r>
            <w:ins w:id="716" w:author="GKARANI GEORGIA" w:date="2026-06-13T17:13:00Z">
              <w:r w:rsidR="00BC6BE9">
                <w:t xml:space="preserve">mobility </w:t>
              </w:r>
            </w:ins>
            <w:r>
              <w:t>analytics.</w:t>
            </w:r>
          </w:p>
        </w:tc>
        <w:tc>
          <w:tcPr>
            <w:tcW w:w="3120" w:type="dxa"/>
          </w:tcPr>
          <w:p w14:paraId="0A71EA59" w14:textId="0446CD44" w:rsidR="004A5321" w:rsidRPr="005B7C68" w:rsidDel="00067D49" w:rsidRDefault="004A5321" w:rsidP="004A5321">
            <w:pPr>
              <w:pStyle w:val="Compact"/>
              <w:jc w:val="both"/>
              <w:rPr>
                <w:del w:id="717" w:author="GKARANI GEORGIA" w:date="2026-06-13T17:34:00Z"/>
              </w:rPr>
            </w:pPr>
            <w:r w:rsidRPr="005B7C68">
              <w:t xml:space="preserve">Neo4j schema </w:t>
            </w:r>
            <w:del w:id="718" w:author="GKARANI GEORGIA" w:date="2026-06-13T17:33:00Z">
              <w:r w:rsidRPr="005B7C68" w:rsidDel="00067D49">
                <w:delText xml:space="preserve">or </w:delText>
              </w:r>
            </w:del>
            <w:ins w:id="719" w:author="GKARANI GEORGIA" w:date="2026-06-13T17:33:00Z">
              <w:r w:rsidR="00067D49">
                <w:t>and</w:t>
              </w:r>
              <w:r w:rsidR="00067D49" w:rsidRPr="005B7C68">
                <w:t xml:space="preserve"> </w:t>
              </w:r>
            </w:ins>
            <w:ins w:id="720" w:author="GKARANI GEORGIA" w:date="2026-06-13T17:34:00Z">
              <w:r w:rsidR="00067D49">
                <w:t xml:space="preserve">analytical </w:t>
              </w:r>
            </w:ins>
            <w:del w:id="721" w:author="GKARANI GEORGIA" w:date="2026-06-13T17:34:00Z">
              <w:r w:rsidRPr="005B7C68" w:rsidDel="00067D49">
                <w:delText xml:space="preserve">concrete </w:delText>
              </w:r>
            </w:del>
            <w:r w:rsidRPr="005B7C68">
              <w:t xml:space="preserve">queries </w:t>
            </w:r>
            <w:del w:id="722" w:author="GKARANI GEORGIA" w:date="2026-06-13T17:34:00Z">
              <w:r w:rsidRPr="005B7C68" w:rsidDel="00067D49">
                <w:delText xml:space="preserve">are </w:delText>
              </w:r>
            </w:del>
            <w:r w:rsidRPr="005B7C68">
              <w:t>not</w:t>
            </w:r>
            <w:r>
              <w:t xml:space="preserve"> </w:t>
            </w:r>
            <w:del w:id="723" w:author="GKARANI GEORGIA" w:date="2026-06-13T17:34:00Z">
              <w:r w:rsidDel="00067D49">
                <w:delText>presented</w:delText>
              </w:r>
            </w:del>
            <w:ins w:id="724" w:author="GKARANI GEORGIA" w:date="2026-06-13T17:34:00Z">
              <w:r w:rsidR="00067D49">
                <w:t>provided;</w:t>
              </w:r>
            </w:ins>
            <w:del w:id="725" w:author="GKARANI GEORGIA" w:date="2026-06-13T17:34:00Z">
              <w:r w:rsidDel="00067D49">
                <w:delText>.</w:delText>
              </w:r>
            </w:del>
            <w:ins w:id="726" w:author="GKARANI GEORGIA" w:date="2026-06-13T17:34:00Z">
              <w:r w:rsidR="00067D49">
                <w:t xml:space="preserve"> </w:t>
              </w:r>
            </w:ins>
          </w:p>
          <w:p w14:paraId="160D2905" w14:textId="2B3D62BA" w:rsidR="004A5321" w:rsidRDefault="00067D49" w:rsidP="004A5321">
            <w:pPr>
              <w:pStyle w:val="Compact"/>
              <w:jc w:val="both"/>
            </w:pPr>
            <w:ins w:id="727" w:author="GKARANI GEORGIA" w:date="2026-06-13T17:34:00Z">
              <w:r>
                <w:t>n</w:t>
              </w:r>
            </w:ins>
            <w:del w:id="728" w:author="GKARANI GEORGIA" w:date="2026-06-13T17:34:00Z">
              <w:r w:rsidR="004A5321" w:rsidDel="00067D49">
                <w:delText>N</w:delText>
              </w:r>
            </w:del>
            <w:r w:rsidR="004A5321">
              <w:t>o experimental evaluation.</w:t>
            </w:r>
          </w:p>
        </w:tc>
      </w:tr>
      <w:tr w:rsidR="004A5321" w14:paraId="58AA989B" w14:textId="77777777" w:rsidTr="7D4EAD5F">
        <w:trPr>
          <w:trHeight w:val="300"/>
        </w:trPr>
        <w:tc>
          <w:tcPr>
            <w:tcW w:w="2805" w:type="dxa"/>
          </w:tcPr>
          <w:p w14:paraId="7ED88D11" w14:textId="3F611729" w:rsidR="004A5321" w:rsidRDefault="004A5321" w:rsidP="004A5321">
            <w:pPr>
              <w:pStyle w:val="Compact"/>
            </w:pPr>
            <w:proofErr w:type="spellStart"/>
            <w:r>
              <w:t>Xue</w:t>
            </w:r>
            <w:proofErr w:type="spellEnd"/>
            <w:r>
              <w:t xml:space="preserve"> et al. (2022)</w:t>
            </w:r>
          </w:p>
        </w:tc>
        <w:tc>
          <w:tcPr>
            <w:tcW w:w="3435" w:type="dxa"/>
          </w:tcPr>
          <w:p w14:paraId="3938DD50" w14:textId="50CCF8E4" w:rsidR="004A5321" w:rsidRDefault="004A5321" w:rsidP="004A5321">
            <w:pPr>
              <w:pStyle w:val="Compact"/>
              <w:jc w:val="both"/>
            </w:pPr>
            <w:del w:id="729" w:author="GKARANI GEORGIA" w:date="2026-06-13T17:13:00Z">
              <w:r w:rsidDel="00BC6BE9">
                <w:delText xml:space="preserve">They </w:delText>
              </w:r>
            </w:del>
            <w:ins w:id="730" w:author="GKARANI GEORGIA" w:date="2026-06-13T17:13:00Z">
              <w:r w:rsidR="00BC6BE9">
                <w:t>P</w:t>
              </w:r>
            </w:ins>
            <w:del w:id="731" w:author="GKARANI GEORGIA" w:date="2026-06-13T17:13:00Z">
              <w:r w:rsidDel="00BC6BE9">
                <w:delText>p</w:delText>
              </w:r>
            </w:del>
            <w:r>
              <w:t xml:space="preserve">resent </w:t>
            </w:r>
            <w:proofErr w:type="spellStart"/>
            <w:r>
              <w:t>CoGAT</w:t>
            </w:r>
            <w:proofErr w:type="spellEnd"/>
            <w:r>
              <w:t>, a hierarchical graph model for representing Argo float trajectories in Neo4j.</w:t>
            </w:r>
          </w:p>
        </w:tc>
        <w:tc>
          <w:tcPr>
            <w:tcW w:w="3120" w:type="dxa"/>
          </w:tcPr>
          <w:p w14:paraId="3C33CE72" w14:textId="3EE2D5AB" w:rsidR="004A5321" w:rsidDel="004A755F" w:rsidRDefault="004A5321" w:rsidP="004A5321">
            <w:pPr>
              <w:pStyle w:val="Compact"/>
              <w:jc w:val="both"/>
              <w:rPr>
                <w:del w:id="732" w:author="GKARANI GEORGIA" w:date="2026-06-13T17:34:00Z"/>
              </w:rPr>
            </w:pPr>
            <w:r>
              <w:t xml:space="preserve">Domain-specific </w:t>
            </w:r>
            <w:ins w:id="733" w:author="GKARANI GEORGIA" w:date="2026-06-13T17:34:00Z">
              <w:r w:rsidR="004A755F">
                <w:t xml:space="preserve">to </w:t>
              </w:r>
            </w:ins>
            <w:del w:id="734" w:author="GKARANI GEORGIA" w:date="2026-06-13T17:34:00Z">
              <w:r w:rsidDel="004A755F">
                <w:delText>(</w:delText>
              </w:r>
            </w:del>
            <w:r>
              <w:t>Argo floats</w:t>
            </w:r>
            <w:del w:id="735" w:author="GKARANI GEORGIA" w:date="2026-06-13T17:34:00Z">
              <w:r w:rsidDel="004A755F">
                <w:delText>)</w:delText>
              </w:r>
            </w:del>
            <w:r>
              <w:t xml:space="preserve">; </w:t>
            </w:r>
            <w:del w:id="736" w:author="GKARANI GEORGIA" w:date="2026-06-13T17:34:00Z">
              <w:r w:rsidDel="004A755F">
                <w:delText xml:space="preserve">few </w:delText>
              </w:r>
            </w:del>
            <w:ins w:id="737" w:author="GKARANI GEORGIA" w:date="2026-06-13T17:34:00Z">
              <w:r w:rsidR="004A755F">
                <w:t xml:space="preserve">limited </w:t>
              </w:r>
            </w:ins>
            <w:r>
              <w:t>generic attributes</w:t>
            </w:r>
            <w:ins w:id="738" w:author="GKARANI GEORGIA" w:date="2026-06-13T17:34:00Z">
              <w:r w:rsidR="004A755F">
                <w:t>;</w:t>
              </w:r>
            </w:ins>
            <w:del w:id="739" w:author="GKARANI GEORGIA" w:date="2026-06-13T17:34:00Z">
              <w:r w:rsidDel="004A755F">
                <w:delText>.</w:delText>
              </w:r>
            </w:del>
            <w:ins w:id="740" w:author="GKARANI GEORGIA" w:date="2026-06-13T17:35:00Z">
              <w:r w:rsidR="004A755F">
                <w:t xml:space="preserve"> coarse </w:t>
              </w:r>
            </w:ins>
          </w:p>
          <w:p w14:paraId="78C67EB2" w14:textId="077A8DEF" w:rsidR="004A5321" w:rsidRDefault="004A755F" w:rsidP="004A5321">
            <w:pPr>
              <w:pStyle w:val="Compact"/>
              <w:jc w:val="both"/>
            </w:pPr>
            <w:ins w:id="741" w:author="GKARANI GEORGIA" w:date="2026-06-13T17:35:00Z">
              <w:r>
                <w:t>t</w:t>
              </w:r>
            </w:ins>
            <w:del w:id="742" w:author="GKARANI GEORGIA" w:date="2026-06-13T17:35:00Z">
              <w:r w:rsidR="004A5321" w:rsidDel="004A755F">
                <w:delText>T</w:delText>
              </w:r>
            </w:del>
            <w:r w:rsidR="004A5321">
              <w:t>emporal granularity</w:t>
            </w:r>
            <w:ins w:id="743" w:author="GKARANI GEORGIA" w:date="2026-06-13T17:35:00Z">
              <w:r>
                <w:t>.</w:t>
              </w:r>
            </w:ins>
            <w:del w:id="744" w:author="GKARANI GEORGIA" w:date="2026-06-13T17:35:00Z">
              <w:r w:rsidR="004A5321" w:rsidDel="004A755F">
                <w:delText xml:space="preserve"> is coarse (hourly/daily cycles).</w:delText>
              </w:r>
            </w:del>
          </w:p>
        </w:tc>
      </w:tr>
      <w:tr w:rsidR="004A5321" w14:paraId="33AC2C30" w14:textId="77777777" w:rsidTr="7D4EAD5F">
        <w:trPr>
          <w:trHeight w:val="300"/>
        </w:trPr>
        <w:tc>
          <w:tcPr>
            <w:tcW w:w="2805" w:type="dxa"/>
          </w:tcPr>
          <w:p w14:paraId="2685D193" w14:textId="150F32F6" w:rsidR="004A5321" w:rsidRDefault="004A5321" w:rsidP="004A5321">
            <w:pPr>
              <w:pStyle w:val="Compact"/>
            </w:pPr>
            <w:proofErr w:type="spellStart"/>
            <w:r>
              <w:t>Elayam</w:t>
            </w:r>
            <w:proofErr w:type="spellEnd"/>
            <w:r>
              <w:t xml:space="preserve"> et al. (2022)</w:t>
            </w:r>
          </w:p>
        </w:tc>
        <w:tc>
          <w:tcPr>
            <w:tcW w:w="3435" w:type="dxa"/>
          </w:tcPr>
          <w:p w14:paraId="239AA6CC" w14:textId="6D1720F5" w:rsidR="004A5321" w:rsidRDefault="004A5321" w:rsidP="004A5321">
            <w:pPr>
              <w:pStyle w:val="Compact"/>
              <w:jc w:val="both"/>
            </w:pPr>
            <w:del w:id="745" w:author="GKARANI GEORGIA" w:date="2026-06-13T17:13:00Z">
              <w:r w:rsidDel="00BC6BE9">
                <w:delText xml:space="preserve">They </w:delText>
              </w:r>
            </w:del>
            <w:ins w:id="746" w:author="GKARANI GEORGIA" w:date="2026-06-13T17:13:00Z">
              <w:r w:rsidR="00BC6BE9">
                <w:t>P</w:t>
              </w:r>
            </w:ins>
            <w:del w:id="747" w:author="GKARANI GEORGIA" w:date="2026-06-13T17:13:00Z">
              <w:r w:rsidDel="00BC6BE9">
                <w:delText>p</w:delText>
              </w:r>
            </w:del>
            <w:r>
              <w:t xml:space="preserve">ropose a hierarchical graph-based model for </w:t>
            </w:r>
            <w:ins w:id="748" w:author="GKARANI GEORGIA" w:date="2026-06-13T17:14:00Z">
              <w:r w:rsidR="00BC6BE9">
                <w:t xml:space="preserve">analyzing </w:t>
              </w:r>
            </w:ins>
            <w:r>
              <w:t>mobility data at multiple spatial scales in Neo4j.</w:t>
            </w:r>
          </w:p>
        </w:tc>
        <w:tc>
          <w:tcPr>
            <w:tcW w:w="3120" w:type="dxa"/>
          </w:tcPr>
          <w:p w14:paraId="66C5BEA3" w14:textId="4BD0BF6F" w:rsidR="004A5321" w:rsidRDefault="004A5321" w:rsidP="004A5321">
            <w:pPr>
              <w:pStyle w:val="Compact"/>
              <w:jc w:val="both"/>
            </w:pPr>
            <w:del w:id="749" w:author="GKARANI GEORGIA" w:date="2026-06-13T17:35:00Z">
              <w:r w:rsidDel="00245050">
                <w:delText xml:space="preserve">Results are </w:delText>
              </w:r>
            </w:del>
            <w:ins w:id="750" w:author="GKARANI GEORGIA" w:date="2026-06-13T17:35:00Z">
              <w:r w:rsidR="00245050">
                <w:t>V</w:t>
              </w:r>
            </w:ins>
            <w:del w:id="751" w:author="GKARANI GEORGIA" w:date="2026-06-13T17:35:00Z">
              <w:r w:rsidDel="00245050">
                <w:delText>v</w:delText>
              </w:r>
            </w:del>
            <w:r>
              <w:t>alidated only on maritime traffic</w:t>
            </w:r>
            <w:ins w:id="752" w:author="GKARANI GEORGIA" w:date="2026-06-13T17:35:00Z">
              <w:r w:rsidR="00245050">
                <w:t xml:space="preserve"> data</w:t>
              </w:r>
            </w:ins>
            <w:r>
              <w:t>.</w:t>
            </w:r>
          </w:p>
          <w:p w14:paraId="2A42B4B0" w14:textId="777EC0EE" w:rsidR="004A5321" w:rsidRDefault="004A5321" w:rsidP="004A5321">
            <w:pPr>
              <w:pStyle w:val="Compact"/>
              <w:jc w:val="both"/>
            </w:pPr>
          </w:p>
        </w:tc>
      </w:tr>
    </w:tbl>
    <w:p w14:paraId="07126DD3" w14:textId="53277D84" w:rsidR="002C166E" w:rsidRDefault="0028284C" w:rsidP="0019023E">
      <w:pPr>
        <w:pStyle w:val="2"/>
        <w:jc w:val="both"/>
        <w:rPr>
          <w:ins w:id="753" w:author="GKARANI GEORGIA" w:date="2026-06-13T17:41:00Z"/>
          <w:rFonts w:asciiTheme="minorHAnsi" w:eastAsiaTheme="minorEastAsia" w:hAnsiTheme="minorHAnsi" w:cstheme="minorBidi"/>
          <w:b w:val="0"/>
          <w:bCs w:val="0"/>
          <w:color w:val="auto"/>
          <w:sz w:val="24"/>
          <w:szCs w:val="24"/>
        </w:rPr>
      </w:pPr>
      <w:del w:id="754" w:author="GKARANI GEORGIA" w:date="2026-06-13T17:42:00Z">
        <w:r w:rsidRPr="7D4EAD5F" w:rsidDel="002C166E">
          <w:rPr>
            <w:rFonts w:asciiTheme="minorHAnsi" w:eastAsiaTheme="minorEastAsia" w:hAnsiTheme="minorHAnsi" w:cstheme="minorBidi"/>
            <w:b w:val="0"/>
            <w:bCs w:val="0"/>
            <w:color w:val="auto"/>
            <w:sz w:val="24"/>
            <w:szCs w:val="24"/>
          </w:rPr>
          <w:lastRenderedPageBreak/>
          <w:delText>Many</w:delText>
        </w:r>
        <w:r w:rsidR="21261293" w:rsidRPr="7D4EAD5F" w:rsidDel="002C166E">
          <w:rPr>
            <w:rFonts w:asciiTheme="minorHAnsi" w:eastAsiaTheme="minorEastAsia" w:hAnsiTheme="minorHAnsi" w:cstheme="minorBidi"/>
            <w:b w:val="0"/>
            <w:bCs w:val="0"/>
            <w:color w:val="auto"/>
            <w:sz w:val="24"/>
            <w:szCs w:val="24"/>
          </w:rPr>
          <w:delText xml:space="preserve"> of the</w:delText>
        </w:r>
      </w:del>
      <w:ins w:id="755" w:author="GKARANI GEORGIA" w:date="2026-06-13T17:42:00Z">
        <w:r w:rsidR="002C166E">
          <w:rPr>
            <w:rFonts w:asciiTheme="minorHAnsi" w:eastAsiaTheme="minorEastAsia" w:hAnsiTheme="minorHAnsi" w:cstheme="minorBidi"/>
            <w:b w:val="0"/>
            <w:bCs w:val="0"/>
            <w:color w:val="auto"/>
            <w:sz w:val="24"/>
            <w:szCs w:val="24"/>
          </w:rPr>
          <w:t>Most</w:t>
        </w:r>
      </w:ins>
      <w:r w:rsidR="21261293" w:rsidRPr="7D4EAD5F">
        <w:rPr>
          <w:rFonts w:asciiTheme="minorHAnsi" w:eastAsiaTheme="minorEastAsia" w:hAnsiTheme="minorHAnsi" w:cstheme="minorBidi"/>
          <w:b w:val="0"/>
          <w:bCs w:val="0"/>
          <w:color w:val="auto"/>
          <w:sz w:val="24"/>
          <w:szCs w:val="24"/>
        </w:rPr>
        <w:t xml:space="preserve"> </w:t>
      </w:r>
      <w:r w:rsidR="00603949">
        <w:rPr>
          <w:rFonts w:asciiTheme="minorHAnsi" w:eastAsiaTheme="minorEastAsia" w:hAnsiTheme="minorHAnsi" w:cstheme="minorBidi"/>
          <w:b w:val="0"/>
          <w:bCs w:val="0"/>
          <w:color w:val="auto"/>
          <w:sz w:val="24"/>
          <w:szCs w:val="24"/>
        </w:rPr>
        <w:t>previous</w:t>
      </w:r>
      <w:r w:rsidR="21261293" w:rsidRPr="7D4EAD5F">
        <w:rPr>
          <w:rFonts w:asciiTheme="minorHAnsi" w:eastAsiaTheme="minorEastAsia" w:hAnsiTheme="minorHAnsi" w:cstheme="minorBidi"/>
          <w:b w:val="0"/>
          <w:bCs w:val="0"/>
          <w:color w:val="auto"/>
          <w:sz w:val="24"/>
          <w:szCs w:val="24"/>
        </w:rPr>
        <w:t xml:space="preserve"> work</w:t>
      </w:r>
      <w:r w:rsidR="00603949">
        <w:rPr>
          <w:rFonts w:asciiTheme="minorHAnsi" w:eastAsiaTheme="minorEastAsia" w:hAnsiTheme="minorHAnsi" w:cstheme="minorBidi"/>
          <w:b w:val="0"/>
          <w:bCs w:val="0"/>
          <w:color w:val="auto"/>
          <w:sz w:val="24"/>
          <w:szCs w:val="24"/>
        </w:rPr>
        <w:t>s</w:t>
      </w:r>
      <w:r w:rsidR="21261293" w:rsidRPr="7D4EAD5F">
        <w:rPr>
          <w:rFonts w:asciiTheme="minorHAnsi" w:eastAsiaTheme="minorEastAsia" w:hAnsiTheme="minorHAnsi" w:cstheme="minorBidi"/>
          <w:b w:val="0"/>
          <w:bCs w:val="0"/>
          <w:color w:val="auto"/>
          <w:sz w:val="24"/>
          <w:szCs w:val="24"/>
        </w:rPr>
        <w:t xml:space="preserve"> </w:t>
      </w:r>
      <w:r w:rsidR="00603949">
        <w:rPr>
          <w:rFonts w:asciiTheme="minorHAnsi" w:eastAsiaTheme="minorEastAsia" w:hAnsiTheme="minorHAnsi" w:cstheme="minorBidi"/>
          <w:b w:val="0"/>
          <w:bCs w:val="0"/>
          <w:color w:val="auto"/>
          <w:sz w:val="24"/>
          <w:szCs w:val="24"/>
        </w:rPr>
        <w:t>are</w:t>
      </w:r>
      <w:r w:rsidR="21261293" w:rsidRPr="7D4EAD5F">
        <w:rPr>
          <w:rFonts w:asciiTheme="minorHAnsi" w:eastAsiaTheme="minorEastAsia" w:hAnsiTheme="minorHAnsi" w:cstheme="minorBidi"/>
          <w:b w:val="0"/>
          <w:bCs w:val="0"/>
          <w:color w:val="auto"/>
          <w:sz w:val="24"/>
          <w:szCs w:val="24"/>
        </w:rPr>
        <w:t xml:space="preserve"> trajectory-centric</w:t>
      </w:r>
      <w:r w:rsidR="0019023E">
        <w:rPr>
          <w:rFonts w:asciiTheme="minorHAnsi" w:eastAsiaTheme="minorEastAsia" w:hAnsiTheme="minorHAnsi" w:cstheme="minorBidi"/>
          <w:b w:val="0"/>
          <w:bCs w:val="0"/>
          <w:color w:val="auto"/>
          <w:sz w:val="24"/>
          <w:szCs w:val="24"/>
        </w:rPr>
        <w:t xml:space="preserve">, </w:t>
      </w:r>
      <w:del w:id="756" w:author="GKARANI GEORGIA" w:date="2026-06-13T17:42:00Z">
        <w:r w:rsidR="0019023E" w:rsidDel="002C166E">
          <w:rPr>
            <w:rFonts w:asciiTheme="minorHAnsi" w:eastAsiaTheme="minorEastAsia" w:hAnsiTheme="minorHAnsi" w:cstheme="minorBidi"/>
            <w:b w:val="0"/>
            <w:bCs w:val="0"/>
            <w:color w:val="auto"/>
            <w:sz w:val="24"/>
            <w:szCs w:val="24"/>
          </w:rPr>
          <w:delText xml:space="preserve">i.e., they </w:delText>
        </w:r>
      </w:del>
      <w:r w:rsidR="21261293" w:rsidRPr="7D4EAD5F">
        <w:rPr>
          <w:rFonts w:asciiTheme="minorHAnsi" w:eastAsiaTheme="minorEastAsia" w:hAnsiTheme="minorHAnsi" w:cstheme="minorBidi"/>
          <w:b w:val="0"/>
          <w:bCs w:val="0"/>
          <w:color w:val="auto"/>
          <w:sz w:val="24"/>
          <w:szCs w:val="24"/>
        </w:rPr>
        <w:t>focus</w:t>
      </w:r>
      <w:ins w:id="757" w:author="GKARANI GEORGIA" w:date="2026-06-13T17:42:00Z">
        <w:r w:rsidR="002C166E">
          <w:rPr>
            <w:rFonts w:asciiTheme="minorHAnsi" w:eastAsiaTheme="minorEastAsia" w:hAnsiTheme="minorHAnsi" w:cstheme="minorBidi"/>
            <w:b w:val="0"/>
            <w:bCs w:val="0"/>
            <w:color w:val="auto"/>
            <w:sz w:val="24"/>
            <w:szCs w:val="24"/>
          </w:rPr>
          <w:t>ing primarily</w:t>
        </w:r>
      </w:ins>
      <w:r w:rsidR="21261293" w:rsidRPr="7D4EAD5F">
        <w:rPr>
          <w:rFonts w:asciiTheme="minorHAnsi" w:eastAsiaTheme="minorEastAsia" w:hAnsiTheme="minorHAnsi" w:cstheme="minorBidi"/>
          <w:b w:val="0"/>
          <w:bCs w:val="0"/>
          <w:color w:val="auto"/>
          <w:sz w:val="24"/>
          <w:szCs w:val="24"/>
        </w:rPr>
        <w:t xml:space="preserve"> on </w:t>
      </w:r>
      <w:r w:rsidR="00BA1667" w:rsidRPr="7D4EAD5F">
        <w:rPr>
          <w:rFonts w:asciiTheme="minorHAnsi" w:eastAsiaTheme="minorEastAsia" w:hAnsiTheme="minorHAnsi" w:cstheme="minorBidi"/>
          <w:b w:val="0"/>
          <w:bCs w:val="0"/>
          <w:color w:val="auto"/>
          <w:sz w:val="24"/>
          <w:szCs w:val="24"/>
        </w:rPr>
        <w:t xml:space="preserve">spatial </w:t>
      </w:r>
      <w:r w:rsidR="00BA1667">
        <w:rPr>
          <w:rFonts w:asciiTheme="minorHAnsi" w:eastAsiaTheme="minorEastAsia" w:hAnsiTheme="minorHAnsi" w:cstheme="minorBidi"/>
          <w:b w:val="0"/>
          <w:bCs w:val="0"/>
          <w:color w:val="auto"/>
          <w:sz w:val="24"/>
          <w:szCs w:val="24"/>
        </w:rPr>
        <w:t xml:space="preserve">or </w:t>
      </w:r>
      <w:r w:rsidR="21261293" w:rsidRPr="7D4EAD5F">
        <w:rPr>
          <w:rFonts w:asciiTheme="minorHAnsi" w:eastAsiaTheme="minorEastAsia" w:hAnsiTheme="minorHAnsi" w:cstheme="minorBidi"/>
          <w:b w:val="0"/>
          <w:bCs w:val="0"/>
          <w:color w:val="auto"/>
          <w:sz w:val="24"/>
          <w:szCs w:val="24"/>
        </w:rPr>
        <w:t xml:space="preserve">temporal </w:t>
      </w:r>
      <w:r w:rsidR="0019023E">
        <w:rPr>
          <w:rFonts w:asciiTheme="minorHAnsi" w:eastAsiaTheme="minorEastAsia" w:hAnsiTheme="minorHAnsi" w:cstheme="minorBidi"/>
          <w:b w:val="0"/>
          <w:bCs w:val="0"/>
          <w:color w:val="auto"/>
          <w:sz w:val="24"/>
          <w:szCs w:val="24"/>
        </w:rPr>
        <w:t xml:space="preserve">features of </w:t>
      </w:r>
      <w:r w:rsidR="21261293" w:rsidRPr="7D4EAD5F">
        <w:rPr>
          <w:rFonts w:asciiTheme="minorHAnsi" w:eastAsiaTheme="minorEastAsia" w:hAnsiTheme="minorHAnsi" w:cstheme="minorBidi"/>
          <w:b w:val="0"/>
          <w:bCs w:val="0"/>
          <w:color w:val="auto"/>
          <w:sz w:val="24"/>
          <w:szCs w:val="24"/>
        </w:rPr>
        <w:t xml:space="preserve">trajectories, </w:t>
      </w:r>
      <w:r w:rsidR="00843D95">
        <w:rPr>
          <w:rFonts w:asciiTheme="minorHAnsi" w:eastAsiaTheme="minorEastAsia" w:hAnsiTheme="minorHAnsi" w:cstheme="minorBidi"/>
          <w:b w:val="0"/>
          <w:bCs w:val="0"/>
          <w:color w:val="auto"/>
          <w:sz w:val="24"/>
          <w:szCs w:val="24"/>
        </w:rPr>
        <w:t>performance</w:t>
      </w:r>
      <w:r w:rsidR="00843D95" w:rsidRPr="00843D95">
        <w:rPr>
          <w:rFonts w:asciiTheme="minorHAnsi" w:eastAsiaTheme="minorEastAsia" w:hAnsiTheme="minorHAnsi" w:cstheme="minorBidi"/>
          <w:b w:val="0"/>
          <w:bCs w:val="0"/>
          <w:color w:val="auto"/>
          <w:sz w:val="24"/>
          <w:szCs w:val="24"/>
        </w:rPr>
        <w:t xml:space="preserve"> </w:t>
      </w:r>
      <w:r w:rsidR="00843D95">
        <w:rPr>
          <w:rFonts w:asciiTheme="minorHAnsi" w:eastAsiaTheme="minorEastAsia" w:hAnsiTheme="minorHAnsi" w:cstheme="minorBidi"/>
          <w:b w:val="0"/>
          <w:bCs w:val="0"/>
          <w:color w:val="auto"/>
          <w:sz w:val="24"/>
          <w:szCs w:val="24"/>
        </w:rPr>
        <w:t>comparisons</w:t>
      </w:r>
      <w:r w:rsidR="00843D95" w:rsidRPr="7D4EAD5F">
        <w:rPr>
          <w:rFonts w:asciiTheme="minorHAnsi" w:eastAsiaTheme="minorEastAsia" w:hAnsiTheme="minorHAnsi" w:cstheme="minorBidi"/>
          <w:b w:val="0"/>
          <w:bCs w:val="0"/>
          <w:color w:val="auto"/>
          <w:sz w:val="24"/>
          <w:szCs w:val="24"/>
        </w:rPr>
        <w:t xml:space="preserve"> in Neo4j</w:t>
      </w:r>
      <w:ins w:id="758" w:author="GKARANI GEORGIA" w:date="2026-06-13T17:44:00Z">
        <w:r w:rsidR="00A708CC">
          <w:rPr>
            <w:rFonts w:asciiTheme="minorHAnsi" w:eastAsiaTheme="minorEastAsia" w:hAnsiTheme="minorHAnsi" w:cstheme="minorBidi"/>
            <w:b w:val="0"/>
            <w:bCs w:val="0"/>
            <w:color w:val="auto"/>
            <w:sz w:val="24"/>
            <w:szCs w:val="24"/>
          </w:rPr>
          <w:t xml:space="preserve"> and</w:t>
        </w:r>
      </w:ins>
      <w:del w:id="759" w:author="GKARANI GEORGIA" w:date="2026-06-13T17:44:00Z">
        <w:r w:rsidR="00843D95" w:rsidDel="00A708CC">
          <w:rPr>
            <w:rFonts w:asciiTheme="minorHAnsi" w:eastAsiaTheme="minorEastAsia" w:hAnsiTheme="minorHAnsi" w:cstheme="minorBidi"/>
            <w:b w:val="0"/>
            <w:bCs w:val="0"/>
            <w:color w:val="auto"/>
            <w:sz w:val="24"/>
            <w:szCs w:val="24"/>
          </w:rPr>
          <w:delText>,</w:delText>
        </w:r>
      </w:del>
      <w:r w:rsidR="00843D95">
        <w:rPr>
          <w:rFonts w:asciiTheme="minorHAnsi" w:eastAsiaTheme="minorEastAsia" w:hAnsiTheme="minorHAnsi" w:cstheme="minorBidi"/>
          <w:b w:val="0"/>
          <w:bCs w:val="0"/>
          <w:color w:val="auto"/>
          <w:sz w:val="24"/>
          <w:szCs w:val="24"/>
        </w:rPr>
        <w:t xml:space="preserve"> </w:t>
      </w:r>
      <w:r w:rsidR="21261293" w:rsidRPr="7D4EAD5F">
        <w:rPr>
          <w:rFonts w:asciiTheme="minorHAnsi" w:eastAsiaTheme="minorEastAsia" w:hAnsiTheme="minorHAnsi" w:cstheme="minorBidi"/>
          <w:b w:val="0"/>
          <w:bCs w:val="0"/>
          <w:color w:val="auto"/>
          <w:sz w:val="24"/>
          <w:szCs w:val="24"/>
        </w:rPr>
        <w:t>semantic simplification</w:t>
      </w:r>
      <w:ins w:id="760" w:author="GKARANI GEORGIA" w:date="2026-06-13T17:43:00Z">
        <w:r w:rsidR="002C166E">
          <w:rPr>
            <w:rFonts w:asciiTheme="minorHAnsi" w:eastAsiaTheme="minorEastAsia" w:hAnsiTheme="minorHAnsi" w:cstheme="minorBidi"/>
            <w:b w:val="0"/>
            <w:bCs w:val="0"/>
            <w:color w:val="auto"/>
            <w:sz w:val="24"/>
            <w:szCs w:val="24"/>
          </w:rPr>
          <w:t>,</w:t>
        </w:r>
      </w:ins>
      <w:r w:rsidR="21261293" w:rsidRPr="7D4EAD5F">
        <w:rPr>
          <w:rFonts w:asciiTheme="minorHAnsi" w:eastAsiaTheme="minorEastAsia" w:hAnsiTheme="minorHAnsi" w:cstheme="minorBidi"/>
          <w:b w:val="0"/>
          <w:bCs w:val="0"/>
          <w:color w:val="auto"/>
          <w:sz w:val="24"/>
          <w:szCs w:val="24"/>
        </w:rPr>
        <w:t xml:space="preserve"> rather than on blockchain analytics in a GDB. </w:t>
      </w:r>
      <w:del w:id="761" w:author="GKARANI GEORGIA" w:date="2026-06-13T17:43:00Z">
        <w:r w:rsidDel="002C166E">
          <w:rPr>
            <w:rFonts w:asciiTheme="minorHAnsi" w:eastAsiaTheme="minorEastAsia" w:hAnsiTheme="minorHAnsi" w:cstheme="minorBidi"/>
            <w:b w:val="0"/>
            <w:bCs w:val="0"/>
            <w:color w:val="auto"/>
            <w:sz w:val="24"/>
            <w:szCs w:val="24"/>
          </w:rPr>
          <w:delText>Indeed</w:delText>
        </w:r>
      </w:del>
      <w:ins w:id="762" w:author="GKARANI GEORGIA" w:date="2026-06-13T17:43:00Z">
        <w:r w:rsidR="002C166E">
          <w:rPr>
            <w:rFonts w:asciiTheme="minorHAnsi" w:eastAsiaTheme="minorEastAsia" w:hAnsiTheme="minorHAnsi" w:cstheme="minorBidi"/>
            <w:b w:val="0"/>
            <w:bCs w:val="0"/>
            <w:color w:val="auto"/>
            <w:sz w:val="24"/>
            <w:szCs w:val="24"/>
          </w:rPr>
          <w:t>Although</w:t>
        </w:r>
      </w:ins>
      <w:del w:id="763" w:author="GKARANI GEORGIA" w:date="2026-06-13T17:43:00Z">
        <w:r w:rsidDel="002C166E">
          <w:rPr>
            <w:rFonts w:asciiTheme="minorHAnsi" w:eastAsiaTheme="minorEastAsia" w:hAnsiTheme="minorHAnsi" w:cstheme="minorBidi"/>
            <w:b w:val="0"/>
            <w:bCs w:val="0"/>
            <w:color w:val="auto"/>
            <w:sz w:val="24"/>
            <w:szCs w:val="24"/>
          </w:rPr>
          <w:delText>,</w:delText>
        </w:r>
      </w:del>
      <w:r w:rsidR="21261293" w:rsidRPr="7D4EAD5F">
        <w:rPr>
          <w:rFonts w:asciiTheme="minorHAnsi" w:eastAsiaTheme="minorEastAsia" w:hAnsiTheme="minorHAnsi" w:cstheme="minorBidi"/>
          <w:b w:val="0"/>
          <w:bCs w:val="0"/>
          <w:color w:val="auto"/>
          <w:sz w:val="24"/>
          <w:szCs w:val="24"/>
        </w:rPr>
        <w:t xml:space="preserve"> Ethereum has been modeled as a </w:t>
      </w:r>
      <w:r w:rsidR="00843D95">
        <w:rPr>
          <w:rFonts w:asciiTheme="minorHAnsi" w:eastAsiaTheme="minorEastAsia" w:hAnsiTheme="minorHAnsi" w:cstheme="minorBidi"/>
          <w:b w:val="0"/>
          <w:bCs w:val="0"/>
          <w:color w:val="auto"/>
          <w:sz w:val="24"/>
          <w:szCs w:val="24"/>
        </w:rPr>
        <w:t>TWMDG</w:t>
      </w:r>
      <w:r w:rsidR="21261293" w:rsidRPr="7D4EAD5F">
        <w:rPr>
          <w:rFonts w:asciiTheme="minorHAnsi" w:eastAsiaTheme="minorEastAsia" w:hAnsiTheme="minorHAnsi" w:cstheme="minorBidi"/>
          <w:b w:val="0"/>
          <w:bCs w:val="0"/>
          <w:color w:val="auto"/>
          <w:sz w:val="24"/>
          <w:szCs w:val="24"/>
        </w:rPr>
        <w:t xml:space="preserve"> </w:t>
      </w:r>
      <w:del w:id="764" w:author="GKARANI GEORGIA" w:date="2026-06-13T17:45:00Z">
        <w:r w:rsidR="21261293" w:rsidRPr="7D4EAD5F" w:rsidDel="00A708CC">
          <w:rPr>
            <w:rFonts w:asciiTheme="minorHAnsi" w:eastAsiaTheme="minorEastAsia" w:hAnsiTheme="minorHAnsi" w:cstheme="minorBidi"/>
            <w:b w:val="0"/>
            <w:bCs w:val="0"/>
            <w:color w:val="auto"/>
            <w:sz w:val="24"/>
            <w:szCs w:val="24"/>
          </w:rPr>
          <w:delText xml:space="preserve">mostly </w:delText>
        </w:r>
      </w:del>
      <w:ins w:id="765" w:author="GKARANI GEORGIA" w:date="2026-06-13T17:45:00Z">
        <w:r w:rsidR="00A708CC">
          <w:rPr>
            <w:rFonts w:asciiTheme="minorHAnsi" w:eastAsiaTheme="minorEastAsia" w:hAnsiTheme="minorHAnsi" w:cstheme="minorBidi"/>
            <w:b w:val="0"/>
            <w:bCs w:val="0"/>
            <w:color w:val="auto"/>
            <w:sz w:val="24"/>
            <w:szCs w:val="24"/>
          </w:rPr>
          <w:t>mainly</w:t>
        </w:r>
        <w:r w:rsidR="00A708CC" w:rsidRPr="7D4EAD5F">
          <w:rPr>
            <w:rFonts w:asciiTheme="minorHAnsi" w:eastAsiaTheme="minorEastAsia" w:hAnsiTheme="minorHAnsi" w:cstheme="minorBidi"/>
            <w:b w:val="0"/>
            <w:bCs w:val="0"/>
            <w:color w:val="auto"/>
            <w:sz w:val="24"/>
            <w:szCs w:val="24"/>
          </w:rPr>
          <w:t xml:space="preserve"> </w:t>
        </w:r>
      </w:ins>
      <w:r w:rsidR="21261293" w:rsidRPr="7D4EAD5F">
        <w:rPr>
          <w:rFonts w:asciiTheme="minorHAnsi" w:eastAsiaTheme="minorEastAsia" w:hAnsiTheme="minorHAnsi" w:cstheme="minorBidi"/>
          <w:b w:val="0"/>
          <w:bCs w:val="0"/>
          <w:color w:val="auto"/>
          <w:sz w:val="24"/>
          <w:szCs w:val="24"/>
        </w:rPr>
        <w:t xml:space="preserve">for link prediction </w:t>
      </w:r>
      <w:ins w:id="766" w:author="GKARANI GEORGIA" w:date="2026-06-13T17:44:00Z">
        <w:r w:rsidR="002C166E">
          <w:rPr>
            <w:rFonts w:asciiTheme="minorHAnsi" w:eastAsiaTheme="minorEastAsia" w:hAnsiTheme="minorHAnsi" w:cstheme="minorBidi"/>
            <w:b w:val="0"/>
            <w:bCs w:val="0"/>
            <w:color w:val="auto"/>
            <w:sz w:val="24"/>
            <w:szCs w:val="24"/>
          </w:rPr>
          <w:t xml:space="preserve">purposes </w:t>
        </w:r>
      </w:ins>
      <w:r w:rsidR="21261293" w:rsidRPr="7D4EAD5F">
        <w:rPr>
          <w:rFonts w:asciiTheme="minorHAnsi" w:eastAsiaTheme="minorEastAsia" w:hAnsiTheme="minorHAnsi" w:cstheme="minorBidi"/>
          <w:b w:val="0"/>
          <w:bCs w:val="0"/>
          <w:color w:val="auto"/>
          <w:sz w:val="24"/>
          <w:szCs w:val="24"/>
        </w:rPr>
        <w:t xml:space="preserve">(Lin et al., 2020), and Ethereum graph </w:t>
      </w:r>
      <w:r>
        <w:rPr>
          <w:rFonts w:asciiTheme="minorHAnsi" w:eastAsiaTheme="minorEastAsia" w:hAnsiTheme="minorHAnsi" w:cstheme="minorBidi"/>
          <w:b w:val="0"/>
          <w:bCs w:val="0"/>
          <w:color w:val="auto"/>
          <w:sz w:val="24"/>
          <w:szCs w:val="24"/>
        </w:rPr>
        <w:t>representation</w:t>
      </w:r>
      <w:ins w:id="767" w:author="GKARANI GEORGIA" w:date="2026-06-13T17:45:00Z">
        <w:r w:rsidR="00A708CC">
          <w:rPr>
            <w:rFonts w:asciiTheme="minorHAnsi" w:eastAsiaTheme="minorEastAsia" w:hAnsiTheme="minorHAnsi" w:cstheme="minorBidi"/>
            <w:b w:val="0"/>
            <w:bCs w:val="0"/>
            <w:color w:val="auto"/>
            <w:sz w:val="24"/>
            <w:szCs w:val="24"/>
          </w:rPr>
          <w:t>s</w:t>
        </w:r>
      </w:ins>
      <w:r w:rsidR="21261293" w:rsidRPr="7D4EAD5F">
        <w:rPr>
          <w:rFonts w:asciiTheme="minorHAnsi" w:eastAsiaTheme="minorEastAsia" w:hAnsiTheme="minorHAnsi" w:cstheme="minorBidi"/>
          <w:b w:val="0"/>
          <w:bCs w:val="0"/>
          <w:color w:val="auto"/>
          <w:sz w:val="24"/>
          <w:szCs w:val="24"/>
        </w:rPr>
        <w:t xml:space="preserve"> ha</w:t>
      </w:r>
      <w:ins w:id="768" w:author="GKARANI GEORGIA" w:date="2026-06-13T17:45:00Z">
        <w:r w:rsidR="00A708CC">
          <w:rPr>
            <w:rFonts w:asciiTheme="minorHAnsi" w:eastAsiaTheme="minorEastAsia" w:hAnsiTheme="minorHAnsi" w:cstheme="minorBidi"/>
            <w:b w:val="0"/>
            <w:bCs w:val="0"/>
            <w:color w:val="auto"/>
            <w:sz w:val="24"/>
            <w:szCs w:val="24"/>
          </w:rPr>
          <w:t>ve also</w:t>
        </w:r>
      </w:ins>
      <w:del w:id="769" w:author="GKARANI GEORGIA" w:date="2026-06-13T17:45:00Z">
        <w:r w:rsidR="21261293" w:rsidRPr="7D4EAD5F" w:rsidDel="00A708CC">
          <w:rPr>
            <w:rFonts w:asciiTheme="minorHAnsi" w:eastAsiaTheme="minorEastAsia" w:hAnsiTheme="minorHAnsi" w:cstheme="minorBidi"/>
            <w:b w:val="0"/>
            <w:bCs w:val="0"/>
            <w:color w:val="auto"/>
            <w:sz w:val="24"/>
            <w:szCs w:val="24"/>
          </w:rPr>
          <w:delText>s</w:delText>
        </w:r>
      </w:del>
      <w:r w:rsidR="21261293" w:rsidRPr="7D4EAD5F">
        <w:rPr>
          <w:rFonts w:asciiTheme="minorHAnsi" w:eastAsiaTheme="minorEastAsia" w:hAnsiTheme="minorHAnsi" w:cstheme="minorBidi"/>
          <w:b w:val="0"/>
          <w:bCs w:val="0"/>
          <w:color w:val="auto"/>
          <w:sz w:val="24"/>
          <w:szCs w:val="24"/>
        </w:rPr>
        <w:t xml:space="preserve"> </w:t>
      </w:r>
      <w:del w:id="770" w:author="GKARANI GEORGIA" w:date="2026-06-13T17:45:00Z">
        <w:r w:rsidR="21261293" w:rsidRPr="7D4EAD5F" w:rsidDel="00A708CC">
          <w:rPr>
            <w:rFonts w:asciiTheme="minorHAnsi" w:eastAsiaTheme="minorEastAsia" w:hAnsiTheme="minorHAnsi" w:cstheme="minorBidi"/>
            <w:b w:val="0"/>
            <w:bCs w:val="0"/>
            <w:color w:val="auto"/>
            <w:sz w:val="24"/>
            <w:szCs w:val="24"/>
          </w:rPr>
          <w:delText xml:space="preserve">prioritized </w:delText>
        </w:r>
      </w:del>
      <w:ins w:id="771" w:author="GKARANI GEORGIA" w:date="2026-06-13T17:45:00Z">
        <w:r w:rsidR="00A708CC">
          <w:rPr>
            <w:rFonts w:asciiTheme="minorHAnsi" w:eastAsiaTheme="minorEastAsia" w:hAnsiTheme="minorHAnsi" w:cstheme="minorBidi"/>
            <w:b w:val="0"/>
            <w:bCs w:val="0"/>
            <w:color w:val="auto"/>
            <w:sz w:val="24"/>
            <w:szCs w:val="24"/>
          </w:rPr>
          <w:t>been used to study</w:t>
        </w:r>
        <w:r w:rsidR="00A708CC" w:rsidRPr="7D4EAD5F">
          <w:rPr>
            <w:rFonts w:asciiTheme="minorHAnsi" w:eastAsiaTheme="minorEastAsia" w:hAnsiTheme="minorHAnsi" w:cstheme="minorBidi"/>
            <w:b w:val="0"/>
            <w:bCs w:val="0"/>
            <w:color w:val="auto"/>
            <w:sz w:val="24"/>
            <w:szCs w:val="24"/>
          </w:rPr>
          <w:t xml:space="preserve"> </w:t>
        </w:r>
      </w:ins>
      <w:r w:rsidR="21261293" w:rsidRPr="7D4EAD5F">
        <w:rPr>
          <w:rFonts w:asciiTheme="minorHAnsi" w:eastAsiaTheme="minorEastAsia" w:hAnsiTheme="minorHAnsi" w:cstheme="minorBidi"/>
          <w:b w:val="0"/>
          <w:bCs w:val="0"/>
          <w:color w:val="auto"/>
          <w:sz w:val="24"/>
          <w:szCs w:val="24"/>
        </w:rPr>
        <w:t xml:space="preserve">indexing </w:t>
      </w:r>
      <w:del w:id="772" w:author="GKARANI GEORGIA" w:date="2026-06-13T17:46:00Z">
        <w:r w:rsidR="21261293" w:rsidRPr="7D4EAD5F" w:rsidDel="00A708CC">
          <w:rPr>
            <w:rFonts w:asciiTheme="minorHAnsi" w:eastAsiaTheme="minorEastAsia" w:hAnsiTheme="minorHAnsi" w:cstheme="minorBidi"/>
            <w:b w:val="0"/>
            <w:bCs w:val="0"/>
            <w:color w:val="auto"/>
            <w:sz w:val="24"/>
            <w:szCs w:val="24"/>
          </w:rPr>
          <w:delText xml:space="preserve">choices </w:delText>
        </w:r>
      </w:del>
      <w:ins w:id="773" w:author="GKARANI GEORGIA" w:date="2026-06-13T17:46:00Z">
        <w:r w:rsidR="00A708CC">
          <w:rPr>
            <w:rFonts w:asciiTheme="minorHAnsi" w:eastAsiaTheme="minorEastAsia" w:hAnsiTheme="minorHAnsi" w:cstheme="minorBidi"/>
            <w:b w:val="0"/>
            <w:bCs w:val="0"/>
            <w:color w:val="auto"/>
            <w:sz w:val="24"/>
            <w:szCs w:val="24"/>
          </w:rPr>
          <w:t>strategies</w:t>
        </w:r>
        <w:r w:rsidR="00A708CC" w:rsidRPr="7D4EAD5F">
          <w:rPr>
            <w:rFonts w:asciiTheme="minorHAnsi" w:eastAsiaTheme="minorEastAsia" w:hAnsiTheme="minorHAnsi" w:cstheme="minorBidi"/>
            <w:b w:val="0"/>
            <w:bCs w:val="0"/>
            <w:color w:val="auto"/>
            <w:sz w:val="24"/>
            <w:szCs w:val="24"/>
          </w:rPr>
          <w:t xml:space="preserve"> </w:t>
        </w:r>
      </w:ins>
      <w:r w:rsidR="21261293" w:rsidRPr="7D4EAD5F">
        <w:rPr>
          <w:rFonts w:asciiTheme="minorHAnsi" w:eastAsiaTheme="minorEastAsia" w:hAnsiTheme="minorHAnsi" w:cstheme="minorBidi"/>
          <w:b w:val="0"/>
          <w:bCs w:val="0"/>
          <w:color w:val="auto"/>
          <w:sz w:val="24"/>
          <w:szCs w:val="24"/>
        </w:rPr>
        <w:t xml:space="preserve">and query performance </w:t>
      </w:r>
      <w:del w:id="774" w:author="GKARANI GEORGIA" w:date="2026-06-13T17:46:00Z">
        <w:r w:rsidR="21261293" w:rsidRPr="7D4EAD5F" w:rsidDel="00A708CC">
          <w:rPr>
            <w:rFonts w:asciiTheme="minorHAnsi" w:eastAsiaTheme="minorEastAsia" w:hAnsiTheme="minorHAnsi" w:cstheme="minorBidi"/>
            <w:b w:val="0"/>
            <w:bCs w:val="0"/>
            <w:color w:val="auto"/>
            <w:sz w:val="24"/>
            <w:szCs w:val="24"/>
          </w:rPr>
          <w:delText>(Estupiñán, 2020)</w:delText>
        </w:r>
        <w:r w:rsidR="00FE3BAB" w:rsidDel="00A708CC">
          <w:rPr>
            <w:rFonts w:asciiTheme="minorHAnsi" w:eastAsiaTheme="minorEastAsia" w:hAnsiTheme="minorHAnsi" w:cstheme="minorBidi"/>
            <w:b w:val="0"/>
            <w:bCs w:val="0"/>
            <w:color w:val="auto"/>
            <w:sz w:val="24"/>
            <w:szCs w:val="24"/>
          </w:rPr>
          <w:delText xml:space="preserve"> </w:delText>
        </w:r>
      </w:del>
      <w:r w:rsidR="00FE3BAB">
        <w:rPr>
          <w:rFonts w:asciiTheme="minorHAnsi" w:eastAsiaTheme="minorEastAsia" w:hAnsiTheme="minorHAnsi" w:cstheme="minorBidi"/>
          <w:b w:val="0"/>
          <w:bCs w:val="0"/>
          <w:color w:val="auto"/>
          <w:sz w:val="24"/>
          <w:szCs w:val="24"/>
        </w:rPr>
        <w:t>for a</w:t>
      </w:r>
      <w:r w:rsidR="00FE3BAB" w:rsidRPr="00FE3BAB">
        <w:rPr>
          <w:rFonts w:asciiTheme="minorHAnsi" w:eastAsiaTheme="minorEastAsia" w:hAnsiTheme="minorHAnsi" w:cstheme="minorBidi"/>
          <w:b w:val="0"/>
          <w:bCs w:val="0"/>
          <w:color w:val="auto"/>
          <w:sz w:val="24"/>
          <w:szCs w:val="24"/>
        </w:rPr>
        <w:t>ddress clustering analysis</w:t>
      </w:r>
      <w:ins w:id="775" w:author="GKARANI GEORGIA" w:date="2026-06-13T17:47:00Z">
        <w:r w:rsidR="00A708CC">
          <w:rPr>
            <w:rFonts w:asciiTheme="minorHAnsi" w:eastAsiaTheme="minorEastAsia" w:hAnsiTheme="minorHAnsi" w:cstheme="minorBidi"/>
            <w:b w:val="0"/>
            <w:bCs w:val="0"/>
            <w:color w:val="auto"/>
            <w:sz w:val="24"/>
            <w:szCs w:val="24"/>
          </w:rPr>
          <w:t xml:space="preserve"> </w:t>
        </w:r>
      </w:ins>
      <w:ins w:id="776" w:author="GKARANI GEORGIA" w:date="2026-06-13T17:46:00Z">
        <w:r w:rsidR="00A708CC" w:rsidRPr="7D4EAD5F">
          <w:rPr>
            <w:rFonts w:asciiTheme="minorHAnsi" w:eastAsiaTheme="minorEastAsia" w:hAnsiTheme="minorHAnsi" w:cstheme="minorBidi"/>
            <w:b w:val="0"/>
            <w:bCs w:val="0"/>
            <w:color w:val="auto"/>
            <w:sz w:val="24"/>
            <w:szCs w:val="24"/>
          </w:rPr>
          <w:t>(</w:t>
        </w:r>
        <w:proofErr w:type="spellStart"/>
        <w:r w:rsidR="00A708CC" w:rsidRPr="7D4EAD5F">
          <w:rPr>
            <w:rFonts w:asciiTheme="minorHAnsi" w:eastAsiaTheme="minorEastAsia" w:hAnsiTheme="minorHAnsi" w:cstheme="minorBidi"/>
            <w:b w:val="0"/>
            <w:bCs w:val="0"/>
            <w:color w:val="auto"/>
            <w:sz w:val="24"/>
            <w:szCs w:val="24"/>
          </w:rPr>
          <w:t>Estupiñán</w:t>
        </w:r>
        <w:proofErr w:type="spellEnd"/>
        <w:r w:rsidR="00A708CC" w:rsidRPr="7D4EAD5F">
          <w:rPr>
            <w:rFonts w:asciiTheme="minorHAnsi" w:eastAsiaTheme="minorEastAsia" w:hAnsiTheme="minorHAnsi" w:cstheme="minorBidi"/>
            <w:b w:val="0"/>
            <w:bCs w:val="0"/>
            <w:color w:val="auto"/>
            <w:sz w:val="24"/>
            <w:szCs w:val="24"/>
          </w:rPr>
          <w:t>, 2020)</w:t>
        </w:r>
        <w:r w:rsidR="00A708CC">
          <w:rPr>
            <w:rFonts w:asciiTheme="minorHAnsi" w:eastAsiaTheme="minorEastAsia" w:hAnsiTheme="minorHAnsi" w:cstheme="minorBidi"/>
            <w:b w:val="0"/>
            <w:bCs w:val="0"/>
            <w:color w:val="auto"/>
            <w:sz w:val="24"/>
            <w:szCs w:val="24"/>
          </w:rPr>
          <w:t>,</w:t>
        </w:r>
        <w:r w:rsidR="00A708CC" w:rsidRPr="00A708CC">
          <w:rPr>
            <w:rFonts w:asciiTheme="minorHAnsi" w:eastAsiaTheme="minorHAnsi" w:hAnsiTheme="minorHAnsi" w:cstheme="minorBidi"/>
            <w:b w:val="0"/>
            <w:bCs w:val="0"/>
            <w:color w:val="auto"/>
            <w:sz w:val="24"/>
            <w:szCs w:val="24"/>
          </w:rPr>
          <w:t xml:space="preserve"> </w:t>
        </w:r>
        <w:r w:rsidR="00A708CC" w:rsidRPr="00A708CC">
          <w:rPr>
            <w:rFonts w:asciiTheme="minorHAnsi" w:eastAsiaTheme="minorEastAsia" w:hAnsiTheme="minorHAnsi" w:cstheme="minorBidi"/>
            <w:b w:val="0"/>
            <w:bCs w:val="0"/>
            <w:color w:val="auto"/>
            <w:sz w:val="24"/>
            <w:szCs w:val="24"/>
          </w:rPr>
          <w:t>limited attention has been given to formal graph-based models that support broader analytical processing of blockchain data</w:t>
        </w:r>
      </w:ins>
      <w:r w:rsidR="21261293" w:rsidRPr="7D4EAD5F">
        <w:rPr>
          <w:rFonts w:asciiTheme="minorHAnsi" w:eastAsiaTheme="minorEastAsia" w:hAnsiTheme="minorHAnsi" w:cstheme="minorBidi"/>
          <w:b w:val="0"/>
          <w:bCs w:val="0"/>
          <w:color w:val="auto"/>
          <w:sz w:val="24"/>
          <w:szCs w:val="24"/>
        </w:rPr>
        <w:t xml:space="preserve">. </w:t>
      </w:r>
    </w:p>
    <w:p w14:paraId="527B4DDE" w14:textId="430085C1" w:rsidR="00C525A6" w:rsidRDefault="00AB1DB1" w:rsidP="0019023E">
      <w:pPr>
        <w:pStyle w:val="2"/>
        <w:jc w:val="both"/>
        <w:rPr>
          <w:ins w:id="777" w:author="GKARANI GEORGIA" w:date="2026-06-16T10:23:00Z"/>
          <w:rFonts w:asciiTheme="minorHAnsi" w:eastAsiaTheme="minorEastAsia" w:hAnsiTheme="minorHAnsi" w:cstheme="minorBidi"/>
          <w:b w:val="0"/>
          <w:bCs w:val="0"/>
          <w:color w:val="auto"/>
          <w:sz w:val="24"/>
          <w:szCs w:val="24"/>
        </w:rPr>
      </w:pPr>
      <w:ins w:id="778" w:author="GKARANI GEORGIA" w:date="2026-06-13T17:50:00Z">
        <w:r w:rsidRPr="00AB1DB1">
          <w:rPr>
            <w:rFonts w:asciiTheme="minorHAnsi" w:eastAsiaTheme="minorEastAsia" w:hAnsiTheme="minorHAnsi" w:cstheme="minorBidi"/>
            <w:b w:val="0"/>
            <w:bCs w:val="0"/>
            <w:color w:val="auto"/>
            <w:sz w:val="24"/>
            <w:szCs w:val="24"/>
          </w:rPr>
          <w:t>The proposed</w:t>
        </w:r>
        <w:r w:rsidRPr="00AB1DB1" w:rsidDel="00AB1DB1">
          <w:rPr>
            <w:rFonts w:asciiTheme="minorHAnsi" w:eastAsiaTheme="minorEastAsia" w:hAnsiTheme="minorHAnsi" w:cstheme="minorBidi"/>
            <w:color w:val="auto"/>
            <w:sz w:val="24"/>
            <w:szCs w:val="24"/>
          </w:rPr>
          <w:t xml:space="preserve"> </w:t>
        </w:r>
      </w:ins>
      <w:del w:id="779" w:author="GKARANI GEORGIA" w:date="2026-06-13T17:50:00Z">
        <w:r w:rsidR="21261293" w:rsidRPr="7D4EAD5F" w:rsidDel="00AB1DB1">
          <w:rPr>
            <w:rFonts w:asciiTheme="minorHAnsi" w:eastAsiaTheme="minorEastAsia" w:hAnsiTheme="minorHAnsi" w:cstheme="minorBidi"/>
            <w:b w:val="0"/>
            <w:bCs w:val="0"/>
            <w:color w:val="auto"/>
            <w:sz w:val="24"/>
            <w:szCs w:val="24"/>
          </w:rPr>
          <w:delText xml:space="preserve">Our </w:delText>
        </w:r>
      </w:del>
      <w:r w:rsidR="21261293" w:rsidRPr="7D4EAD5F">
        <w:rPr>
          <w:rFonts w:asciiTheme="minorHAnsi" w:eastAsiaTheme="minorEastAsia" w:hAnsiTheme="minorHAnsi" w:cstheme="minorBidi"/>
          <w:b w:val="0"/>
          <w:bCs w:val="0"/>
          <w:color w:val="auto"/>
          <w:sz w:val="24"/>
          <w:szCs w:val="24"/>
        </w:rPr>
        <w:t xml:space="preserve">contribution </w:t>
      </w:r>
      <w:ins w:id="780" w:author="GKARANI GEORGIA" w:date="2026-06-13T17:47:00Z">
        <w:r w:rsidRPr="00AB1DB1">
          <w:rPr>
            <w:rFonts w:asciiTheme="minorHAnsi" w:eastAsiaTheme="minorEastAsia" w:hAnsiTheme="minorHAnsi" w:cstheme="minorBidi"/>
            <w:b w:val="0"/>
            <w:bCs w:val="0"/>
            <w:color w:val="auto"/>
            <w:sz w:val="24"/>
            <w:szCs w:val="24"/>
          </w:rPr>
          <w:t xml:space="preserve">addresses this gap by proposing </w:t>
        </w:r>
      </w:ins>
      <w:del w:id="781" w:author="GKARANI GEORGIA" w:date="2026-06-13T17:47:00Z">
        <w:r w:rsidR="21261293" w:rsidRPr="7D4EAD5F" w:rsidDel="00AB1DB1">
          <w:rPr>
            <w:rFonts w:asciiTheme="minorHAnsi" w:eastAsiaTheme="minorEastAsia" w:hAnsiTheme="minorHAnsi" w:cstheme="minorBidi"/>
            <w:b w:val="0"/>
            <w:bCs w:val="0"/>
            <w:color w:val="auto"/>
            <w:sz w:val="24"/>
            <w:szCs w:val="24"/>
          </w:rPr>
          <w:delText xml:space="preserve">is </w:delText>
        </w:r>
      </w:del>
      <w:r w:rsidR="0028284C">
        <w:rPr>
          <w:rFonts w:asciiTheme="minorHAnsi" w:eastAsiaTheme="minorEastAsia" w:hAnsiTheme="minorHAnsi" w:cstheme="minorBidi"/>
          <w:b w:val="0"/>
          <w:bCs w:val="0"/>
          <w:color w:val="auto"/>
          <w:sz w:val="24"/>
          <w:szCs w:val="24"/>
        </w:rPr>
        <w:t>a</w:t>
      </w:r>
      <w:r w:rsidR="21261293" w:rsidRPr="7D4EAD5F">
        <w:rPr>
          <w:rFonts w:asciiTheme="minorHAnsi" w:eastAsiaTheme="minorEastAsia" w:hAnsiTheme="minorHAnsi" w:cstheme="minorBidi"/>
          <w:b w:val="0"/>
          <w:bCs w:val="0"/>
          <w:color w:val="auto"/>
          <w:sz w:val="24"/>
          <w:szCs w:val="24"/>
        </w:rPr>
        <w:t xml:space="preserve"> </w:t>
      </w:r>
      <w:r w:rsidR="00305343">
        <w:rPr>
          <w:rFonts w:asciiTheme="minorHAnsi" w:eastAsiaTheme="minorEastAsia" w:hAnsiTheme="minorHAnsi" w:cstheme="minorBidi"/>
          <w:b w:val="0"/>
          <w:bCs w:val="0"/>
          <w:color w:val="auto"/>
          <w:sz w:val="24"/>
          <w:szCs w:val="24"/>
        </w:rPr>
        <w:t xml:space="preserve">formal </w:t>
      </w:r>
      <w:r w:rsidR="21261293" w:rsidRPr="7D4EAD5F">
        <w:rPr>
          <w:rFonts w:asciiTheme="minorHAnsi" w:eastAsiaTheme="minorEastAsia" w:hAnsiTheme="minorHAnsi" w:cstheme="minorBidi"/>
          <w:b w:val="0"/>
          <w:bCs w:val="0"/>
          <w:color w:val="auto"/>
          <w:sz w:val="24"/>
          <w:szCs w:val="24"/>
        </w:rPr>
        <w:t xml:space="preserve">model that enables </w:t>
      </w:r>
      <w:r w:rsidR="00932F00">
        <w:rPr>
          <w:rFonts w:asciiTheme="minorHAnsi" w:eastAsiaTheme="minorEastAsia" w:hAnsiTheme="minorHAnsi" w:cstheme="minorBidi"/>
          <w:b w:val="0"/>
          <w:bCs w:val="0"/>
          <w:color w:val="auto"/>
          <w:sz w:val="24"/>
          <w:szCs w:val="24"/>
        </w:rPr>
        <w:t>graph</w:t>
      </w:r>
      <w:r w:rsidR="21261293" w:rsidRPr="7D4EAD5F">
        <w:rPr>
          <w:rFonts w:asciiTheme="minorHAnsi" w:eastAsiaTheme="minorEastAsia" w:hAnsiTheme="minorHAnsi" w:cstheme="minorBidi"/>
          <w:b w:val="0"/>
          <w:bCs w:val="0"/>
          <w:color w:val="auto"/>
          <w:sz w:val="24"/>
          <w:szCs w:val="24"/>
        </w:rPr>
        <w:t xml:space="preserve">-style </w:t>
      </w:r>
      <w:ins w:id="782" w:author="GKARANI GEORGIA" w:date="2026-06-13T17:48:00Z">
        <w:r>
          <w:rPr>
            <w:rFonts w:asciiTheme="minorHAnsi" w:eastAsiaTheme="minorEastAsia" w:hAnsiTheme="minorHAnsi" w:cstheme="minorBidi"/>
            <w:b w:val="0"/>
            <w:bCs w:val="0"/>
            <w:color w:val="auto"/>
            <w:sz w:val="24"/>
            <w:szCs w:val="24"/>
          </w:rPr>
          <w:t xml:space="preserve">analytical </w:t>
        </w:r>
      </w:ins>
      <w:r w:rsidR="21261293" w:rsidRPr="7D4EAD5F">
        <w:rPr>
          <w:rFonts w:asciiTheme="minorHAnsi" w:eastAsiaTheme="minorEastAsia" w:hAnsiTheme="minorHAnsi" w:cstheme="minorBidi"/>
          <w:b w:val="0"/>
          <w:bCs w:val="0"/>
          <w:color w:val="auto"/>
          <w:sz w:val="24"/>
          <w:szCs w:val="24"/>
        </w:rPr>
        <w:t>queries</w:t>
      </w:r>
      <w:ins w:id="783" w:author="GKARANI GEORGIA" w:date="2026-06-13T17:48:00Z">
        <w:r>
          <w:rPr>
            <w:rFonts w:asciiTheme="minorHAnsi" w:eastAsiaTheme="minorEastAsia" w:hAnsiTheme="minorHAnsi" w:cstheme="minorBidi"/>
            <w:b w:val="0"/>
            <w:bCs w:val="0"/>
            <w:color w:val="auto"/>
            <w:sz w:val="24"/>
            <w:szCs w:val="24"/>
          </w:rPr>
          <w:t xml:space="preserve"> </w:t>
        </w:r>
        <w:r w:rsidRPr="00AB1DB1">
          <w:rPr>
            <w:rFonts w:asciiTheme="minorHAnsi" w:eastAsiaTheme="minorEastAsia" w:hAnsiTheme="minorHAnsi" w:cstheme="minorBidi"/>
            <w:b w:val="0"/>
            <w:bCs w:val="0"/>
            <w:color w:val="auto"/>
            <w:sz w:val="24"/>
            <w:szCs w:val="24"/>
          </w:rPr>
          <w:t>over Ethereum data</w:t>
        </w:r>
      </w:ins>
      <w:del w:id="784" w:author="GKARANI GEORGIA" w:date="2026-06-13T17:48:00Z">
        <w:r w:rsidR="00BA1667" w:rsidDel="00AB1DB1">
          <w:rPr>
            <w:rFonts w:asciiTheme="minorHAnsi" w:eastAsiaTheme="minorEastAsia" w:hAnsiTheme="minorHAnsi" w:cstheme="minorBidi"/>
            <w:b w:val="0"/>
            <w:bCs w:val="0"/>
            <w:color w:val="auto"/>
            <w:sz w:val="24"/>
            <w:szCs w:val="24"/>
          </w:rPr>
          <w:delText>,</w:delText>
        </w:r>
      </w:del>
      <w:ins w:id="785" w:author="GKARANI GEORGIA" w:date="2026-06-13T17:48:00Z">
        <w:r>
          <w:rPr>
            <w:rFonts w:asciiTheme="minorHAnsi" w:eastAsiaTheme="minorEastAsia" w:hAnsiTheme="minorHAnsi" w:cstheme="minorBidi"/>
            <w:b w:val="0"/>
            <w:bCs w:val="0"/>
            <w:color w:val="auto"/>
            <w:sz w:val="24"/>
            <w:szCs w:val="24"/>
          </w:rPr>
          <w:t>.</w:t>
        </w:r>
      </w:ins>
      <w:r w:rsidR="00BA1667">
        <w:rPr>
          <w:rFonts w:asciiTheme="minorHAnsi" w:eastAsiaTheme="minorEastAsia" w:hAnsiTheme="minorHAnsi" w:cstheme="minorBidi"/>
          <w:b w:val="0"/>
          <w:bCs w:val="0"/>
          <w:color w:val="auto"/>
          <w:sz w:val="24"/>
          <w:szCs w:val="24"/>
        </w:rPr>
        <w:t xml:space="preserve"> </w:t>
      </w:r>
      <w:del w:id="786" w:author="GKARANI GEORGIA" w:date="2026-06-13T17:48:00Z">
        <w:r w:rsidR="0028284C" w:rsidDel="00AB1DB1">
          <w:rPr>
            <w:rFonts w:asciiTheme="minorHAnsi" w:eastAsiaTheme="minorEastAsia" w:hAnsiTheme="minorHAnsi" w:cstheme="minorBidi"/>
            <w:b w:val="0"/>
            <w:bCs w:val="0"/>
            <w:color w:val="auto"/>
            <w:sz w:val="24"/>
            <w:szCs w:val="24"/>
          </w:rPr>
          <w:delText>e.g.,</w:delText>
        </w:r>
      </w:del>
      <w:ins w:id="787" w:author="GKARANI GEORGIA" w:date="2026-06-13T17:48:00Z">
        <w:r>
          <w:rPr>
            <w:rFonts w:asciiTheme="minorHAnsi" w:eastAsiaTheme="minorEastAsia" w:hAnsiTheme="minorHAnsi" w:cstheme="minorBidi"/>
            <w:b w:val="0"/>
            <w:bCs w:val="0"/>
            <w:color w:val="auto"/>
            <w:sz w:val="24"/>
            <w:szCs w:val="24"/>
          </w:rPr>
          <w:t>For example, the model can be used</w:t>
        </w:r>
      </w:ins>
      <w:r w:rsidR="0028284C">
        <w:rPr>
          <w:rFonts w:asciiTheme="minorHAnsi" w:eastAsiaTheme="minorEastAsia" w:hAnsiTheme="minorHAnsi" w:cstheme="minorBidi"/>
          <w:b w:val="0"/>
          <w:bCs w:val="0"/>
          <w:color w:val="auto"/>
          <w:sz w:val="24"/>
          <w:szCs w:val="24"/>
        </w:rPr>
        <w:t xml:space="preserve"> </w:t>
      </w:r>
      <w:r w:rsidR="00932F00">
        <w:rPr>
          <w:rFonts w:asciiTheme="minorHAnsi" w:eastAsiaTheme="minorEastAsia" w:hAnsiTheme="minorHAnsi" w:cstheme="minorBidi"/>
          <w:b w:val="0"/>
          <w:bCs w:val="0"/>
          <w:color w:val="auto"/>
          <w:sz w:val="24"/>
          <w:szCs w:val="24"/>
        </w:rPr>
        <w:t xml:space="preserve">to </w:t>
      </w:r>
      <w:del w:id="788" w:author="GKARANI GEORGIA" w:date="2026-06-13T17:50:00Z">
        <w:r w:rsidR="00932F00" w:rsidDel="00AB1DB1">
          <w:rPr>
            <w:rFonts w:asciiTheme="minorHAnsi" w:eastAsiaTheme="minorEastAsia" w:hAnsiTheme="minorHAnsi" w:cstheme="minorBidi"/>
            <w:b w:val="0"/>
            <w:bCs w:val="0"/>
            <w:color w:val="auto"/>
            <w:sz w:val="24"/>
            <w:szCs w:val="24"/>
          </w:rPr>
          <w:delText xml:space="preserve">obtain </w:delText>
        </w:r>
      </w:del>
      <w:ins w:id="789" w:author="GKARANI GEORGIA" w:date="2026-06-13T17:50:00Z">
        <w:r>
          <w:rPr>
            <w:rFonts w:asciiTheme="minorHAnsi" w:eastAsiaTheme="minorEastAsia" w:hAnsiTheme="minorHAnsi" w:cstheme="minorBidi"/>
            <w:b w:val="0"/>
            <w:bCs w:val="0"/>
            <w:color w:val="auto"/>
            <w:sz w:val="24"/>
            <w:szCs w:val="24"/>
          </w:rPr>
          <w:t xml:space="preserve">identify </w:t>
        </w:r>
      </w:ins>
      <w:r w:rsidR="00932F00">
        <w:rPr>
          <w:rFonts w:asciiTheme="minorHAnsi" w:eastAsiaTheme="minorEastAsia" w:hAnsiTheme="minorHAnsi" w:cstheme="minorBidi"/>
          <w:b w:val="0"/>
          <w:bCs w:val="0"/>
          <w:color w:val="auto"/>
          <w:sz w:val="24"/>
          <w:szCs w:val="24"/>
        </w:rPr>
        <w:t xml:space="preserve">the top ten </w:t>
      </w:r>
      <w:ins w:id="790" w:author="GKARANI GEORGIA" w:date="2026-06-13T17:50:00Z">
        <w:r>
          <w:rPr>
            <w:rFonts w:asciiTheme="minorHAnsi" w:eastAsiaTheme="minorEastAsia" w:hAnsiTheme="minorHAnsi" w:cstheme="minorBidi"/>
            <w:b w:val="0"/>
            <w:bCs w:val="0"/>
            <w:color w:val="auto"/>
            <w:sz w:val="24"/>
            <w:szCs w:val="24"/>
          </w:rPr>
          <w:t xml:space="preserve">sender-receiver </w:t>
        </w:r>
      </w:ins>
      <w:r w:rsidR="00932F00">
        <w:rPr>
          <w:rFonts w:asciiTheme="minorHAnsi" w:eastAsiaTheme="minorEastAsia" w:hAnsiTheme="minorHAnsi" w:cstheme="minorBidi"/>
          <w:b w:val="0"/>
          <w:bCs w:val="0"/>
          <w:color w:val="auto"/>
          <w:sz w:val="24"/>
          <w:szCs w:val="24"/>
        </w:rPr>
        <w:t xml:space="preserve">pairs </w:t>
      </w:r>
      <w:del w:id="791" w:author="GKARANI GEORGIA" w:date="2026-06-13T17:50:00Z">
        <w:r w:rsidR="00932F00" w:rsidDel="00AB1DB1">
          <w:rPr>
            <w:rFonts w:asciiTheme="minorHAnsi" w:eastAsiaTheme="minorEastAsia" w:hAnsiTheme="minorHAnsi" w:cstheme="minorBidi"/>
            <w:b w:val="0"/>
            <w:bCs w:val="0"/>
            <w:color w:val="auto"/>
            <w:sz w:val="24"/>
            <w:szCs w:val="24"/>
          </w:rPr>
          <w:delText xml:space="preserve">of senders and receivers </w:delText>
        </w:r>
      </w:del>
      <w:r w:rsidR="00932F00">
        <w:rPr>
          <w:rFonts w:asciiTheme="minorHAnsi" w:eastAsiaTheme="minorEastAsia" w:hAnsiTheme="minorHAnsi" w:cstheme="minorBidi"/>
          <w:b w:val="0"/>
          <w:bCs w:val="0"/>
          <w:color w:val="auto"/>
          <w:sz w:val="24"/>
          <w:szCs w:val="24"/>
        </w:rPr>
        <w:t xml:space="preserve">with the highest number of transactions </w:t>
      </w:r>
      <w:del w:id="792" w:author="GKARANI GEORGIA" w:date="2026-06-13T17:50:00Z">
        <w:r w:rsidR="00932F00" w:rsidDel="00AB1DB1">
          <w:rPr>
            <w:rFonts w:asciiTheme="minorHAnsi" w:eastAsiaTheme="minorEastAsia" w:hAnsiTheme="minorHAnsi" w:cstheme="minorBidi"/>
            <w:b w:val="0"/>
            <w:bCs w:val="0"/>
            <w:color w:val="auto"/>
            <w:sz w:val="24"/>
            <w:szCs w:val="24"/>
          </w:rPr>
          <w:delText>(</w:delText>
        </w:r>
      </w:del>
      <w:r w:rsidR="21261293" w:rsidRPr="7D4EAD5F">
        <w:rPr>
          <w:rFonts w:asciiTheme="minorHAnsi" w:eastAsiaTheme="minorEastAsia" w:hAnsiTheme="minorHAnsi" w:cstheme="minorBidi"/>
          <w:b w:val="0"/>
          <w:bCs w:val="0"/>
          <w:color w:val="auto"/>
          <w:sz w:val="24"/>
          <w:szCs w:val="24"/>
        </w:rPr>
        <w:t xml:space="preserve">across </w:t>
      </w:r>
      <w:r w:rsidR="00932F00">
        <w:rPr>
          <w:rFonts w:asciiTheme="minorHAnsi" w:eastAsiaTheme="minorEastAsia" w:hAnsiTheme="minorHAnsi" w:cstheme="minorBidi"/>
          <w:b w:val="0"/>
          <w:bCs w:val="0"/>
          <w:color w:val="auto"/>
          <w:sz w:val="24"/>
          <w:szCs w:val="24"/>
        </w:rPr>
        <w:t xml:space="preserve">a </w:t>
      </w:r>
      <w:del w:id="793" w:author="GKARANI GEORGIA" w:date="2026-06-13T17:51:00Z">
        <w:r w:rsidR="00932F00" w:rsidDel="00AB1DB1">
          <w:rPr>
            <w:rFonts w:asciiTheme="minorHAnsi" w:eastAsiaTheme="minorEastAsia" w:hAnsiTheme="minorHAnsi" w:cstheme="minorBidi"/>
            <w:b w:val="0"/>
            <w:bCs w:val="0"/>
            <w:color w:val="auto"/>
            <w:sz w:val="24"/>
            <w:szCs w:val="24"/>
          </w:rPr>
          <w:delText xml:space="preserve">set </w:delText>
        </w:r>
      </w:del>
      <w:ins w:id="794" w:author="GKARANI GEORGIA" w:date="2026-06-13T17:51:00Z">
        <w:r>
          <w:rPr>
            <w:rFonts w:asciiTheme="minorHAnsi" w:eastAsiaTheme="minorEastAsia" w:hAnsiTheme="minorHAnsi" w:cstheme="minorBidi"/>
            <w:b w:val="0"/>
            <w:bCs w:val="0"/>
            <w:color w:val="auto"/>
            <w:sz w:val="24"/>
            <w:szCs w:val="24"/>
          </w:rPr>
          <w:t xml:space="preserve">sequence </w:t>
        </w:r>
      </w:ins>
      <w:r w:rsidR="00932F00">
        <w:rPr>
          <w:rFonts w:asciiTheme="minorHAnsi" w:eastAsiaTheme="minorEastAsia" w:hAnsiTheme="minorHAnsi" w:cstheme="minorBidi"/>
          <w:b w:val="0"/>
          <w:bCs w:val="0"/>
          <w:color w:val="auto"/>
          <w:sz w:val="24"/>
          <w:szCs w:val="24"/>
        </w:rPr>
        <w:t xml:space="preserve">of consecutive </w:t>
      </w:r>
      <w:r w:rsidR="21261293" w:rsidRPr="7D4EAD5F">
        <w:rPr>
          <w:rFonts w:asciiTheme="minorHAnsi" w:eastAsiaTheme="minorEastAsia" w:hAnsiTheme="minorHAnsi" w:cstheme="minorBidi"/>
          <w:b w:val="0"/>
          <w:bCs w:val="0"/>
          <w:color w:val="auto"/>
          <w:sz w:val="24"/>
          <w:szCs w:val="24"/>
        </w:rPr>
        <w:t>block</w:t>
      </w:r>
      <w:r w:rsidR="00932F00">
        <w:rPr>
          <w:rFonts w:asciiTheme="minorHAnsi" w:eastAsiaTheme="minorEastAsia" w:hAnsiTheme="minorHAnsi" w:cstheme="minorBidi"/>
          <w:b w:val="0"/>
          <w:bCs w:val="0"/>
          <w:color w:val="auto"/>
          <w:sz w:val="24"/>
          <w:szCs w:val="24"/>
        </w:rPr>
        <w:t>s</w:t>
      </w:r>
      <w:r w:rsidR="00305343" w:rsidRPr="00AB1DB1">
        <w:rPr>
          <w:rFonts w:asciiTheme="minorHAnsi" w:eastAsiaTheme="minorEastAsia" w:hAnsiTheme="minorHAnsi" w:cstheme="minorBidi"/>
          <w:b w:val="0"/>
          <w:bCs w:val="0"/>
          <w:color w:val="auto"/>
          <w:sz w:val="24"/>
          <w:szCs w:val="24"/>
        </w:rPr>
        <w:t xml:space="preserve">, i.e., </w:t>
      </w:r>
      <w:r w:rsidR="00305343" w:rsidRPr="00AB1DB1">
        <w:rPr>
          <w:rFonts w:asciiTheme="minorHAnsi" w:eastAsiaTheme="minorEastAsia" w:hAnsiTheme="minorHAnsi" w:cstheme="minorBidi"/>
          <w:b w:val="0"/>
          <w:bCs w:val="0"/>
          <w:iCs/>
          <w:color w:val="auto"/>
          <w:sz w:val="24"/>
          <w:szCs w:val="24"/>
          <w:rPrChange w:id="795" w:author="GKARANI GEORGIA" w:date="2026-06-13T17:51:00Z">
            <w:rPr>
              <w:rFonts w:asciiTheme="minorHAnsi" w:eastAsiaTheme="minorEastAsia" w:hAnsiTheme="minorHAnsi" w:cstheme="minorBidi"/>
              <w:b w:val="0"/>
              <w:bCs w:val="0"/>
              <w:i/>
              <w:iCs/>
              <w:color w:val="auto"/>
              <w:sz w:val="24"/>
              <w:szCs w:val="24"/>
            </w:rPr>
          </w:rPrChange>
        </w:rPr>
        <w:t>across a trajectory of blocks</w:t>
      </w:r>
      <w:del w:id="796" w:author="GKARANI GEORGIA" w:date="2026-06-13T17:51:00Z">
        <w:r w:rsidR="00932F00" w:rsidRPr="00AB1DB1" w:rsidDel="00AB1DB1">
          <w:rPr>
            <w:rFonts w:asciiTheme="minorHAnsi" w:eastAsiaTheme="minorEastAsia" w:hAnsiTheme="minorHAnsi" w:cstheme="minorBidi"/>
            <w:b w:val="0"/>
            <w:bCs w:val="0"/>
            <w:color w:val="auto"/>
            <w:sz w:val="24"/>
            <w:szCs w:val="24"/>
          </w:rPr>
          <w:delText>)</w:delText>
        </w:r>
      </w:del>
      <w:r w:rsidR="00932F00" w:rsidRPr="00AB1DB1">
        <w:rPr>
          <w:rFonts w:asciiTheme="minorHAnsi" w:eastAsiaTheme="minorEastAsia" w:hAnsiTheme="minorHAnsi" w:cstheme="minorBidi"/>
          <w:b w:val="0"/>
          <w:bCs w:val="0"/>
          <w:color w:val="auto"/>
          <w:sz w:val="24"/>
          <w:szCs w:val="24"/>
        </w:rPr>
        <w:t>.</w:t>
      </w:r>
      <w:r w:rsidR="00932F00">
        <w:rPr>
          <w:rFonts w:asciiTheme="minorHAnsi" w:eastAsiaTheme="minorEastAsia" w:hAnsiTheme="minorHAnsi" w:cstheme="minorBidi"/>
          <w:b w:val="0"/>
          <w:bCs w:val="0"/>
          <w:color w:val="auto"/>
          <w:sz w:val="24"/>
          <w:szCs w:val="24"/>
        </w:rPr>
        <w:t xml:space="preserve"> </w:t>
      </w:r>
      <w:del w:id="797" w:author="GKARANI GEORGIA" w:date="2026-06-13T17:51:00Z">
        <w:r w:rsidR="00843D95" w:rsidDel="00AB1DB1">
          <w:rPr>
            <w:rFonts w:asciiTheme="minorHAnsi" w:eastAsiaTheme="minorEastAsia" w:hAnsiTheme="minorHAnsi" w:cstheme="minorBidi"/>
            <w:b w:val="0"/>
            <w:bCs w:val="0"/>
            <w:color w:val="auto"/>
            <w:sz w:val="24"/>
            <w:szCs w:val="24"/>
          </w:rPr>
          <w:delText>In our</w:delText>
        </w:r>
      </w:del>
      <w:ins w:id="798" w:author="GKARANI GEORGIA" w:date="2026-06-13T17:51:00Z">
        <w:r>
          <w:rPr>
            <w:rFonts w:asciiTheme="minorHAnsi" w:eastAsiaTheme="minorEastAsia" w:hAnsiTheme="minorHAnsi" w:cstheme="minorBidi"/>
            <w:b w:val="0"/>
            <w:bCs w:val="0"/>
            <w:color w:val="auto"/>
            <w:sz w:val="24"/>
            <w:szCs w:val="24"/>
          </w:rPr>
          <w:t>Moreover, the</w:t>
        </w:r>
      </w:ins>
      <w:r w:rsidR="00843D95">
        <w:rPr>
          <w:rFonts w:asciiTheme="minorHAnsi" w:eastAsiaTheme="minorEastAsia" w:hAnsiTheme="minorHAnsi" w:cstheme="minorBidi"/>
          <w:b w:val="0"/>
          <w:bCs w:val="0"/>
          <w:color w:val="auto"/>
          <w:sz w:val="24"/>
          <w:szCs w:val="24"/>
        </w:rPr>
        <w:t xml:space="preserve"> model and </w:t>
      </w:r>
      <w:del w:id="799" w:author="GKARANI GEORGIA" w:date="2026-06-13T17:51:00Z">
        <w:r w:rsidR="00843D95" w:rsidDel="00AB1DB1">
          <w:rPr>
            <w:rFonts w:asciiTheme="minorHAnsi" w:eastAsiaTheme="minorEastAsia" w:hAnsiTheme="minorHAnsi" w:cstheme="minorBidi"/>
            <w:b w:val="0"/>
            <w:bCs w:val="0"/>
            <w:color w:val="auto"/>
            <w:sz w:val="24"/>
            <w:szCs w:val="24"/>
          </w:rPr>
          <w:delText>in some</w:delText>
        </w:r>
      </w:del>
      <w:ins w:id="800" w:author="GKARANI GEORGIA" w:date="2026-06-13T17:51:00Z">
        <w:r>
          <w:rPr>
            <w:rFonts w:asciiTheme="minorHAnsi" w:eastAsiaTheme="minorEastAsia" w:hAnsiTheme="minorHAnsi" w:cstheme="minorBidi"/>
            <w:b w:val="0"/>
            <w:bCs w:val="0"/>
            <w:color w:val="auto"/>
            <w:sz w:val="24"/>
            <w:szCs w:val="24"/>
          </w:rPr>
          <w:t>part</w:t>
        </w:r>
      </w:ins>
      <w:r w:rsidR="00843D95">
        <w:rPr>
          <w:rFonts w:asciiTheme="minorHAnsi" w:eastAsiaTheme="minorEastAsia" w:hAnsiTheme="minorHAnsi" w:cstheme="minorBidi"/>
          <w:b w:val="0"/>
          <w:bCs w:val="0"/>
          <w:color w:val="auto"/>
          <w:sz w:val="24"/>
          <w:szCs w:val="24"/>
        </w:rPr>
        <w:t xml:space="preserve"> of </w:t>
      </w:r>
      <w:del w:id="801" w:author="GKARANI GEORGIA" w:date="2026-06-13T17:52:00Z">
        <w:r w:rsidR="00843D95" w:rsidDel="00AB1DB1">
          <w:rPr>
            <w:rFonts w:asciiTheme="minorHAnsi" w:eastAsiaTheme="minorEastAsia" w:hAnsiTheme="minorHAnsi" w:cstheme="minorBidi"/>
            <w:b w:val="0"/>
            <w:bCs w:val="0"/>
            <w:color w:val="auto"/>
            <w:sz w:val="24"/>
            <w:szCs w:val="24"/>
          </w:rPr>
          <w:delText xml:space="preserve">our </w:delText>
        </w:r>
      </w:del>
      <w:ins w:id="802" w:author="GKARANI GEORGIA" w:date="2026-06-13T17:52:00Z">
        <w:r>
          <w:rPr>
            <w:rFonts w:asciiTheme="minorHAnsi" w:eastAsiaTheme="minorEastAsia" w:hAnsiTheme="minorHAnsi" w:cstheme="minorBidi"/>
            <w:b w:val="0"/>
            <w:bCs w:val="0"/>
            <w:color w:val="auto"/>
            <w:sz w:val="24"/>
            <w:szCs w:val="24"/>
          </w:rPr>
          <w:t xml:space="preserve">the </w:t>
        </w:r>
      </w:ins>
      <w:r w:rsidR="00843D95">
        <w:rPr>
          <w:rFonts w:asciiTheme="minorHAnsi" w:eastAsiaTheme="minorEastAsia" w:hAnsiTheme="minorHAnsi" w:cstheme="minorBidi"/>
          <w:b w:val="0"/>
          <w:bCs w:val="0"/>
          <w:color w:val="auto"/>
          <w:sz w:val="24"/>
          <w:szCs w:val="24"/>
        </w:rPr>
        <w:t xml:space="preserve">analysis </w:t>
      </w:r>
      <w:del w:id="803" w:author="GKARANI GEORGIA" w:date="2026-06-13T17:52:00Z">
        <w:r w:rsidR="00843D95" w:rsidDel="00AB1DB1">
          <w:rPr>
            <w:rFonts w:asciiTheme="minorHAnsi" w:eastAsiaTheme="minorEastAsia" w:hAnsiTheme="minorHAnsi" w:cstheme="minorBidi"/>
            <w:b w:val="0"/>
            <w:bCs w:val="0"/>
            <w:color w:val="auto"/>
            <w:sz w:val="24"/>
            <w:szCs w:val="24"/>
          </w:rPr>
          <w:delText xml:space="preserve">we </w:delText>
        </w:r>
      </w:del>
      <w:r w:rsidR="00843D95">
        <w:rPr>
          <w:rFonts w:asciiTheme="minorHAnsi" w:eastAsiaTheme="minorEastAsia" w:hAnsiTheme="minorHAnsi" w:cstheme="minorBidi"/>
          <w:b w:val="0"/>
          <w:bCs w:val="0"/>
          <w:color w:val="auto"/>
          <w:sz w:val="24"/>
          <w:szCs w:val="24"/>
        </w:rPr>
        <w:t xml:space="preserve">consider </w:t>
      </w:r>
      <w:ins w:id="804" w:author="GKARANI GEORGIA" w:date="2026-06-13T17:52:00Z">
        <w:r>
          <w:rPr>
            <w:rFonts w:asciiTheme="minorHAnsi" w:eastAsiaTheme="minorEastAsia" w:hAnsiTheme="minorHAnsi" w:cstheme="minorBidi"/>
            <w:b w:val="0"/>
            <w:bCs w:val="0"/>
            <w:color w:val="auto"/>
            <w:sz w:val="24"/>
            <w:szCs w:val="24"/>
          </w:rPr>
          <w:t xml:space="preserve">both </w:t>
        </w:r>
      </w:ins>
      <w:r w:rsidR="00843D95">
        <w:rPr>
          <w:rFonts w:asciiTheme="minorHAnsi" w:eastAsiaTheme="minorEastAsia" w:hAnsiTheme="minorHAnsi" w:cstheme="minorBidi"/>
          <w:b w:val="0"/>
          <w:bCs w:val="0"/>
          <w:color w:val="auto"/>
          <w:sz w:val="24"/>
          <w:szCs w:val="24"/>
        </w:rPr>
        <w:t xml:space="preserve">external and internal transactions, an aspect </w:t>
      </w:r>
      <w:ins w:id="805" w:author="GKARANI GEORGIA" w:date="2026-06-13T17:52:00Z">
        <w:r>
          <w:rPr>
            <w:rFonts w:asciiTheme="minorHAnsi" w:eastAsiaTheme="minorEastAsia" w:hAnsiTheme="minorHAnsi" w:cstheme="minorBidi"/>
            <w:b w:val="0"/>
            <w:bCs w:val="0"/>
            <w:color w:val="auto"/>
            <w:sz w:val="24"/>
            <w:szCs w:val="24"/>
          </w:rPr>
          <w:t xml:space="preserve">that is </w:t>
        </w:r>
      </w:ins>
      <w:r w:rsidR="00843D95">
        <w:rPr>
          <w:rFonts w:asciiTheme="minorHAnsi" w:eastAsiaTheme="minorEastAsia" w:hAnsiTheme="minorHAnsi" w:cstheme="minorBidi"/>
          <w:b w:val="0"/>
          <w:bCs w:val="0"/>
          <w:color w:val="auto"/>
          <w:sz w:val="24"/>
          <w:szCs w:val="24"/>
        </w:rPr>
        <w:t xml:space="preserve">not usually detailed in </w:t>
      </w:r>
      <w:ins w:id="806" w:author="GKARANI GEORGIA" w:date="2026-06-13T17:52:00Z">
        <w:r w:rsidRPr="00AB1DB1">
          <w:rPr>
            <w:rFonts w:asciiTheme="minorHAnsi" w:eastAsiaTheme="minorEastAsia" w:hAnsiTheme="minorHAnsi" w:cstheme="minorBidi"/>
            <w:b w:val="0"/>
            <w:bCs w:val="0"/>
            <w:color w:val="auto"/>
            <w:sz w:val="24"/>
            <w:szCs w:val="24"/>
          </w:rPr>
          <w:t xml:space="preserve">related </w:t>
        </w:r>
      </w:ins>
      <w:del w:id="807" w:author="GKARANI GEORGIA" w:date="2026-06-13T17:52:00Z">
        <w:r w:rsidR="00843D95" w:rsidDel="00AB1DB1">
          <w:rPr>
            <w:rFonts w:asciiTheme="minorHAnsi" w:eastAsiaTheme="minorEastAsia" w:hAnsiTheme="minorHAnsi" w:cstheme="minorBidi"/>
            <w:b w:val="0"/>
            <w:bCs w:val="0"/>
            <w:color w:val="auto"/>
            <w:sz w:val="24"/>
            <w:szCs w:val="24"/>
          </w:rPr>
          <w:delText xml:space="preserve">other </w:delText>
        </w:r>
      </w:del>
      <w:r w:rsidR="00843D95">
        <w:rPr>
          <w:rFonts w:asciiTheme="minorHAnsi" w:eastAsiaTheme="minorEastAsia" w:hAnsiTheme="minorHAnsi" w:cstheme="minorBidi"/>
          <w:b w:val="0"/>
          <w:bCs w:val="0"/>
          <w:color w:val="auto"/>
          <w:sz w:val="24"/>
          <w:szCs w:val="24"/>
        </w:rPr>
        <w:t xml:space="preserve">works. </w:t>
      </w:r>
      <w:ins w:id="808" w:author="GKARANI GEORGIA" w:date="2026-06-13T17:53:00Z">
        <w:r w:rsidRPr="00AB1DB1">
          <w:rPr>
            <w:rFonts w:asciiTheme="minorHAnsi" w:eastAsiaTheme="minorEastAsia" w:hAnsiTheme="minorHAnsi" w:cstheme="minorBidi"/>
            <w:b w:val="0"/>
            <w:bCs w:val="0"/>
            <w:color w:val="auto"/>
            <w:sz w:val="24"/>
            <w:szCs w:val="24"/>
          </w:rPr>
          <w:t xml:space="preserve">By explicitly modelling </w:t>
        </w:r>
        <w:r>
          <w:rPr>
            <w:rFonts w:asciiTheme="minorHAnsi" w:eastAsiaTheme="minorEastAsia" w:hAnsiTheme="minorHAnsi" w:cstheme="minorBidi"/>
            <w:b w:val="0"/>
            <w:bCs w:val="0"/>
            <w:color w:val="auto"/>
            <w:sz w:val="24"/>
            <w:szCs w:val="24"/>
          </w:rPr>
          <w:t>t</w:t>
        </w:r>
      </w:ins>
      <w:del w:id="809" w:author="GKARANI GEORGIA" w:date="2026-06-13T17:53:00Z">
        <w:r w:rsidR="00E231EC" w:rsidDel="00AB1DB1">
          <w:rPr>
            <w:rFonts w:asciiTheme="minorHAnsi" w:eastAsiaTheme="minorEastAsia" w:hAnsiTheme="minorHAnsi" w:cstheme="minorBidi"/>
            <w:b w:val="0"/>
            <w:bCs w:val="0"/>
            <w:color w:val="auto"/>
            <w:sz w:val="24"/>
            <w:szCs w:val="24"/>
          </w:rPr>
          <w:delText>T</w:delText>
        </w:r>
      </w:del>
      <w:r w:rsidR="00932F00">
        <w:rPr>
          <w:rFonts w:asciiTheme="minorHAnsi" w:eastAsiaTheme="minorEastAsia" w:hAnsiTheme="minorHAnsi" w:cstheme="minorBidi"/>
          <w:b w:val="0"/>
          <w:bCs w:val="0"/>
          <w:color w:val="auto"/>
          <w:sz w:val="24"/>
          <w:szCs w:val="24"/>
        </w:rPr>
        <w:t>he relationship</w:t>
      </w:r>
      <w:r w:rsidR="002C1F2A">
        <w:rPr>
          <w:rFonts w:asciiTheme="minorHAnsi" w:eastAsiaTheme="minorEastAsia" w:hAnsiTheme="minorHAnsi" w:cstheme="minorBidi"/>
          <w:b w:val="0"/>
          <w:bCs w:val="0"/>
          <w:color w:val="auto"/>
          <w:sz w:val="24"/>
          <w:szCs w:val="24"/>
        </w:rPr>
        <w:t xml:space="preserve">s </w:t>
      </w:r>
      <w:ins w:id="810" w:author="GKARANI GEORGIA" w:date="2026-06-13T17:53:00Z">
        <w:r w:rsidRPr="00AB1DB1">
          <w:rPr>
            <w:rFonts w:asciiTheme="minorHAnsi" w:eastAsiaTheme="minorEastAsia" w:hAnsiTheme="minorHAnsi" w:cstheme="minorBidi"/>
            <w:b w:val="0"/>
            <w:bCs w:val="0"/>
            <w:color w:val="auto"/>
            <w:sz w:val="24"/>
            <w:szCs w:val="24"/>
          </w:rPr>
          <w:t xml:space="preserve">among </w:t>
        </w:r>
      </w:ins>
      <w:del w:id="811" w:author="GKARANI GEORGIA" w:date="2026-06-13T17:53:00Z">
        <w:r w:rsidR="00932F00" w:rsidDel="00AB1DB1">
          <w:rPr>
            <w:rFonts w:asciiTheme="minorHAnsi" w:eastAsiaTheme="minorEastAsia" w:hAnsiTheme="minorHAnsi" w:cstheme="minorBidi"/>
            <w:b w:val="0"/>
            <w:bCs w:val="0"/>
            <w:color w:val="auto"/>
            <w:sz w:val="24"/>
            <w:szCs w:val="24"/>
          </w:rPr>
          <w:delText xml:space="preserve">between </w:delText>
        </w:r>
      </w:del>
      <w:r w:rsidR="00932F00">
        <w:rPr>
          <w:rFonts w:asciiTheme="minorHAnsi" w:eastAsiaTheme="minorEastAsia" w:hAnsiTheme="minorHAnsi" w:cstheme="minorBidi"/>
          <w:b w:val="0"/>
          <w:bCs w:val="0"/>
          <w:color w:val="auto"/>
          <w:sz w:val="24"/>
          <w:szCs w:val="24"/>
        </w:rPr>
        <w:t>user accounts</w:t>
      </w:r>
      <w:r w:rsidR="002C1F2A">
        <w:rPr>
          <w:rFonts w:asciiTheme="minorHAnsi" w:eastAsiaTheme="minorEastAsia" w:hAnsiTheme="minorHAnsi" w:cstheme="minorBidi"/>
          <w:b w:val="0"/>
          <w:bCs w:val="0"/>
          <w:color w:val="auto"/>
          <w:sz w:val="24"/>
          <w:szCs w:val="24"/>
        </w:rPr>
        <w:t xml:space="preserve">, </w:t>
      </w:r>
      <w:r w:rsidR="00E231EC">
        <w:rPr>
          <w:rFonts w:asciiTheme="minorHAnsi" w:eastAsiaTheme="minorEastAsia" w:hAnsiTheme="minorHAnsi" w:cstheme="minorBidi"/>
          <w:b w:val="0"/>
          <w:bCs w:val="0"/>
          <w:color w:val="auto"/>
          <w:sz w:val="24"/>
          <w:szCs w:val="24"/>
        </w:rPr>
        <w:t xml:space="preserve">blocks, and </w:t>
      </w:r>
      <w:r w:rsidR="002C1F2A">
        <w:rPr>
          <w:rFonts w:asciiTheme="minorHAnsi" w:eastAsiaTheme="minorEastAsia" w:hAnsiTheme="minorHAnsi" w:cstheme="minorBidi"/>
          <w:b w:val="0"/>
          <w:bCs w:val="0"/>
          <w:color w:val="auto"/>
          <w:sz w:val="24"/>
          <w:szCs w:val="24"/>
        </w:rPr>
        <w:t>transactions</w:t>
      </w:r>
      <w:ins w:id="812" w:author="GKARANI GEORGIA" w:date="2026-06-13T17:53:00Z">
        <w:r>
          <w:rPr>
            <w:rFonts w:asciiTheme="minorHAnsi" w:eastAsiaTheme="minorEastAsia" w:hAnsiTheme="minorHAnsi" w:cstheme="minorBidi"/>
            <w:b w:val="0"/>
            <w:bCs w:val="0"/>
            <w:color w:val="auto"/>
            <w:sz w:val="24"/>
            <w:szCs w:val="24"/>
          </w:rPr>
          <w:t>, the proposed approach represents</w:t>
        </w:r>
      </w:ins>
      <w:r w:rsidR="002C1F2A">
        <w:rPr>
          <w:rFonts w:asciiTheme="minorHAnsi" w:eastAsiaTheme="minorEastAsia" w:hAnsiTheme="minorHAnsi" w:cstheme="minorBidi"/>
          <w:b w:val="0"/>
          <w:bCs w:val="0"/>
          <w:color w:val="auto"/>
          <w:sz w:val="24"/>
          <w:szCs w:val="24"/>
        </w:rPr>
        <w:t xml:space="preserve"> </w:t>
      </w:r>
      <w:ins w:id="813" w:author="GKARANI GEORGIA" w:date="2026-06-13T17:53:00Z">
        <w:r w:rsidRPr="7D4EAD5F">
          <w:rPr>
            <w:rFonts w:asciiTheme="minorHAnsi" w:eastAsiaTheme="minorEastAsia" w:hAnsiTheme="minorHAnsi" w:cstheme="minorBidi"/>
            <w:b w:val="0"/>
            <w:bCs w:val="0"/>
            <w:color w:val="auto"/>
            <w:sz w:val="24"/>
            <w:szCs w:val="24"/>
          </w:rPr>
          <w:t xml:space="preserve">Ethereum data </w:t>
        </w:r>
      </w:ins>
      <w:ins w:id="814" w:author="GKARANI GEORGIA" w:date="2026-06-13T17:54:00Z">
        <w:r>
          <w:rPr>
            <w:rFonts w:asciiTheme="minorHAnsi" w:eastAsiaTheme="minorEastAsia" w:hAnsiTheme="minorHAnsi" w:cstheme="minorBidi"/>
            <w:b w:val="0"/>
            <w:bCs w:val="0"/>
            <w:color w:val="auto"/>
            <w:sz w:val="24"/>
            <w:szCs w:val="24"/>
          </w:rPr>
          <w:t xml:space="preserve">as </w:t>
        </w:r>
      </w:ins>
      <w:del w:id="815" w:author="GKARANI GEORGIA" w:date="2026-06-13T17:54:00Z">
        <w:r w:rsidR="002C1F2A" w:rsidDel="00AB1DB1">
          <w:rPr>
            <w:rFonts w:asciiTheme="minorHAnsi" w:eastAsiaTheme="minorEastAsia" w:hAnsiTheme="minorHAnsi" w:cstheme="minorBidi"/>
            <w:b w:val="0"/>
            <w:bCs w:val="0"/>
            <w:color w:val="auto"/>
            <w:sz w:val="24"/>
            <w:szCs w:val="24"/>
          </w:rPr>
          <w:delText xml:space="preserve">create </w:delText>
        </w:r>
      </w:del>
      <w:r w:rsidR="002C1F2A">
        <w:rPr>
          <w:rFonts w:asciiTheme="minorHAnsi" w:eastAsiaTheme="minorEastAsia" w:hAnsiTheme="minorHAnsi" w:cstheme="minorBidi"/>
          <w:b w:val="0"/>
          <w:bCs w:val="0"/>
          <w:color w:val="auto"/>
          <w:sz w:val="24"/>
          <w:szCs w:val="24"/>
        </w:rPr>
        <w:t>a graph</w:t>
      </w:r>
      <w:r w:rsidR="00E231EC">
        <w:rPr>
          <w:rFonts w:asciiTheme="minorHAnsi" w:eastAsiaTheme="minorEastAsia" w:hAnsiTheme="minorHAnsi" w:cstheme="minorBidi"/>
          <w:b w:val="0"/>
          <w:bCs w:val="0"/>
          <w:color w:val="auto"/>
          <w:sz w:val="24"/>
          <w:szCs w:val="24"/>
        </w:rPr>
        <w:t>,</w:t>
      </w:r>
      <w:r w:rsidR="002C1F2A">
        <w:rPr>
          <w:rFonts w:asciiTheme="minorHAnsi" w:eastAsiaTheme="minorEastAsia" w:hAnsiTheme="minorHAnsi" w:cstheme="minorBidi"/>
          <w:b w:val="0"/>
          <w:bCs w:val="0"/>
          <w:color w:val="auto"/>
          <w:sz w:val="24"/>
          <w:szCs w:val="24"/>
        </w:rPr>
        <w:t xml:space="preserve"> </w:t>
      </w:r>
      <w:del w:id="816" w:author="GKARANI GEORGIA" w:date="2026-06-13T17:54:00Z">
        <w:r w:rsidR="002C1F2A" w:rsidDel="00AB1DB1">
          <w:rPr>
            <w:rFonts w:asciiTheme="minorHAnsi" w:eastAsiaTheme="minorEastAsia" w:hAnsiTheme="minorHAnsi" w:cstheme="minorBidi"/>
            <w:b w:val="0"/>
            <w:bCs w:val="0"/>
            <w:color w:val="auto"/>
            <w:sz w:val="24"/>
            <w:szCs w:val="24"/>
          </w:rPr>
          <w:delText xml:space="preserve">which </w:delText>
        </w:r>
      </w:del>
      <w:ins w:id="817" w:author="GKARANI GEORGIA" w:date="2026-06-13T17:54:00Z">
        <w:r>
          <w:rPr>
            <w:rFonts w:asciiTheme="minorHAnsi" w:eastAsiaTheme="minorEastAsia" w:hAnsiTheme="minorHAnsi" w:cstheme="minorBidi"/>
            <w:b w:val="0"/>
            <w:bCs w:val="0"/>
            <w:color w:val="auto"/>
            <w:sz w:val="24"/>
            <w:szCs w:val="24"/>
          </w:rPr>
          <w:t xml:space="preserve">and </w:t>
        </w:r>
      </w:ins>
      <w:r w:rsidR="002C1F2A">
        <w:rPr>
          <w:rFonts w:asciiTheme="minorHAnsi" w:eastAsiaTheme="minorEastAsia" w:hAnsiTheme="minorHAnsi" w:cstheme="minorBidi"/>
          <w:b w:val="0"/>
          <w:bCs w:val="0"/>
          <w:color w:val="auto"/>
          <w:sz w:val="24"/>
          <w:szCs w:val="24"/>
        </w:rPr>
        <w:t>e</w:t>
      </w:r>
      <w:ins w:id="818" w:author="GKARANI GEORGIA" w:date="2026-06-15T23:49:00Z">
        <w:r w:rsidR="000A1961">
          <w:rPr>
            <w:rFonts w:asciiTheme="minorHAnsi" w:eastAsiaTheme="minorEastAsia" w:hAnsiTheme="minorHAnsi" w:cstheme="minorBidi"/>
            <w:b w:val="0"/>
            <w:bCs w:val="0"/>
            <w:color w:val="auto"/>
            <w:sz w:val="24"/>
            <w:szCs w:val="24"/>
          </w:rPr>
          <w:t>st</w:t>
        </w:r>
      </w:ins>
      <w:del w:id="819" w:author="GKARANI GEORGIA" w:date="2026-06-15T23:49:00Z">
        <w:r w:rsidR="002C1F2A" w:rsidDel="000A1961">
          <w:rPr>
            <w:rFonts w:asciiTheme="minorHAnsi" w:eastAsiaTheme="minorEastAsia" w:hAnsiTheme="minorHAnsi" w:cstheme="minorBidi"/>
            <w:b w:val="0"/>
            <w:bCs w:val="0"/>
            <w:color w:val="auto"/>
            <w:sz w:val="24"/>
            <w:szCs w:val="24"/>
          </w:rPr>
          <w:delText>n</w:delText>
        </w:r>
      </w:del>
      <w:r w:rsidR="002C1F2A">
        <w:rPr>
          <w:rFonts w:asciiTheme="minorHAnsi" w:eastAsiaTheme="minorEastAsia" w:hAnsiTheme="minorHAnsi" w:cstheme="minorBidi"/>
          <w:b w:val="0"/>
          <w:bCs w:val="0"/>
          <w:color w:val="auto"/>
          <w:sz w:val="24"/>
          <w:szCs w:val="24"/>
        </w:rPr>
        <w:t>abl</w:t>
      </w:r>
      <w:ins w:id="820" w:author="GKARANI GEORGIA" w:date="2026-06-13T17:54:00Z">
        <w:r>
          <w:rPr>
            <w:rFonts w:asciiTheme="minorHAnsi" w:eastAsiaTheme="minorEastAsia" w:hAnsiTheme="minorHAnsi" w:cstheme="minorBidi"/>
            <w:b w:val="0"/>
            <w:bCs w:val="0"/>
            <w:color w:val="auto"/>
            <w:sz w:val="24"/>
            <w:szCs w:val="24"/>
          </w:rPr>
          <w:t>ishes it</w:t>
        </w:r>
      </w:ins>
      <w:del w:id="821" w:author="GKARANI GEORGIA" w:date="2026-06-13T17:54:00Z">
        <w:r w:rsidR="002C1F2A" w:rsidDel="00AB1DB1">
          <w:rPr>
            <w:rFonts w:asciiTheme="minorHAnsi" w:eastAsiaTheme="minorEastAsia" w:hAnsiTheme="minorHAnsi" w:cstheme="minorBidi"/>
            <w:b w:val="0"/>
            <w:bCs w:val="0"/>
            <w:color w:val="auto"/>
            <w:sz w:val="24"/>
            <w:szCs w:val="24"/>
          </w:rPr>
          <w:delText>es</w:delText>
        </w:r>
      </w:del>
      <w:r w:rsidR="002C1F2A">
        <w:rPr>
          <w:rFonts w:asciiTheme="minorHAnsi" w:eastAsiaTheme="minorEastAsia" w:hAnsiTheme="minorHAnsi" w:cstheme="minorBidi"/>
          <w:b w:val="0"/>
          <w:bCs w:val="0"/>
          <w:color w:val="auto"/>
          <w:sz w:val="24"/>
          <w:szCs w:val="24"/>
        </w:rPr>
        <w:t xml:space="preserve"> </w:t>
      </w:r>
      <w:del w:id="822" w:author="GKARANI GEORGIA" w:date="2026-06-13T17:53:00Z">
        <w:r w:rsidR="21261293" w:rsidRPr="7D4EAD5F" w:rsidDel="00AB1DB1">
          <w:rPr>
            <w:rFonts w:asciiTheme="minorHAnsi" w:eastAsiaTheme="minorEastAsia" w:hAnsiTheme="minorHAnsi" w:cstheme="minorBidi"/>
            <w:b w:val="0"/>
            <w:bCs w:val="0"/>
            <w:color w:val="auto"/>
            <w:sz w:val="24"/>
            <w:szCs w:val="24"/>
          </w:rPr>
          <w:delText xml:space="preserve">Ethereum data </w:delText>
        </w:r>
      </w:del>
      <w:r w:rsidR="002C1F2A">
        <w:rPr>
          <w:rFonts w:asciiTheme="minorHAnsi" w:eastAsiaTheme="minorEastAsia" w:hAnsiTheme="minorHAnsi" w:cstheme="minorBidi"/>
          <w:b w:val="0"/>
          <w:bCs w:val="0"/>
          <w:color w:val="auto"/>
          <w:sz w:val="24"/>
          <w:szCs w:val="24"/>
        </w:rPr>
        <w:t xml:space="preserve">as </w:t>
      </w:r>
      <w:r w:rsidR="21261293" w:rsidRPr="7D4EAD5F">
        <w:rPr>
          <w:rFonts w:asciiTheme="minorHAnsi" w:eastAsiaTheme="minorEastAsia" w:hAnsiTheme="minorHAnsi" w:cstheme="minorBidi"/>
          <w:b w:val="0"/>
          <w:bCs w:val="0"/>
          <w:color w:val="auto"/>
          <w:sz w:val="24"/>
          <w:szCs w:val="24"/>
        </w:rPr>
        <w:t xml:space="preserve">a first-class </w:t>
      </w:r>
      <w:r w:rsidR="0028284C">
        <w:rPr>
          <w:rFonts w:asciiTheme="minorHAnsi" w:eastAsiaTheme="minorEastAsia" w:hAnsiTheme="minorHAnsi" w:cstheme="minorBidi"/>
          <w:b w:val="0"/>
          <w:bCs w:val="0"/>
          <w:color w:val="auto"/>
          <w:sz w:val="24"/>
          <w:szCs w:val="24"/>
        </w:rPr>
        <w:t>source</w:t>
      </w:r>
      <w:r w:rsidR="21261293" w:rsidRPr="7D4EAD5F">
        <w:rPr>
          <w:rFonts w:asciiTheme="minorHAnsi" w:eastAsiaTheme="minorEastAsia" w:hAnsiTheme="minorHAnsi" w:cstheme="minorBidi"/>
          <w:b w:val="0"/>
          <w:bCs w:val="0"/>
          <w:color w:val="auto"/>
          <w:sz w:val="24"/>
          <w:szCs w:val="24"/>
        </w:rPr>
        <w:t xml:space="preserve"> for analytics in a GDB. </w:t>
      </w:r>
    </w:p>
    <w:p w14:paraId="061807F8" w14:textId="32C042CD" w:rsidR="0042610A" w:rsidRPr="0042610A" w:rsidRDefault="0042610A" w:rsidP="0042610A">
      <w:pPr>
        <w:pStyle w:val="a0"/>
        <w:jc w:val="both"/>
        <w:rPr>
          <w:ins w:id="823" w:author="GKARANI GEORGIA" w:date="2026-06-13T17:47:00Z"/>
          <w:rPrChange w:id="824" w:author="GKARANI GEORGIA" w:date="2026-06-16T10:23:00Z">
            <w:rPr>
              <w:ins w:id="825" w:author="GKARANI GEORGIA" w:date="2026-06-13T17:47:00Z"/>
              <w:rFonts w:asciiTheme="minorHAnsi" w:eastAsiaTheme="minorEastAsia" w:hAnsiTheme="minorHAnsi" w:cstheme="minorBidi"/>
              <w:b w:val="0"/>
              <w:bCs w:val="0"/>
              <w:color w:val="auto"/>
              <w:sz w:val="24"/>
              <w:szCs w:val="24"/>
            </w:rPr>
          </w:rPrChange>
        </w:rPr>
        <w:pPrChange w:id="826" w:author="GKARANI GEORGIA" w:date="2026-06-16T10:23:00Z">
          <w:pPr>
            <w:pStyle w:val="2"/>
            <w:jc w:val="both"/>
          </w:pPr>
        </w:pPrChange>
      </w:pPr>
      <w:ins w:id="827" w:author="GKARANI GEORGIA" w:date="2026-06-16T10:23:00Z">
        <w:r>
          <w:t>Unlike previous Ethereum graph models that mainly represent transactions as temporal edges between accounts, the proposed model explicitly treats the sequence of blocks as a trajectory backbone and uses this structure to analyze account behavior over consecutive block windows.</w:t>
        </w:r>
      </w:ins>
    </w:p>
    <w:p w14:paraId="5279D84A" w14:textId="4E4BFAC7" w:rsidR="00AB1DB1" w:rsidRPr="00AB1DB1" w:rsidDel="004A214F" w:rsidRDefault="00AB1DB1">
      <w:pPr>
        <w:pStyle w:val="a0"/>
        <w:rPr>
          <w:del w:id="828" w:author="GKARANI GEORGIA" w:date="2026-06-13T17:55:00Z"/>
          <w:b/>
          <w:bCs/>
          <w:rPrChange w:id="829" w:author="GKARANI GEORGIA" w:date="2026-06-13T17:47:00Z">
            <w:rPr>
              <w:del w:id="830" w:author="GKARANI GEORGIA" w:date="2026-06-13T17:55:00Z"/>
              <w:rFonts w:asciiTheme="minorHAnsi" w:eastAsiaTheme="minorEastAsia" w:hAnsiTheme="minorHAnsi" w:cstheme="minorBidi"/>
              <w:b w:val="0"/>
              <w:bCs w:val="0"/>
              <w:color w:val="auto"/>
              <w:sz w:val="24"/>
              <w:szCs w:val="24"/>
            </w:rPr>
          </w:rPrChange>
        </w:rPr>
        <w:pPrChange w:id="831" w:author="GKARANI GEORGIA" w:date="2026-06-13T17:47:00Z">
          <w:pPr>
            <w:pStyle w:val="2"/>
            <w:jc w:val="both"/>
          </w:pPr>
        </w:pPrChange>
      </w:pPr>
    </w:p>
    <w:p w14:paraId="607ABA94" w14:textId="28593A4A" w:rsidR="00C525A6" w:rsidRPr="005B5A64" w:rsidRDefault="095451B5" w:rsidP="7D4EAD5F">
      <w:pPr>
        <w:pStyle w:val="2"/>
        <w:rPr>
          <w:rFonts w:asciiTheme="minorHAnsi" w:eastAsiaTheme="minorEastAsia" w:hAnsiTheme="minorHAnsi" w:cstheme="minorBidi"/>
          <w:color w:val="auto"/>
          <w:sz w:val="24"/>
          <w:szCs w:val="24"/>
        </w:rPr>
      </w:pPr>
      <w:r w:rsidRPr="7D4EAD5F">
        <w:rPr>
          <w:rFonts w:asciiTheme="minorHAnsi" w:eastAsiaTheme="minorEastAsia" w:hAnsiTheme="minorHAnsi" w:cstheme="minorBidi"/>
          <w:color w:val="auto"/>
          <w:sz w:val="24"/>
          <w:szCs w:val="24"/>
        </w:rPr>
        <w:t>3. Model defin</w:t>
      </w:r>
      <w:r w:rsidR="0E410CD2" w:rsidRPr="7D4EAD5F">
        <w:rPr>
          <w:rFonts w:asciiTheme="minorHAnsi" w:eastAsiaTheme="minorEastAsia" w:hAnsiTheme="minorHAnsi" w:cstheme="minorBidi"/>
          <w:color w:val="auto"/>
          <w:sz w:val="24"/>
          <w:szCs w:val="24"/>
        </w:rPr>
        <w:t>i</w:t>
      </w:r>
      <w:r w:rsidRPr="7D4EAD5F">
        <w:rPr>
          <w:rFonts w:asciiTheme="minorHAnsi" w:eastAsiaTheme="minorEastAsia" w:hAnsiTheme="minorHAnsi" w:cstheme="minorBidi"/>
          <w:color w:val="auto"/>
          <w:sz w:val="24"/>
          <w:szCs w:val="24"/>
        </w:rPr>
        <w:t>tion</w:t>
      </w:r>
    </w:p>
    <w:p w14:paraId="54EB1823" w14:textId="77777777" w:rsidR="00C02E69" w:rsidRDefault="00C02E69" w:rsidP="00C71B29">
      <w:pPr>
        <w:pStyle w:val="a0"/>
        <w:jc w:val="both"/>
        <w:rPr>
          <w:ins w:id="832" w:author="GKARANI GEORGIA" w:date="2026-06-16T10:21:00Z"/>
        </w:rPr>
      </w:pPr>
      <w:ins w:id="833" w:author="GKARANI GEORGIA" w:date="2026-06-16T10:21:00Z">
        <w:r>
          <w:t>The proposed model is designed around the notion of a blockchain trajectory. In this context, a trajectory is not a spatial path, but an ordered sequence of consecutive blocks that defines the temporal progression of blockchain activity. Each block represents a trajectory point, and the transactions recorded in that block represent the activity associated with that point. This interpretation enables the analysis of Ethereum behavior over block windows, such as 2, 10, 50, or 100 consecutive blocks, while preserving the relationships among blocks, accounts, external transactions, and internal transactions.</w:t>
        </w:r>
        <w:r>
          <w:t xml:space="preserve"> </w:t>
        </w:r>
      </w:ins>
    </w:p>
    <w:p w14:paraId="3A4FD7ED" w14:textId="4C64DFD0" w:rsidR="00FA35E1" w:rsidRDefault="3415B58A" w:rsidP="00C71B29">
      <w:pPr>
        <w:pStyle w:val="a0"/>
        <w:jc w:val="both"/>
        <w:rPr>
          <w:ins w:id="834" w:author="GKARANI GEORGIA" w:date="2026-06-13T17:59:00Z"/>
        </w:rPr>
      </w:pPr>
      <w:r>
        <w:t xml:space="preserve">Ethereum is a blockchain </w:t>
      </w:r>
      <w:ins w:id="835" w:author="GKARANI GEORGIA" w:date="2026-06-13T18:14:00Z">
        <w:r w:rsidR="0088472C">
          <w:t>pla</w:t>
        </w:r>
      </w:ins>
      <w:ins w:id="836" w:author="GKARANI GEORGIA" w:date="2026-06-13T18:15:00Z">
        <w:r w:rsidR="0088472C">
          <w:t xml:space="preserve">tform </w:t>
        </w:r>
      </w:ins>
      <w:r>
        <w:t xml:space="preserve">that, </w:t>
      </w:r>
      <w:del w:id="837" w:author="GKARANI GEORGIA" w:date="2026-06-13T18:15:00Z">
        <w:r w:rsidDel="0088472C">
          <w:delText xml:space="preserve">with </w:delText>
        </w:r>
      </w:del>
      <w:ins w:id="838" w:author="GKARANI GEORGIA" w:date="2026-06-13T18:15:00Z">
        <w:r w:rsidR="0088472C">
          <w:t xml:space="preserve">through </w:t>
        </w:r>
      </w:ins>
      <w:r>
        <w:t xml:space="preserve">its native cryptocurrency ether (ETH), </w:t>
      </w:r>
      <w:del w:id="839" w:author="GKARANI GEORGIA" w:date="2026-06-13T18:15:00Z">
        <w:r w:rsidDel="0088472C">
          <w:delText xml:space="preserve">enables </w:delText>
        </w:r>
      </w:del>
      <w:ins w:id="840" w:author="GKARANI GEORGIA" w:date="2026-06-13T18:15:00Z">
        <w:r w:rsidR="0088472C">
          <w:t xml:space="preserve">supports </w:t>
        </w:r>
      </w:ins>
      <w:r>
        <w:t xml:space="preserve">the creation and execution of transactions and smart contracts. </w:t>
      </w:r>
      <w:ins w:id="841" w:author="GKARANI GEORGIA" w:date="2026-06-13T18:15:00Z">
        <w:r w:rsidR="0088472C">
          <w:t>Ethereum transactions ca</w:t>
        </w:r>
      </w:ins>
      <w:ins w:id="842" w:author="GKARANI GEORGIA" w:date="2026-06-13T18:16:00Z">
        <w:r w:rsidR="0088472C">
          <w:t xml:space="preserve">n be distinguished </w:t>
        </w:r>
      </w:ins>
      <w:del w:id="843" w:author="GKARANI GEORGIA" w:date="2026-06-13T18:16:00Z">
        <w:r w:rsidDel="0088472C">
          <w:delText xml:space="preserve">There </w:delText>
        </w:r>
      </w:del>
      <w:ins w:id="844" w:author="GKARANI GEORGIA" w:date="2026-06-13T18:16:00Z">
        <w:r w:rsidR="0088472C">
          <w:t xml:space="preserve">into </w:t>
        </w:r>
      </w:ins>
      <w:del w:id="845" w:author="GKARANI GEORGIA" w:date="2026-06-13T18:16:00Z">
        <w:r w:rsidDel="0088472C">
          <w:delText xml:space="preserve">are </w:delText>
        </w:r>
      </w:del>
      <w:r>
        <w:t>two</w:t>
      </w:r>
      <w:ins w:id="846" w:author="GKARANI GEORGIA" w:date="2026-06-13T18:16:00Z">
        <w:r w:rsidR="0088472C">
          <w:t xml:space="preserve"> main</w:t>
        </w:r>
      </w:ins>
      <w:r>
        <w:t xml:space="preserve"> types</w:t>
      </w:r>
      <w:del w:id="847" w:author="GKARANI GEORGIA" w:date="2026-06-13T18:16:00Z">
        <w:r w:rsidDel="0088472C">
          <w:delText xml:space="preserve"> of transactions in</w:delText>
        </w:r>
      </w:del>
      <w:del w:id="848" w:author="GKARANI GEORGIA" w:date="2026-06-13T18:15:00Z">
        <w:r w:rsidDel="0088472C">
          <w:delText xml:space="preserve"> Ethereum</w:delText>
        </w:r>
      </w:del>
      <w:ins w:id="849" w:author="GKARANI GEORGIA" w:date="2026-06-13T18:16:00Z">
        <w:r w:rsidR="0088472C">
          <w:t>.</w:t>
        </w:r>
      </w:ins>
      <w:del w:id="850" w:author="GKARANI GEORGIA" w:date="2026-06-13T18:16:00Z">
        <w:r w:rsidDel="0088472C">
          <w:delText>:</w:delText>
        </w:r>
      </w:del>
      <w:r>
        <w:t xml:space="preserve"> </w:t>
      </w:r>
      <w:ins w:id="851" w:author="GKARANI GEORGIA" w:date="2026-06-13T18:16:00Z">
        <w:r w:rsidR="0088472C">
          <w:t>A</w:t>
        </w:r>
      </w:ins>
      <w:del w:id="852" w:author="GKARANI GEORGIA" w:date="2026-06-13T18:16:00Z">
        <w:r w:rsidR="004F019E" w:rsidDel="0088472C">
          <w:delText xml:space="preserve">i) </w:delText>
        </w:r>
        <w:r w:rsidDel="0088472C">
          <w:delText>a</w:delText>
        </w:r>
      </w:del>
      <w:r>
        <w:t xml:space="preserve">n </w:t>
      </w:r>
      <w:r w:rsidRPr="00BA1667">
        <w:rPr>
          <w:i/>
          <w:iCs/>
        </w:rPr>
        <w:t>external transaction</w:t>
      </w:r>
      <w:r>
        <w:t xml:space="preserve"> is a user-initiated action </w:t>
      </w:r>
      <w:ins w:id="853" w:author="GKARANI GEORGIA" w:date="2026-06-13T18:17:00Z">
        <w:r w:rsidR="0088472C">
          <w:t xml:space="preserve">submitted by </w:t>
        </w:r>
      </w:ins>
      <w:del w:id="854" w:author="GKARANI GEORGIA" w:date="2026-06-13T18:17:00Z">
        <w:r w:rsidDel="0088472C">
          <w:delText xml:space="preserve">from </w:delText>
        </w:r>
      </w:del>
      <w:r>
        <w:t>an externally owned account (EOA)</w:t>
      </w:r>
      <w:ins w:id="855" w:author="GKARANI GEORGIA" w:date="2026-06-13T18:17:00Z">
        <w:r w:rsidR="0088472C">
          <w:t>.</w:t>
        </w:r>
      </w:ins>
      <w:r>
        <w:t xml:space="preserve"> </w:t>
      </w:r>
      <w:del w:id="856" w:author="GKARANI GEORGIA" w:date="2026-06-13T18:17:00Z">
        <w:r w:rsidDel="0088472C">
          <w:delText xml:space="preserve">that </w:delText>
        </w:r>
      </w:del>
      <w:ins w:id="857" w:author="GKARANI GEORGIA" w:date="2026-06-13T18:17:00Z">
        <w:r w:rsidR="0088472C">
          <w:t xml:space="preserve">It </w:t>
        </w:r>
      </w:ins>
      <w:r>
        <w:t xml:space="preserve">is recorded directly in a block and </w:t>
      </w:r>
      <w:r w:rsidR="0077129C">
        <w:t>is</w:t>
      </w:r>
      <w:ins w:id="858" w:author="GKARANI GEORGIA" w:date="2026-06-13T18:17:00Z">
        <w:r w:rsidR="0088472C">
          <w:t xml:space="preserve"> uniquely</w:t>
        </w:r>
      </w:ins>
      <w:r w:rsidR="0077129C">
        <w:t xml:space="preserve"> </w:t>
      </w:r>
      <w:r>
        <w:t xml:space="preserve">identified by a </w:t>
      </w:r>
      <w:del w:id="859" w:author="GKARANI GEORGIA" w:date="2026-06-13T18:17:00Z">
        <w:r w:rsidDel="0088472C">
          <w:delText xml:space="preserve">unique </w:delText>
        </w:r>
      </w:del>
      <w:r>
        <w:t>transaction hash</w:t>
      </w:r>
      <w:del w:id="860" w:author="GKARANI GEORGIA" w:date="2026-06-13T18:18:00Z">
        <w:r w:rsidR="00022DF9" w:rsidDel="0088472C">
          <w:delText xml:space="preserve"> </w:delText>
        </w:r>
      </w:del>
      <w:del w:id="861" w:author="GKARANI GEORGIA" w:date="2026-06-13T18:17:00Z">
        <w:r w:rsidR="00022DF9" w:rsidDel="0088472C">
          <w:delText>numbe</w:delText>
        </w:r>
      </w:del>
      <w:ins w:id="862" w:author="GKARANI GEORGIA" w:date="2026-06-13T18:17:00Z">
        <w:r w:rsidR="0088472C">
          <w:t xml:space="preserve">. </w:t>
        </w:r>
      </w:ins>
      <w:del w:id="863" w:author="GKARANI GEORGIA" w:date="2026-06-13T18:17:00Z">
        <w:r w:rsidR="00022DF9" w:rsidDel="0088472C">
          <w:delText>r</w:delText>
        </w:r>
        <w:r w:rsidDel="0088472C">
          <w:delText xml:space="preserve">; </w:delText>
        </w:r>
        <w:r w:rsidR="004F019E" w:rsidDel="0088472C">
          <w:delText xml:space="preserve">and ii) </w:delText>
        </w:r>
      </w:del>
      <w:ins w:id="864" w:author="GKARANI GEORGIA" w:date="2026-06-13T18:18:00Z">
        <w:r w:rsidR="0088472C">
          <w:t>A</w:t>
        </w:r>
      </w:ins>
      <w:del w:id="865" w:author="GKARANI GEORGIA" w:date="2026-06-13T18:17:00Z">
        <w:r w:rsidDel="0088472C">
          <w:delText>a</w:delText>
        </w:r>
      </w:del>
      <w:r>
        <w:t xml:space="preserve">n </w:t>
      </w:r>
      <w:r w:rsidRPr="00BA1667">
        <w:rPr>
          <w:i/>
          <w:iCs/>
        </w:rPr>
        <w:t>internal transaction</w:t>
      </w:r>
      <w:ins w:id="866" w:author="GKARANI GEORGIA" w:date="2026-06-13T18:18:00Z">
        <w:r w:rsidR="0088472C">
          <w:rPr>
            <w:iCs/>
          </w:rPr>
          <w:t>,</w:t>
        </w:r>
      </w:ins>
      <w:r>
        <w:t xml:space="preserve"> </w:t>
      </w:r>
      <w:ins w:id="867" w:author="GKARANI GEORGIA" w:date="2026-06-13T18:18:00Z">
        <w:r w:rsidR="0088472C">
          <w:t xml:space="preserve">by contrast, </w:t>
        </w:r>
      </w:ins>
      <w:r>
        <w:t xml:space="preserve">is a value transfer or contract call triggered during the execution of an external transaction </w:t>
      </w:r>
      <w:del w:id="868" w:author="GKARANI GEORGIA" w:date="2026-06-13T18:19:00Z">
        <w:r w:rsidDel="0088472C">
          <w:delText>(via</w:delText>
        </w:r>
      </w:del>
      <w:ins w:id="869" w:author="GKARANI GEORGIA" w:date="2026-06-13T18:19:00Z">
        <w:r w:rsidR="0088472C">
          <w:t>through</w:t>
        </w:r>
      </w:ins>
      <w:r>
        <w:t xml:space="preserve"> smart-contract code</w:t>
      </w:r>
      <w:ins w:id="870" w:author="GKARANI GEORGIA" w:date="2026-06-16T09:15:00Z">
        <w:r w:rsidR="00053C8C">
          <w:t>.</w:t>
        </w:r>
      </w:ins>
      <w:del w:id="871" w:author="GKARANI GEORGIA" w:date="2026-06-13T18:19:00Z">
        <w:r w:rsidDel="0088472C">
          <w:delText>)</w:delText>
        </w:r>
      </w:del>
      <w:r w:rsidR="004F019E">
        <w:t xml:space="preserve"> </w:t>
      </w:r>
      <w:del w:id="872" w:author="GKARANI GEORGIA" w:date="2026-06-13T18:19:00Z">
        <w:r w:rsidDel="0088472C">
          <w:delText>and</w:delText>
        </w:r>
        <w:r w:rsidR="0077129C" w:rsidDel="0088472C">
          <w:delText xml:space="preserve"> </w:delText>
        </w:r>
      </w:del>
      <w:ins w:id="873" w:author="GKARANI GEORGIA" w:date="2026-06-13T18:19:00Z">
        <w:r w:rsidR="0088472C">
          <w:t xml:space="preserve">It </w:t>
        </w:r>
      </w:ins>
      <w:r w:rsidR="0077129C">
        <w:t>is</w:t>
      </w:r>
      <w:r>
        <w:t xml:space="preserve"> </w:t>
      </w:r>
      <w:r w:rsidR="004F019E">
        <w:t>identified</w:t>
      </w:r>
      <w:r>
        <w:t xml:space="preserve"> by </w:t>
      </w:r>
      <w:del w:id="874" w:author="GKARANI GEORGIA" w:date="2026-06-13T18:19:00Z">
        <w:r w:rsidDel="0088472C">
          <w:delText xml:space="preserve">the </w:delText>
        </w:r>
      </w:del>
      <w:ins w:id="875" w:author="GKARANI GEORGIA" w:date="2026-06-13T18:19:00Z">
        <w:r w:rsidR="0088472C">
          <w:t xml:space="preserve">its </w:t>
        </w:r>
      </w:ins>
      <w:r>
        <w:t>parent</w:t>
      </w:r>
      <w:ins w:id="876" w:author="GKARANI GEORGIA" w:date="2026-06-13T18:19:00Z">
        <w:r w:rsidR="0088472C">
          <w:t xml:space="preserve"> external</w:t>
        </w:r>
      </w:ins>
      <w:r>
        <w:t xml:space="preserve"> transaction </w:t>
      </w:r>
      <w:del w:id="877" w:author="GKARANI GEORGIA" w:date="2026-06-13T18:19:00Z">
        <w:r w:rsidDel="0088472C">
          <w:delText xml:space="preserve">plus </w:delText>
        </w:r>
      </w:del>
      <w:ins w:id="878" w:author="GKARANI GEORGIA" w:date="2026-06-13T18:19:00Z">
        <w:r w:rsidR="0088472C">
          <w:t xml:space="preserve">together with </w:t>
        </w:r>
      </w:ins>
      <w:r>
        <w:t>a sequen</w:t>
      </w:r>
      <w:ins w:id="879" w:author="GKARANI GEORGIA" w:date="2026-06-13T18:20:00Z">
        <w:r w:rsidR="0088472C">
          <w:t>t</w:t>
        </w:r>
      </w:ins>
      <w:del w:id="880" w:author="GKARANI GEORGIA" w:date="2026-06-13T18:20:00Z">
        <w:r w:rsidDel="0088472C">
          <w:delText>c</w:delText>
        </w:r>
      </w:del>
      <w:ins w:id="881" w:author="GKARANI GEORGIA" w:date="2026-06-13T18:19:00Z">
        <w:r w:rsidR="0088472C">
          <w:t>ial</w:t>
        </w:r>
      </w:ins>
      <w:del w:id="882" w:author="GKARANI GEORGIA" w:date="2026-06-13T18:19:00Z">
        <w:r w:rsidDel="0088472C">
          <w:delText>e</w:delText>
        </w:r>
      </w:del>
      <w:r w:rsidR="000D288E">
        <w:t xml:space="preserve"> </w:t>
      </w:r>
      <w:del w:id="883" w:author="GKARANI GEORGIA" w:date="2026-06-13T18:19:00Z">
        <w:r w:rsidR="00022DF9" w:rsidDel="0088472C">
          <w:delText xml:space="preserve">natural </w:delText>
        </w:r>
      </w:del>
      <w:r w:rsidR="000D288E">
        <w:t>number</w:t>
      </w:r>
      <w:r>
        <w:t>.</w:t>
      </w:r>
      <w:r w:rsidR="00C71B29">
        <w:t xml:space="preserve"> </w:t>
      </w:r>
    </w:p>
    <w:p w14:paraId="60521A02" w14:textId="0D5454CB" w:rsidR="00C525A6" w:rsidRDefault="004F019E" w:rsidP="00C71B29">
      <w:pPr>
        <w:pStyle w:val="a0"/>
        <w:jc w:val="both"/>
        <w:rPr>
          <w:ins w:id="884" w:author="GKARANI GEORGIA" w:date="2026-06-13T17:56:00Z"/>
        </w:rPr>
      </w:pPr>
      <w:r>
        <w:t>Thus, a</w:t>
      </w:r>
      <w:r w:rsidR="000E253F">
        <w:t xml:space="preserve">n external transaction </w:t>
      </w:r>
      <w:ins w:id="885" w:author="GKARANI GEORGIA" w:date="2026-06-13T17:57:00Z">
        <w:r w:rsidR="00CB3418">
          <w:t xml:space="preserve">initiated </w:t>
        </w:r>
      </w:ins>
      <w:del w:id="886" w:author="GKARANI GEORGIA" w:date="2026-06-13T17:57:00Z">
        <w:r w:rsidR="000E253F" w:rsidDel="00CB3418">
          <w:delText>originating from</w:delText>
        </w:r>
      </w:del>
      <w:ins w:id="887" w:author="GKARANI GEORGIA" w:date="2026-06-13T17:57:00Z">
        <w:r w:rsidR="00CB3418">
          <w:t>by</w:t>
        </w:r>
      </w:ins>
      <w:r w:rsidR="000E253F">
        <w:t xml:space="preserve"> an EOA</w:t>
      </w:r>
      <w:r>
        <w:t xml:space="preserve">, </w:t>
      </w:r>
      <w:r w:rsidR="000E253F">
        <w:t xml:space="preserve">whether </w:t>
      </w:r>
      <w:ins w:id="888" w:author="GKARANI GEORGIA" w:date="2026-06-13T17:57:00Z">
        <w:r w:rsidR="00CB3418">
          <w:t xml:space="preserve">addressed </w:t>
        </w:r>
      </w:ins>
      <w:del w:id="889" w:author="GKARANI GEORGIA" w:date="2026-06-13T17:57:00Z">
        <w:r w:rsidR="000E253F" w:rsidDel="00CB3418">
          <w:delText xml:space="preserve">directed </w:delText>
        </w:r>
      </w:del>
      <w:r w:rsidR="000E253F">
        <w:t>to another EOA or to a smart contract</w:t>
      </w:r>
      <w:r w:rsidR="00BA1667">
        <w:t xml:space="preserve">, </w:t>
      </w:r>
      <w:del w:id="890" w:author="GKARANI GEORGIA" w:date="2026-06-13T17:57:00Z">
        <w:r w:rsidR="000E253F" w:rsidDel="00CB3418">
          <w:delText xml:space="preserve">can </w:delText>
        </w:r>
      </w:del>
      <w:ins w:id="891" w:author="GKARANI GEORGIA" w:date="2026-06-13T17:57:00Z">
        <w:r w:rsidR="00CB3418">
          <w:t xml:space="preserve">may </w:t>
        </w:r>
      </w:ins>
      <w:r w:rsidR="000E253F">
        <w:t xml:space="preserve">trigger a cascade of internal transactions across the </w:t>
      </w:r>
      <w:ins w:id="892" w:author="GKARANI GEORGIA" w:date="2026-06-13T17:57:00Z">
        <w:r w:rsidR="00CB3418">
          <w:t xml:space="preserve">Ethereum </w:t>
        </w:r>
      </w:ins>
      <w:r w:rsidR="000E253F">
        <w:t>network</w:t>
      </w:r>
      <w:r>
        <w:t xml:space="preserve">, </w:t>
      </w:r>
      <w:ins w:id="893" w:author="GKARANI GEORGIA" w:date="2026-06-13T17:58:00Z">
        <w:r w:rsidR="00CB3418">
          <w:t xml:space="preserve">as illustrated in </w:t>
        </w:r>
      </w:ins>
      <w:del w:id="894" w:author="GKARANI GEORGIA" w:date="2026-06-13T17:58:00Z">
        <w:r w:rsidDel="00CB3418">
          <w:delText xml:space="preserve">see </w:delText>
        </w:r>
      </w:del>
      <w:r>
        <w:t xml:space="preserve">Figure </w:t>
      </w:r>
      <w:r w:rsidR="0040200F">
        <w:t>1</w:t>
      </w:r>
      <w:r>
        <w:t>.</w:t>
      </w:r>
    </w:p>
    <w:p w14:paraId="795EB66B" w14:textId="39F0F9D2" w:rsidR="00CB3418" w:rsidDel="00FA35E1" w:rsidRDefault="00CB3418" w:rsidP="00C71B29">
      <w:pPr>
        <w:pStyle w:val="a0"/>
        <w:jc w:val="both"/>
        <w:rPr>
          <w:del w:id="895" w:author="GKARANI GEORGIA" w:date="2026-06-13T17:58:00Z"/>
        </w:rPr>
      </w:pPr>
    </w:p>
    <w:p w14:paraId="7319B8CD" w14:textId="69AC2CAD" w:rsidR="0077129C" w:rsidRDefault="00A17BAD">
      <w:pPr>
        <w:pStyle w:val="CaptionedFigure"/>
      </w:pPr>
      <w:r>
        <w:rPr>
          <w:noProof/>
        </w:rPr>
        <mc:AlternateContent>
          <mc:Choice Requires="wpg">
            <w:drawing>
              <wp:anchor distT="0" distB="0" distL="114300" distR="114300" simplePos="0" relativeHeight="251687936" behindDoc="0" locked="0" layoutInCell="1" allowOverlap="1" wp14:anchorId="281A67A4" wp14:editId="7D47615A">
                <wp:simplePos x="0" y="0"/>
                <wp:positionH relativeFrom="column">
                  <wp:posOffset>856527</wp:posOffset>
                </wp:positionH>
                <wp:positionV relativeFrom="paragraph">
                  <wp:posOffset>185195</wp:posOffset>
                </wp:positionV>
                <wp:extent cx="4438892" cy="2372809"/>
                <wp:effectExtent l="0" t="0" r="19050" b="0"/>
                <wp:wrapNone/>
                <wp:docPr id="2040175332" name="Group 7"/>
                <wp:cNvGraphicFramePr/>
                <a:graphic xmlns:a="http://schemas.openxmlformats.org/drawingml/2006/main">
                  <a:graphicData uri="http://schemas.microsoft.com/office/word/2010/wordprocessingGroup">
                    <wpg:wgp>
                      <wpg:cNvGrpSpPr/>
                      <wpg:grpSpPr>
                        <a:xfrm>
                          <a:off x="0" y="0"/>
                          <a:ext cx="4438892" cy="2372809"/>
                          <a:chOff x="138897" y="0"/>
                          <a:chExt cx="4438892" cy="2372809"/>
                        </a:xfrm>
                      </wpg:grpSpPr>
                      <wps:wsp>
                        <wps:cNvPr id="710042410" name="Text Box 3"/>
                        <wps:cNvSpPr txBox="1"/>
                        <wps:spPr>
                          <a:xfrm>
                            <a:off x="1151681" y="272006"/>
                            <a:ext cx="983615" cy="480060"/>
                          </a:xfrm>
                          <a:prstGeom prst="rect">
                            <a:avLst/>
                          </a:prstGeom>
                          <a:solidFill>
                            <a:schemeClr val="lt1"/>
                          </a:solidFill>
                          <a:ln w="6350">
                            <a:solidFill>
                              <a:prstClr val="black"/>
                            </a:solidFill>
                          </a:ln>
                        </wps:spPr>
                        <wps:txbx>
                          <w:txbxContent>
                            <w:p w14:paraId="7529B5E8" w14:textId="47558E4D" w:rsidR="008155E7" w:rsidRDefault="008155E7" w:rsidP="0077129C">
                              <w:pPr>
                                <w:jc w:val="center"/>
                              </w:pPr>
                              <w:r>
                                <w:t>External transaction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8208654" name="Arrow: Right 4"/>
                        <wps:cNvSpPr/>
                        <wps:spPr>
                          <a:xfrm>
                            <a:off x="804969" y="393527"/>
                            <a:ext cx="346710" cy="2311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4054902" name="Arrow: Right 4"/>
                        <wps:cNvSpPr/>
                        <wps:spPr>
                          <a:xfrm>
                            <a:off x="2233914" y="381965"/>
                            <a:ext cx="346710" cy="2311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2068299" name="Text Box 3"/>
                        <wps:cNvSpPr txBox="1"/>
                        <wps:spPr>
                          <a:xfrm>
                            <a:off x="3402582" y="259565"/>
                            <a:ext cx="1082040" cy="480060"/>
                          </a:xfrm>
                          <a:prstGeom prst="rect">
                            <a:avLst/>
                          </a:prstGeom>
                          <a:solidFill>
                            <a:schemeClr val="lt1"/>
                          </a:solidFill>
                          <a:ln w="6350">
                            <a:solidFill>
                              <a:prstClr val="black"/>
                            </a:solidFill>
                          </a:ln>
                        </wps:spPr>
                        <wps:txbx>
                          <w:txbxContent>
                            <w:p w14:paraId="797BAB3F" w14:textId="6110D80E" w:rsidR="008155E7" w:rsidRDefault="008155E7" w:rsidP="0077129C">
                              <w:pPr>
                                <w:jc w:val="center"/>
                              </w:pPr>
                              <w:r>
                                <w:t>Internal transactions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948860880" name="Graphic 5" descr="Contract outline"/>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2517494" y="231493"/>
                            <a:ext cx="537845" cy="554990"/>
                          </a:xfrm>
                          <a:prstGeom prst="rect">
                            <a:avLst/>
                          </a:prstGeom>
                        </pic:spPr>
                      </pic:pic>
                      <wps:wsp>
                        <wps:cNvPr id="869968867" name="Text Box 3"/>
                        <wps:cNvSpPr txBox="1"/>
                        <wps:spPr>
                          <a:xfrm>
                            <a:off x="2077656" y="0"/>
                            <a:ext cx="1405890" cy="271780"/>
                          </a:xfrm>
                          <a:prstGeom prst="rect">
                            <a:avLst/>
                          </a:prstGeom>
                          <a:noFill/>
                          <a:ln w="6350">
                            <a:noFill/>
                          </a:ln>
                        </wps:spPr>
                        <wps:txbx>
                          <w:txbxContent>
                            <w:p w14:paraId="40F7C293" w14:textId="007B36F5" w:rsidR="008155E7" w:rsidRDefault="008155E7" w:rsidP="0082610D">
                              <w:pPr>
                                <w:jc w:val="center"/>
                              </w:pPr>
                              <w:r>
                                <w:t>Smart contract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533207" name="Arrow: Right 4"/>
                        <wps:cNvSpPr/>
                        <wps:spPr>
                          <a:xfrm>
                            <a:off x="3015205" y="376178"/>
                            <a:ext cx="346710" cy="2311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249057" name="Text Box 3"/>
                        <wps:cNvSpPr txBox="1"/>
                        <wps:spPr>
                          <a:xfrm>
                            <a:off x="138897" y="607187"/>
                            <a:ext cx="798195" cy="445135"/>
                          </a:xfrm>
                          <a:prstGeom prst="rect">
                            <a:avLst/>
                          </a:prstGeom>
                          <a:noFill/>
                          <a:ln w="6350">
                            <a:noFill/>
                          </a:ln>
                        </wps:spPr>
                        <wps:txbx>
                          <w:txbxContent>
                            <w:p w14:paraId="1E10F6DF" w14:textId="6B29503B" w:rsidR="008155E7" w:rsidRDefault="008155E7" w:rsidP="0082610D">
                              <w:pPr>
                                <w:spacing w:after="0"/>
                                <w:jc w:val="center"/>
                              </w:pPr>
                              <w:r>
                                <w:t>EOA</w:t>
                              </w:r>
                            </w:p>
                            <w:p w14:paraId="022F4912" w14:textId="2FFAD9BD" w:rsidR="008155E7" w:rsidRDefault="008155E7" w:rsidP="0082610D">
                              <w:pPr>
                                <w:spacing w:after="0"/>
                                <w:jc w:val="center"/>
                              </w:pPr>
                              <w:r>
                                <w:t>(</w:t>
                              </w:r>
                              <w:r w:rsidRPr="00A17BAD">
                                <w:rPr>
                                  <w:color w:val="0070C0"/>
                                </w:rPr>
                                <w:t>Sender</w:t>
                              </w:r>
                              <w:r>
                                <w:t>)</w:t>
                              </w:r>
                            </w:p>
                            <w:p w14:paraId="1F907255" w14:textId="77777777" w:rsidR="008155E7" w:rsidRDefault="008155E7" w:rsidP="0082610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61536125" name="Graphic 5" descr="Contract outline"/>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2824067" y="1516010"/>
                            <a:ext cx="537845" cy="554990"/>
                          </a:xfrm>
                          <a:prstGeom prst="rect">
                            <a:avLst/>
                          </a:prstGeom>
                        </pic:spPr>
                      </pic:pic>
                      <wps:wsp>
                        <wps:cNvPr id="432914971" name="Rectangle 6"/>
                        <wps:cNvSpPr/>
                        <wps:spPr>
                          <a:xfrm>
                            <a:off x="2175616" y="1394485"/>
                            <a:ext cx="1307925" cy="717631"/>
                          </a:xfrm>
                          <a:prstGeom prst="rect">
                            <a:avLst/>
                          </a:prstGeom>
                          <a:noFill/>
                          <a:ln>
                            <a:solidFill>
                              <a:prstClr val="black"/>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707738" name="Text Box 3"/>
                        <wps:cNvSpPr txBox="1"/>
                        <wps:spPr>
                          <a:xfrm>
                            <a:off x="1597307" y="2089230"/>
                            <a:ext cx="2609714" cy="283579"/>
                          </a:xfrm>
                          <a:prstGeom prst="rect">
                            <a:avLst/>
                          </a:prstGeom>
                          <a:noFill/>
                          <a:ln w="6350">
                            <a:noFill/>
                          </a:ln>
                        </wps:spPr>
                        <wps:txbx>
                          <w:txbxContent>
                            <w:p w14:paraId="72935318" w14:textId="5270E9A5" w:rsidR="008155E7" w:rsidRDefault="008155E7" w:rsidP="0082610D">
                              <w:pPr>
                                <w:spacing w:after="0"/>
                                <w:jc w:val="center"/>
                              </w:pPr>
                              <w:r w:rsidRPr="00A17BAD">
                                <w:rPr>
                                  <w:color w:val="0070C0"/>
                                </w:rPr>
                                <w:t xml:space="preserve">Receiver </w:t>
                              </w:r>
                              <w:r>
                                <w:t xml:space="preserve">(EOA </w:t>
                              </w:r>
                              <w:r w:rsidRPr="0082610D">
                                <w:rPr>
                                  <w:b/>
                                  <w:bCs/>
                                </w:rPr>
                                <w:t>or</w:t>
                              </w:r>
                              <w:r>
                                <w:t xml:space="preserve"> Smart contract)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593621" name="Arrow: Right 4"/>
                        <wps:cNvSpPr/>
                        <wps:spPr>
                          <a:xfrm rot="5400000">
                            <a:off x="2650455" y="1035935"/>
                            <a:ext cx="346710" cy="2311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9142927" name="Rectangle 6"/>
                        <wps:cNvSpPr/>
                        <wps:spPr>
                          <a:xfrm>
                            <a:off x="1076387" y="0"/>
                            <a:ext cx="3501402" cy="912495"/>
                          </a:xfrm>
                          <a:prstGeom prst="rect">
                            <a:avLst/>
                          </a:prstGeom>
                          <a:noFill/>
                          <a:ln>
                            <a:solidFill>
                              <a:prstClr val="black"/>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81A67A4" id="Group 7" o:spid="_x0000_s1026" style="position:absolute;margin-left:67.45pt;margin-top:14.6pt;width:349.5pt;height:186.85pt;z-index:251687936;mso-width-relative:margin" coordorigin="1388" coordsize="44388,23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">
                <v:shapetype id="_x0000_t202" coordsize="21600,21600" o:spt="202" path="m,l,21600r21600,l21600,xe">
                  <v:stroke joinstyle="miter"/>
                  <v:path gradientshapeok="t" o:connecttype="rect"/>
                </v:shapetype>
                <v:shape id="Text Box 3" o:spid="_x0000_s1027" type="#_x0000_t202" style="position:absolute;left:11516;top:2720;width:9836;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" fillcolor="white [3201]" strokeweight=".5pt">
                  <v:textbox>
                    <w:txbxContent>
                      <w:p w14:paraId="7529B5E8" w14:textId="47558E4D" w:rsidR="008155E7" w:rsidRDefault="008155E7" w:rsidP="0077129C">
                        <w:pPr>
                          <w:jc w:val="center"/>
                        </w:pPr>
                        <w:r>
                          <w:t>External transaction</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8" type="#_x0000_t13" style="position:absolute;left:8049;top:3935;width:3467;height:2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" adj="14400" fillcolor="#4f81bd [3204]" stroked="f" strokeweight="2pt"/>
                <v:shape id="Arrow: Right 4" o:spid="_x0000_s1029" type="#_x0000_t13" style="position:absolute;left:22339;top:3819;width:3467;height:2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" adj="14400" fillcolor="#4f81bd [3204]" stroked="f" strokeweight="2pt"/>
                <v:shape id="Text Box 3" o:spid="_x0000_s1030" type="#_x0000_t202" style="position:absolute;left:34025;top:2595;width:10821;height:4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" fillcolor="white [3201]" strokeweight=".5pt">
                  <v:textbox>
                    <w:txbxContent>
                      <w:p w14:paraId="797BAB3F" w14:textId="6110D80E" w:rsidR="008155E7" w:rsidRDefault="008155E7" w:rsidP="0077129C">
                        <w:pPr>
                          <w:jc w:val="center"/>
                        </w:pPr>
                        <w:r>
                          <w:t>Internal transactions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5" o:spid="_x0000_s1031" type="#_x0000_t75" alt="Contract outline" style="position:absolute;left:25174;top:2314;width:5379;height:5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">
                  <v:imagedata r:id="rId10" o:title="Contract outline"/>
                </v:shape>
                <v:shape id="Text Box 3" o:spid="_x0000_s1032" type="#_x0000_t202" style="position:absolute;left:20776;width:14059;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" filled="f" stroked="f" strokeweight=".5pt">
                  <v:textbox>
                    <w:txbxContent>
                      <w:p w14:paraId="40F7C293" w14:textId="007B36F5" w:rsidR="008155E7" w:rsidRDefault="008155E7" w:rsidP="0082610D">
                        <w:pPr>
                          <w:jc w:val="center"/>
                        </w:pPr>
                        <w:r>
                          <w:t>Smart contract</w:t>
                        </w:r>
                      </w:p>
                    </w:txbxContent>
                  </v:textbox>
                </v:shape>
                <v:shape id="Arrow: Right 4" o:spid="_x0000_s1033" type="#_x0000_t13" style="position:absolute;left:30152;top:3761;width:3467;height:2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" adj="14400" fillcolor="#4f81bd [3204]" stroked="f" strokeweight="2pt"/>
                <v:shape id="Text Box 3" o:spid="_x0000_s1034" type="#_x0000_t202" style="position:absolute;left:1388;top:6071;width:7982;height:4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" filled="f" stroked="f" strokeweight=".5pt">
                  <v:textbox>
                    <w:txbxContent>
                      <w:p w14:paraId="1E10F6DF" w14:textId="6B29503B" w:rsidR="008155E7" w:rsidRDefault="008155E7" w:rsidP="0082610D">
                        <w:pPr>
                          <w:spacing w:after="0"/>
                          <w:jc w:val="center"/>
                        </w:pPr>
                        <w:r>
                          <w:t>EOA</w:t>
                        </w:r>
                      </w:p>
                      <w:p w14:paraId="022F4912" w14:textId="2FFAD9BD" w:rsidR="008155E7" w:rsidRDefault="008155E7" w:rsidP="0082610D">
                        <w:pPr>
                          <w:spacing w:after="0"/>
                          <w:jc w:val="center"/>
                        </w:pPr>
                        <w:r>
                          <w:t>(</w:t>
                        </w:r>
                        <w:r w:rsidRPr="00A17BAD">
                          <w:rPr>
                            <w:color w:val="0070C0"/>
                          </w:rPr>
                          <w:t>Sender</w:t>
                        </w:r>
                        <w:r>
                          <w:t>)</w:t>
                        </w:r>
                      </w:p>
                      <w:p w14:paraId="1F907255" w14:textId="77777777" w:rsidR="008155E7" w:rsidRDefault="008155E7" w:rsidP="0082610D">
                        <w:pPr>
                          <w:jc w:val="center"/>
                        </w:pPr>
                      </w:p>
                    </w:txbxContent>
                  </v:textbox>
                </v:shape>
                <v:shape id="Graphic 5" o:spid="_x0000_s1035" type="#_x0000_t75" alt="Contract outline" style="position:absolute;left:28240;top:15160;width:5379;height:5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">
                  <v:imagedata r:id="rId10" o:title="Contract outline"/>
                </v:shape>
                <v:rect id="Rectangle 6" o:spid="_x0000_s1036" style="position:absolute;left:21756;top:13944;width:13079;height:7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" filled="f" strokeweight="2pt"/>
                <v:shape id="Text Box 3" o:spid="_x0000_s1037" type="#_x0000_t202" style="position:absolute;left:15973;top:20892;width:26097;height:2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" filled="f" stroked="f" strokeweight=".5pt">
                  <v:textbox>
                    <w:txbxContent>
                      <w:p w14:paraId="72935318" w14:textId="5270E9A5" w:rsidR="008155E7" w:rsidRDefault="008155E7" w:rsidP="0082610D">
                        <w:pPr>
                          <w:spacing w:after="0"/>
                          <w:jc w:val="center"/>
                        </w:pPr>
                        <w:r w:rsidRPr="00A17BAD">
                          <w:rPr>
                            <w:color w:val="0070C0"/>
                          </w:rPr>
                          <w:t xml:space="preserve">Receiver </w:t>
                        </w:r>
                        <w:r>
                          <w:t xml:space="preserve">(EOA </w:t>
                        </w:r>
                        <w:r w:rsidRPr="0082610D">
                          <w:rPr>
                            <w:b/>
                            <w:bCs/>
                          </w:rPr>
                          <w:t>or</w:t>
                        </w:r>
                        <w:r>
                          <w:t xml:space="preserve"> Smart contract)</w:t>
                        </w:r>
                      </w:p>
                    </w:txbxContent>
                  </v:textbox>
                </v:shape>
                <v:shape id="Arrow: Right 4" o:spid="_x0000_s1038" type="#_x0000_t13" style="position:absolute;left:26504;top:10359;width:3467;height:23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" adj="14400" fillcolor="#4f81bd [3204]" stroked="f" strokeweight="2pt"/>
                <v:rect id="Rectangle 6" o:spid="_x0000_s1039" style="position:absolute;left:10763;width:35014;height:9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" filled="f" strokeweight="2pt"/>
              </v:group>
            </w:pict>
          </mc:Fallback>
        </mc:AlternateContent>
      </w:r>
    </w:p>
    <w:p w14:paraId="17E6F6B0" w14:textId="7AE596F1" w:rsidR="0077129C" w:rsidRDefault="0077129C" w:rsidP="0077129C">
      <w:pPr>
        <w:pStyle w:val="CaptionedFigure"/>
      </w:pPr>
      <w:r>
        <w:t xml:space="preserve">                        </w:t>
      </w:r>
      <w:r w:rsidR="00A17BAD">
        <w:t xml:space="preserve">    </w:t>
      </w:r>
      <w:r>
        <w:t xml:space="preserve">  </w:t>
      </w:r>
      <w:r>
        <w:rPr>
          <w:noProof/>
        </w:rPr>
        <w:drawing>
          <wp:inline distT="0" distB="0" distL="0" distR="0" wp14:anchorId="5F23DD5D" wp14:editId="4867B3D4">
            <wp:extent cx="486137" cy="606726"/>
            <wp:effectExtent l="0" t="0" r="0" b="0"/>
            <wp:docPr id="1261869650" name="Graphic 1" descr="Use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69650" name="Graphic 1261869650" descr="User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492158" cy="614241"/>
                    </a:xfrm>
                    <a:prstGeom prst="rect">
                      <a:avLst/>
                    </a:prstGeom>
                  </pic:spPr>
                </pic:pic>
              </a:graphicData>
            </a:graphic>
          </wp:inline>
        </w:drawing>
      </w:r>
    </w:p>
    <w:p w14:paraId="107832AB" w14:textId="6FECDE17" w:rsidR="0082610D" w:rsidRDefault="0082610D">
      <w:pPr>
        <w:pStyle w:val="CaptionedFigure"/>
      </w:pPr>
    </w:p>
    <w:p w14:paraId="19CA8204" w14:textId="10987341" w:rsidR="0077129C" w:rsidRDefault="0077129C">
      <w:pPr>
        <w:pStyle w:val="CaptionedFigure"/>
      </w:pPr>
    </w:p>
    <w:p w14:paraId="4289C897" w14:textId="35624618" w:rsidR="0077129C" w:rsidRDefault="0082610D">
      <w:pPr>
        <w:pStyle w:val="CaptionedFigure"/>
      </w:pPr>
      <w:r>
        <w:t xml:space="preserve">                                                                                       </w:t>
      </w:r>
      <w:r>
        <w:rPr>
          <w:noProof/>
        </w:rPr>
        <w:drawing>
          <wp:inline distT="0" distB="0" distL="0" distR="0" wp14:anchorId="5FA0432B" wp14:editId="223DAB4E">
            <wp:extent cx="486137" cy="606726"/>
            <wp:effectExtent l="0" t="0" r="0" b="0"/>
            <wp:docPr id="1877266189" name="Graphic 1" descr="Use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69650" name="Graphic 1261869650" descr="User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492158" cy="614241"/>
                    </a:xfrm>
                    <a:prstGeom prst="rect">
                      <a:avLst/>
                    </a:prstGeom>
                  </pic:spPr>
                </pic:pic>
              </a:graphicData>
            </a:graphic>
          </wp:inline>
        </w:drawing>
      </w:r>
    </w:p>
    <w:p w14:paraId="3E893E66" w14:textId="4081F821" w:rsidR="0082610D" w:rsidRDefault="0082610D">
      <w:pPr>
        <w:pStyle w:val="CaptionedFigure"/>
      </w:pPr>
    </w:p>
    <w:p w14:paraId="6347F631" w14:textId="735E2F92" w:rsidR="0040200F" w:rsidRPr="0040200F" w:rsidRDefault="40FC7616" w:rsidP="0040200F">
      <w:pPr>
        <w:pStyle w:val="a0"/>
        <w:jc w:val="center"/>
      </w:pPr>
      <w:r w:rsidRPr="1E61DACF">
        <w:rPr>
          <w:b/>
          <w:bCs/>
        </w:rPr>
        <w:t xml:space="preserve">Figure 1. </w:t>
      </w:r>
      <w:r>
        <w:t>External and internal transactions</w:t>
      </w:r>
      <w:r w:rsidR="00E64D7C">
        <w:t>.</w:t>
      </w:r>
    </w:p>
    <w:p w14:paraId="7C2E6AA4" w14:textId="62C379B8" w:rsidR="00C525A6" w:rsidRPr="005B5A64" w:rsidRDefault="095451B5" w:rsidP="76B3BEA6">
      <w:pPr>
        <w:pStyle w:val="2"/>
        <w:rPr>
          <w:rFonts w:asciiTheme="minorHAnsi" w:eastAsiaTheme="minorHAnsi" w:hAnsiTheme="minorHAnsi" w:cstheme="minorBidi"/>
          <w:color w:val="auto"/>
          <w:sz w:val="24"/>
          <w:szCs w:val="24"/>
        </w:rPr>
      </w:pPr>
      <w:r w:rsidRPr="7D4EAD5F">
        <w:rPr>
          <w:rFonts w:asciiTheme="minorHAnsi" w:eastAsiaTheme="minorEastAsia" w:hAnsiTheme="minorHAnsi" w:cstheme="minorBidi"/>
          <w:color w:val="auto"/>
          <w:sz w:val="24"/>
          <w:szCs w:val="24"/>
        </w:rPr>
        <w:t xml:space="preserve">3.1 </w:t>
      </w:r>
      <w:r w:rsidR="629E39A7" w:rsidRPr="7D4EAD5F">
        <w:rPr>
          <w:rFonts w:asciiTheme="minorHAnsi" w:eastAsiaTheme="minorEastAsia" w:hAnsiTheme="minorHAnsi" w:cstheme="minorBidi"/>
          <w:color w:val="auto"/>
          <w:sz w:val="24"/>
          <w:szCs w:val="24"/>
        </w:rPr>
        <w:t>Block node</w:t>
      </w:r>
    </w:p>
    <w:p w14:paraId="10AD08FC" w14:textId="35B78CFB" w:rsidR="4BF54D72" w:rsidRDefault="4BF54D72" w:rsidP="7D4EAD5F">
      <w:pPr>
        <w:pStyle w:val="FirstParagraph"/>
        <w:jc w:val="both"/>
      </w:pPr>
      <w:r>
        <w:t xml:space="preserve">A </w:t>
      </w:r>
      <w:r w:rsidRPr="00022DF9">
        <w:rPr>
          <w:u w:val="single"/>
        </w:rPr>
        <w:t>block</w:t>
      </w:r>
      <w:r>
        <w:t xml:space="preserve"> is a </w:t>
      </w:r>
      <w:r w:rsidR="004F019E">
        <w:t>collection</w:t>
      </w:r>
      <w:r>
        <w:t xml:space="preserve"> of validated transactions. </w:t>
      </w:r>
      <w:del w:id="896" w:author="GKARANI GEORGIA" w:date="2026-06-13T18:23:00Z">
        <w:r w:rsidR="004F019E" w:rsidDel="003A6933">
          <w:delText>A block</w:delText>
        </w:r>
        <w:r w:rsidDel="003A6933">
          <w:delText xml:space="preserve"> includes</w:delText>
        </w:r>
      </w:del>
      <w:ins w:id="897" w:author="GKARANI GEORGIA" w:date="2026-06-13T18:23:00Z">
        <w:r w:rsidR="003A6933">
          <w:t>It contains</w:t>
        </w:r>
      </w:ins>
      <w:r>
        <w:t xml:space="preserve"> metadata such as </w:t>
      </w:r>
      <w:ins w:id="898" w:author="GKARANI GEORGIA" w:date="2026-06-13T18:24:00Z">
        <w:r w:rsidR="003A6933">
          <w:t xml:space="preserve">the </w:t>
        </w:r>
      </w:ins>
      <w:r>
        <w:t xml:space="preserve">block number, </w:t>
      </w:r>
      <w:ins w:id="899" w:author="GKARANI GEORGIA" w:date="2026-06-13T18:24:00Z">
        <w:r w:rsidR="003A6933">
          <w:t xml:space="preserve">the </w:t>
        </w:r>
      </w:ins>
      <w:r w:rsidR="00BA1667">
        <w:t xml:space="preserve">parent hash </w:t>
      </w:r>
      <w:ins w:id="900" w:author="GKARANI GEORGIA" w:date="2026-06-13T18:24:00Z">
        <w:r w:rsidR="003A6933">
          <w:t xml:space="preserve">which </w:t>
        </w:r>
      </w:ins>
      <w:del w:id="901" w:author="GKARANI GEORGIA" w:date="2026-06-13T18:24:00Z">
        <w:r w:rsidR="00BA1667" w:rsidDel="003A6933">
          <w:delText>(</w:delText>
        </w:r>
      </w:del>
      <w:r w:rsidR="00BA1667">
        <w:t>link</w:t>
      </w:r>
      <w:ins w:id="902" w:author="GKARANI GEORGIA" w:date="2026-06-13T18:24:00Z">
        <w:r w:rsidR="003A6933">
          <w:t>s it</w:t>
        </w:r>
      </w:ins>
      <w:r w:rsidR="00BA1667">
        <w:t xml:space="preserve"> to the previous block</w:t>
      </w:r>
      <w:del w:id="903" w:author="GKARANI GEORGIA" w:date="2026-06-13T18:24:00Z">
        <w:r w:rsidR="00BA1667" w:rsidDel="003A6933">
          <w:delText>)</w:delText>
        </w:r>
      </w:del>
      <w:r w:rsidR="00BA1667">
        <w:t xml:space="preserve">, </w:t>
      </w:r>
      <w:del w:id="904" w:author="GKARANI GEORGIA" w:date="2026-06-13T18:24:00Z">
        <w:r w:rsidR="00022DF9" w:rsidDel="003A6933">
          <w:delText>dateCreation</w:delText>
        </w:r>
      </w:del>
      <w:ins w:id="905" w:author="GKARANI GEORGIA" w:date="2026-06-13T18:24:00Z">
        <w:r w:rsidR="003A6933">
          <w:t>the creation date</w:t>
        </w:r>
      </w:ins>
      <w:r>
        <w:t xml:space="preserve">, </w:t>
      </w:r>
      <w:ins w:id="906" w:author="GKARANI GEORGIA" w:date="2026-06-13T18:25:00Z">
        <w:r w:rsidR="003A6933">
          <w:t>and other related information.</w:t>
        </w:r>
      </w:ins>
      <w:del w:id="907" w:author="GKARANI GEORGIA" w:date="2026-06-13T18:25:00Z">
        <w:r w:rsidR="00C653C3" w:rsidDel="003A6933">
          <w:delText>among others</w:delText>
        </w:r>
        <w:r w:rsidDel="003A6933">
          <w:delText>.</w:delText>
        </w:r>
      </w:del>
    </w:p>
    <w:p w14:paraId="7B54DFA7" w14:textId="40D87D9A" w:rsidR="005710EB" w:rsidRDefault="003A6933" w:rsidP="005710EB">
      <w:pPr>
        <w:pStyle w:val="FirstParagraph"/>
        <w:jc w:val="both"/>
      </w:pPr>
      <w:ins w:id="908" w:author="GKARANI GEORGIA" w:date="2026-06-13T18:28:00Z">
        <w:r>
          <w:t>In the proposed model, a block is represented by two main attributes:</w:t>
        </w:r>
      </w:ins>
      <w:del w:id="909" w:author="GKARANI GEORGIA" w:date="2026-06-13T18:28:00Z">
        <w:r w:rsidR="005710EB" w:rsidDel="003A6933">
          <w:delText>W</w:delText>
        </w:r>
        <w:r w:rsidR="00895E06" w:rsidDel="003A6933">
          <w:delText>e consider the following attributes for a block:</w:delText>
        </w:r>
      </w:del>
      <w:r w:rsidR="005710EB">
        <w:t xml:space="preserve"> </w:t>
      </w:r>
      <w:proofErr w:type="spellStart"/>
      <w:r w:rsidR="00F61154">
        <w:t>i</w:t>
      </w:r>
      <w:proofErr w:type="spellEnd"/>
      <w:r w:rsidR="005710EB">
        <w:t xml:space="preserve">) </w:t>
      </w:r>
      <w:proofErr w:type="spellStart"/>
      <w:r w:rsidR="00895E06">
        <w:t>block</w:t>
      </w:r>
      <w:r w:rsidR="00022DF9">
        <w:t>N</w:t>
      </w:r>
      <w:r w:rsidR="00895E06">
        <w:t>umber</w:t>
      </w:r>
      <w:proofErr w:type="spellEnd"/>
      <w:ins w:id="910" w:author="GKARANI GEORGIA" w:date="2026-06-13T18:28:00Z">
        <w:r>
          <w:t>,</w:t>
        </w:r>
      </w:ins>
      <w:del w:id="911" w:author="GKARANI GEORGIA" w:date="2026-06-13T18:28:00Z">
        <w:r w:rsidR="00895E06" w:rsidDel="003A6933">
          <w:delText>:</w:delText>
        </w:r>
      </w:del>
      <w:r w:rsidR="00895E06">
        <w:t xml:space="preserve"> also known as </w:t>
      </w:r>
      <w:ins w:id="912" w:author="GKARANI GEORGIA" w:date="2026-06-13T18:28:00Z">
        <w:r>
          <w:t xml:space="preserve">the </w:t>
        </w:r>
      </w:ins>
      <w:r w:rsidR="00895E06">
        <w:t>block height</w:t>
      </w:r>
      <w:ins w:id="913" w:author="GKARANI GEORGIA" w:date="2026-06-13T18:28:00Z">
        <w:r>
          <w:t xml:space="preserve">, </w:t>
        </w:r>
      </w:ins>
      <w:del w:id="914" w:author="GKARANI GEORGIA" w:date="2026-06-13T18:28:00Z">
        <w:r w:rsidR="00895E06" w:rsidDel="003A6933">
          <w:delText>, it is</w:delText>
        </w:r>
      </w:del>
      <w:ins w:id="915" w:author="GKARANI GEORGIA" w:date="2026-06-13T18:28:00Z">
        <w:r>
          <w:t>which</w:t>
        </w:r>
      </w:ins>
      <w:r w:rsidR="00895E06">
        <w:t xml:space="preserve"> </w:t>
      </w:r>
      <w:del w:id="916" w:author="GKARANI GEORGIA" w:date="2026-06-13T18:28:00Z">
        <w:r w:rsidR="00895E06" w:rsidDel="003A6933">
          <w:delText xml:space="preserve">the </w:delText>
        </w:r>
      </w:del>
      <w:r w:rsidR="00895E06">
        <w:t>unique</w:t>
      </w:r>
      <w:ins w:id="917" w:author="GKARANI GEORGIA" w:date="2026-06-13T18:28:00Z">
        <w:r>
          <w:t>ly</w:t>
        </w:r>
      </w:ins>
      <w:r w:rsidR="00895E06">
        <w:t xml:space="preserve"> identifie</w:t>
      </w:r>
      <w:ins w:id="918" w:author="GKARANI GEORGIA" w:date="2026-06-13T18:28:00Z">
        <w:r>
          <w:t>s</w:t>
        </w:r>
      </w:ins>
      <w:del w:id="919" w:author="GKARANI GEORGIA" w:date="2026-06-13T18:28:00Z">
        <w:r w:rsidR="00895E06" w:rsidDel="003A6933">
          <w:delText>r</w:delText>
        </w:r>
      </w:del>
      <w:r w:rsidR="00895E06">
        <w:t xml:space="preserve"> </w:t>
      </w:r>
      <w:del w:id="920" w:author="GKARANI GEORGIA" w:date="2026-06-13T18:28:00Z">
        <w:r w:rsidR="00895E06" w:rsidDel="003A6933">
          <w:delText xml:space="preserve">of </w:delText>
        </w:r>
      </w:del>
      <w:r w:rsidR="00895E06">
        <w:t xml:space="preserve">a block and corresponds to </w:t>
      </w:r>
      <w:ins w:id="921" w:author="GKARANI GEORGIA" w:date="2026-06-13T18:29:00Z">
        <w:r>
          <w:t xml:space="preserve">its position in the blockchain; </w:t>
        </w:r>
      </w:ins>
      <w:del w:id="922" w:author="GKARANI GEORGIA" w:date="2026-06-13T18:29:00Z">
        <w:r w:rsidR="00895E06" w:rsidDel="003A6933">
          <w:delText>the number of blocks in the blockchain up to that block</w:delText>
        </w:r>
        <w:r w:rsidR="005710EB" w:rsidDel="003A6933">
          <w:delText xml:space="preserve"> </w:delText>
        </w:r>
      </w:del>
      <w:r w:rsidR="005710EB">
        <w:t xml:space="preserve">and </w:t>
      </w:r>
      <w:r w:rsidR="00F61154">
        <w:t>ii</w:t>
      </w:r>
      <w:r w:rsidR="005710EB">
        <w:t xml:space="preserve">) </w:t>
      </w:r>
      <w:proofErr w:type="spellStart"/>
      <w:r w:rsidR="00022DF9">
        <w:t>dateCreation</w:t>
      </w:r>
      <w:proofErr w:type="spellEnd"/>
      <w:ins w:id="923" w:author="GKARANI GEORGIA" w:date="2026-06-13T18:29:00Z">
        <w:r>
          <w:t>, which denotes</w:t>
        </w:r>
      </w:ins>
      <w:del w:id="924" w:author="GKARANI GEORGIA" w:date="2026-06-13T18:29:00Z">
        <w:r w:rsidR="00895E06" w:rsidDel="003A6933">
          <w:delText>:</w:delText>
        </w:r>
      </w:del>
      <w:r w:rsidR="00895E06">
        <w:t xml:space="preserve"> the date and time </w:t>
      </w:r>
      <w:ins w:id="925" w:author="GKARANI GEORGIA" w:date="2026-06-13T18:29:00Z">
        <w:r>
          <w:t xml:space="preserve">at which the </w:t>
        </w:r>
      </w:ins>
      <w:del w:id="926" w:author="GKARANI GEORGIA" w:date="2026-06-13T18:29:00Z">
        <w:r w:rsidR="00895E06" w:rsidDel="003A6933">
          <w:delText xml:space="preserve">when a </w:delText>
        </w:r>
      </w:del>
      <w:r w:rsidR="00895E06">
        <w:t>block is created.</w:t>
      </w:r>
      <w:r w:rsidR="005710EB">
        <w:t xml:space="preserve"> </w:t>
      </w:r>
    </w:p>
    <w:p w14:paraId="1BDF6AB4" w14:textId="0CCFC7E2" w:rsidR="00C525A6" w:rsidRDefault="00816EA1" w:rsidP="005710EB">
      <w:pPr>
        <w:pStyle w:val="FirstParagraph"/>
        <w:jc w:val="both"/>
      </w:pPr>
      <w:ins w:id="927" w:author="GKARANI GEORGIA" w:date="2026-06-13T18:30:00Z">
        <w:r>
          <w:t xml:space="preserve">The following constraints are considered: </w:t>
        </w:r>
      </w:ins>
      <w:del w:id="928" w:author="GKARANI GEORGIA" w:date="2026-06-13T18:30:00Z">
        <w:r w:rsidR="005F5C34" w:rsidRPr="005F5C34" w:rsidDel="00816EA1">
          <w:delText>We also consider these constraints:</w:delText>
        </w:r>
        <w:r w:rsidR="005710EB" w:rsidDel="00816EA1">
          <w:delText xml:space="preserve"> </w:delText>
        </w:r>
      </w:del>
      <w:proofErr w:type="spellStart"/>
      <w:r w:rsidR="00F61154">
        <w:t>i</w:t>
      </w:r>
      <w:proofErr w:type="spellEnd"/>
      <w:r w:rsidR="005710EB">
        <w:t xml:space="preserve">) </w:t>
      </w:r>
      <w:proofErr w:type="spellStart"/>
      <w:r w:rsidR="00895E06">
        <w:t>block</w:t>
      </w:r>
      <w:r w:rsidR="00022DF9">
        <w:t>N</w:t>
      </w:r>
      <w:r w:rsidR="00895E06">
        <w:t>umber</w:t>
      </w:r>
      <w:proofErr w:type="spellEnd"/>
      <w:r w:rsidR="00895E06">
        <w:t xml:space="preserve"> is a consecutive natural number </w:t>
      </w:r>
      <w:del w:id="929" w:author="GKARANI GEORGIA" w:date="2026-06-13T18:30:00Z">
        <w:r w:rsidR="00895E06" w:rsidDel="00816EA1">
          <w:delText>that starts</w:delText>
        </w:r>
      </w:del>
      <w:ins w:id="930" w:author="GKARANI GEORGIA" w:date="2026-06-13T18:30:00Z">
        <w:r>
          <w:t>starting</w:t>
        </w:r>
      </w:ins>
      <w:r w:rsidR="00895E06">
        <w:t xml:space="preserve"> </w:t>
      </w:r>
      <w:del w:id="931" w:author="GKARANI GEORGIA" w:date="2026-06-13T18:30:00Z">
        <w:r w:rsidR="00895E06" w:rsidDel="00816EA1">
          <w:delText xml:space="preserve">at </w:delText>
        </w:r>
      </w:del>
      <w:ins w:id="932" w:author="GKARANI GEORGIA" w:date="2026-06-13T18:30:00Z">
        <w:r>
          <w:t xml:space="preserve">from </w:t>
        </w:r>
      </w:ins>
      <w:r w:rsidR="00895E06">
        <w:t>one</w:t>
      </w:r>
      <w:ins w:id="933" w:author="GKARANI GEORGIA" w:date="2026-06-13T18:31:00Z">
        <w:r>
          <w:t>;</w:t>
        </w:r>
      </w:ins>
      <w:r w:rsidR="005710EB">
        <w:t xml:space="preserve"> and </w:t>
      </w:r>
      <w:r w:rsidR="00F61154">
        <w:t>ii</w:t>
      </w:r>
      <w:r w:rsidR="005710EB">
        <w:t xml:space="preserve">) </w:t>
      </w:r>
      <w:r w:rsidR="00922F3D">
        <w:t>f</w:t>
      </w:r>
      <w:r w:rsidR="76B3BEA6">
        <w:t xml:space="preserve">or any two </w:t>
      </w:r>
      <w:ins w:id="934" w:author="GKARANI GEORGIA" w:date="2026-06-13T18:31:00Z">
        <w:r>
          <w:t xml:space="preserve">distinct </w:t>
        </w:r>
      </w:ins>
      <w:r w:rsidR="76B3BEA6">
        <w:t xml:space="preserve">blocks </w:t>
      </w:r>
      <w:r w:rsidR="76B3BEA6" w:rsidRPr="00C653C3">
        <w:rPr>
          <w:i/>
          <w:iCs/>
        </w:rPr>
        <w:t>b</w:t>
      </w:r>
      <w:r w:rsidR="76B3BEA6" w:rsidRPr="00C653C3">
        <w:rPr>
          <w:i/>
          <w:iCs/>
          <w:vertAlign w:val="subscript"/>
        </w:rPr>
        <w:t>1</w:t>
      </w:r>
      <w:r w:rsidR="76B3BEA6">
        <w:t xml:space="preserve"> and </w:t>
      </w:r>
      <w:r w:rsidR="76B3BEA6" w:rsidRPr="00C653C3">
        <w:rPr>
          <w:i/>
          <w:iCs/>
        </w:rPr>
        <w:t>b</w:t>
      </w:r>
      <w:r w:rsidR="76B3BEA6" w:rsidRPr="00C653C3">
        <w:rPr>
          <w:i/>
          <w:iCs/>
          <w:vertAlign w:val="subscript"/>
        </w:rPr>
        <w:t>2</w:t>
      </w:r>
      <w:r w:rsidR="76B3BEA6">
        <w:t xml:space="preserve">, </w:t>
      </w:r>
      <w:r w:rsidR="76B3BEA6" w:rsidRPr="00C653C3">
        <w:rPr>
          <w:i/>
          <w:iCs/>
        </w:rPr>
        <w:t>b</w:t>
      </w:r>
      <w:r w:rsidR="76B3BEA6" w:rsidRPr="00C653C3">
        <w:rPr>
          <w:i/>
          <w:iCs/>
          <w:vertAlign w:val="subscript"/>
        </w:rPr>
        <w:t>1</w:t>
      </w:r>
      <w:r w:rsidR="76B3BEA6">
        <w:t xml:space="preserve"> </w:t>
      </w:r>
      <w:r w:rsidR="76B3BEA6" w:rsidRPr="76B3BEA6">
        <w:rPr>
          <w:b/>
          <w:bCs/>
        </w:rPr>
        <w:t>≠</w:t>
      </w:r>
      <w:r w:rsidR="76B3BEA6">
        <w:t xml:space="preserve"> </w:t>
      </w:r>
      <w:r w:rsidR="76B3BEA6" w:rsidRPr="00C653C3">
        <w:rPr>
          <w:i/>
          <w:iCs/>
        </w:rPr>
        <w:t>b</w:t>
      </w:r>
      <w:r w:rsidR="76B3BEA6" w:rsidRPr="00C653C3">
        <w:rPr>
          <w:i/>
          <w:iCs/>
          <w:vertAlign w:val="subscript"/>
        </w:rPr>
        <w:t>2</w:t>
      </w:r>
      <w:r w:rsidR="76B3BEA6">
        <w:t xml:space="preserve">, with </w:t>
      </w:r>
      <w:proofErr w:type="spellStart"/>
      <w:r w:rsidR="76B3BEA6">
        <w:t>block</w:t>
      </w:r>
      <w:r w:rsidR="00022DF9">
        <w:t>N</w:t>
      </w:r>
      <w:r w:rsidR="76B3BEA6">
        <w:t>umbers</w:t>
      </w:r>
      <w:proofErr w:type="spellEnd"/>
      <w:r w:rsidR="76B3BEA6">
        <w:t xml:space="preserve"> </w:t>
      </w:r>
      <w:r w:rsidR="00C653C3" w:rsidRPr="00C653C3">
        <w:rPr>
          <w:i/>
          <w:iCs/>
        </w:rPr>
        <w:t>b</w:t>
      </w:r>
      <w:r w:rsidR="76B3BEA6" w:rsidRPr="00C653C3">
        <w:rPr>
          <w:i/>
          <w:iCs/>
        </w:rPr>
        <w:t>n</w:t>
      </w:r>
      <w:r w:rsidR="76B3BEA6" w:rsidRPr="00C653C3">
        <w:rPr>
          <w:i/>
          <w:iCs/>
          <w:vertAlign w:val="subscript"/>
        </w:rPr>
        <w:t>1</w:t>
      </w:r>
      <w:r w:rsidR="76B3BEA6">
        <w:t xml:space="preserve"> and </w:t>
      </w:r>
      <w:r w:rsidR="00C653C3" w:rsidRPr="00C653C3">
        <w:rPr>
          <w:i/>
          <w:iCs/>
        </w:rPr>
        <w:t>bn</w:t>
      </w:r>
      <w:r w:rsidR="76B3BEA6" w:rsidRPr="00C653C3">
        <w:rPr>
          <w:i/>
          <w:iCs/>
          <w:vertAlign w:val="subscript"/>
        </w:rPr>
        <w:t>2</w:t>
      </w:r>
      <w:r w:rsidR="76B3BEA6">
        <w:t xml:space="preserve">, if </w:t>
      </w:r>
      <w:r w:rsidR="00C653C3" w:rsidRPr="00C653C3">
        <w:rPr>
          <w:i/>
          <w:iCs/>
        </w:rPr>
        <w:t>bn</w:t>
      </w:r>
      <w:r w:rsidR="76B3BEA6" w:rsidRPr="00C653C3">
        <w:rPr>
          <w:i/>
          <w:iCs/>
          <w:vertAlign w:val="subscript"/>
        </w:rPr>
        <w:t>1</w:t>
      </w:r>
      <w:r w:rsidR="76B3BEA6">
        <w:t xml:space="preserve"> &lt; </w:t>
      </w:r>
      <w:r w:rsidR="00C653C3" w:rsidRPr="00C653C3">
        <w:rPr>
          <w:i/>
          <w:iCs/>
        </w:rPr>
        <w:t>bn</w:t>
      </w:r>
      <w:r w:rsidR="76B3BEA6" w:rsidRPr="00C653C3">
        <w:rPr>
          <w:i/>
          <w:iCs/>
          <w:vertAlign w:val="subscript"/>
        </w:rPr>
        <w:t>2</w:t>
      </w:r>
      <w:r w:rsidR="76B3BEA6">
        <w:t xml:space="preserve">, then the </w:t>
      </w:r>
      <w:proofErr w:type="spellStart"/>
      <w:r w:rsidR="00022DF9">
        <w:t>dateCreation</w:t>
      </w:r>
      <w:proofErr w:type="spellEnd"/>
      <w:r w:rsidR="00022DF9">
        <w:t xml:space="preserve"> </w:t>
      </w:r>
      <w:r w:rsidR="76B3BEA6">
        <w:t xml:space="preserve">of </w:t>
      </w:r>
      <w:r w:rsidR="00C653C3" w:rsidRPr="00C653C3">
        <w:rPr>
          <w:i/>
          <w:iCs/>
        </w:rPr>
        <w:t>b</w:t>
      </w:r>
      <w:r w:rsidR="76B3BEA6" w:rsidRPr="00C653C3">
        <w:rPr>
          <w:i/>
          <w:iCs/>
          <w:vertAlign w:val="subscript"/>
        </w:rPr>
        <w:t>2</w:t>
      </w:r>
      <w:r w:rsidR="76B3BEA6">
        <w:t xml:space="preserve"> is </w:t>
      </w:r>
      <w:del w:id="935" w:author="GKARANI GEORGIA" w:date="2026-06-13T18:31:00Z">
        <w:r w:rsidR="76B3BEA6" w:rsidDel="00816EA1">
          <w:delText xml:space="preserve">greater </w:delText>
        </w:r>
      </w:del>
      <w:ins w:id="936" w:author="GKARANI GEORGIA" w:date="2026-06-13T18:31:00Z">
        <w:r>
          <w:t xml:space="preserve">later </w:t>
        </w:r>
      </w:ins>
      <w:r w:rsidR="76B3BEA6">
        <w:t xml:space="preserve">than the </w:t>
      </w:r>
      <w:proofErr w:type="spellStart"/>
      <w:r w:rsidR="00022DF9">
        <w:t>dateCreation</w:t>
      </w:r>
      <w:proofErr w:type="spellEnd"/>
      <w:r w:rsidR="00022DF9">
        <w:t xml:space="preserve"> </w:t>
      </w:r>
      <w:r w:rsidR="76B3BEA6">
        <w:t xml:space="preserve">of </w:t>
      </w:r>
      <w:r w:rsidR="00C653C3" w:rsidRPr="00C653C3">
        <w:rPr>
          <w:i/>
          <w:iCs/>
        </w:rPr>
        <w:t>b</w:t>
      </w:r>
      <w:r w:rsidR="76B3BEA6" w:rsidRPr="00C653C3">
        <w:rPr>
          <w:i/>
          <w:iCs/>
          <w:vertAlign w:val="subscript"/>
        </w:rPr>
        <w:t>1</w:t>
      </w:r>
      <w:r w:rsidR="76B3BEA6">
        <w:t>.</w:t>
      </w:r>
    </w:p>
    <w:p w14:paraId="2E54BEE9" w14:textId="13701A64" w:rsidR="0088472C" w:rsidRPr="003A2E71" w:rsidRDefault="00816EA1" w:rsidP="00811AA1">
      <w:pPr>
        <w:pStyle w:val="SourceCode"/>
        <w:jc w:val="both"/>
      </w:pPr>
      <w:ins w:id="937" w:author="GKARANI GEORGIA" w:date="2026-06-13T18:31:00Z">
        <w:r>
          <w:t>Therefore,</w:t>
        </w:r>
      </w:ins>
      <w:ins w:id="938" w:author="GKARANI GEORGIA" w:date="2026-06-13T18:32:00Z">
        <w:r>
          <w:t xml:space="preserve"> </w:t>
        </w:r>
      </w:ins>
      <w:del w:id="939" w:author="GKARANI GEORGIA" w:date="2026-06-13T18:32:00Z">
        <w:r w:rsidR="76B3BEA6" w:rsidRPr="003A2E71" w:rsidDel="00816EA1">
          <w:delText xml:space="preserve">A </w:delText>
        </w:r>
      </w:del>
      <w:ins w:id="940" w:author="GKARANI GEORGIA" w:date="2026-06-13T18:32:00Z">
        <w:r>
          <w:t>the</w:t>
        </w:r>
        <w:r w:rsidRPr="003A2E71">
          <w:t xml:space="preserve"> </w:t>
        </w:r>
      </w:ins>
      <w:r w:rsidR="76B3BEA6" w:rsidRPr="003A2E71">
        <w:t xml:space="preserve">block node datatype is </w:t>
      </w:r>
      <w:ins w:id="941" w:author="GKARANI GEORGIA" w:date="2026-06-13T18:32:00Z">
        <w:r>
          <w:t xml:space="preserve">defined as </w:t>
        </w:r>
      </w:ins>
      <w:r w:rsidR="76B3BEA6" w:rsidRPr="003A2E71">
        <w:t xml:space="preserve">a tuple </w:t>
      </w:r>
      <w:proofErr w:type="spellStart"/>
      <w:r w:rsidR="76B3BEA6" w:rsidRPr="003A2E71">
        <w:t>Nblock</w:t>
      </w:r>
      <w:r w:rsidR="00DB292D">
        <w:t>Dt</w:t>
      </w:r>
      <w:proofErr w:type="spellEnd"/>
      <w:r w:rsidR="76B3BEA6" w:rsidRPr="003A2E71">
        <w:t xml:space="preserve"> = (</w:t>
      </w:r>
      <w:proofErr w:type="spellStart"/>
      <w:r w:rsidR="76B3BEA6" w:rsidRPr="003A2E71">
        <w:t>block</w:t>
      </w:r>
      <w:r w:rsidR="00022DF9">
        <w:t>N</w:t>
      </w:r>
      <w:r w:rsidR="76B3BEA6" w:rsidRPr="003A2E71">
        <w:t>umber</w:t>
      </w:r>
      <w:proofErr w:type="spellEnd"/>
      <w:r w:rsidR="76B3BEA6" w:rsidRPr="003A2E71">
        <w:t xml:space="preserve">, </w:t>
      </w:r>
      <w:proofErr w:type="spellStart"/>
      <w:r w:rsidR="00022DF9">
        <w:t>dateCreation</w:t>
      </w:r>
      <w:proofErr w:type="spellEnd"/>
      <w:r w:rsidR="76B3BEA6" w:rsidRPr="003A2E71">
        <w:t>)</w:t>
      </w:r>
      <w:ins w:id="942" w:author="GKARANI GEORGIA" w:date="2026-06-13T18:32:00Z">
        <w:r w:rsidR="00AC4F54">
          <w:t>,</w:t>
        </w:r>
      </w:ins>
      <w:r w:rsidR="76B3BEA6" w:rsidRPr="003A2E71">
        <w:t xml:space="preserve"> where </w:t>
      </w:r>
      <w:proofErr w:type="spellStart"/>
      <w:r w:rsidR="76B3BEA6" w:rsidRPr="003A2E71">
        <w:t>block</w:t>
      </w:r>
      <w:r w:rsidR="00022DF9">
        <w:t>N</w:t>
      </w:r>
      <w:r w:rsidR="76B3BEA6" w:rsidRPr="003A2E71">
        <w:t>umber</w:t>
      </w:r>
      <w:proofErr w:type="spellEnd"/>
      <w:r w:rsidR="76B3BEA6" w:rsidRPr="003A2E71">
        <w:t xml:space="preserve"> ∈ </w:t>
      </w:r>
      <w:r w:rsidR="17FFCBB4" w:rsidRPr="003A2E71">
        <w:t>ℕ</w:t>
      </w:r>
      <w:r w:rsidR="76B3BEA6" w:rsidRPr="003A2E71">
        <w:t xml:space="preserve"> and</w:t>
      </w:r>
      <w:r w:rsidR="0A8F7323" w:rsidRPr="003A2E71">
        <w:t xml:space="preserve"> </w:t>
      </w:r>
      <w:proofErr w:type="spellStart"/>
      <w:r w:rsidR="00022DF9">
        <w:t>dateCreation</w:t>
      </w:r>
      <w:proofErr w:type="spellEnd"/>
      <w:r w:rsidR="00022DF9" w:rsidRPr="003A2E71">
        <w:t xml:space="preserve"> </w:t>
      </w:r>
      <w:r w:rsidR="76B3BEA6" w:rsidRPr="003A2E71">
        <w:t xml:space="preserve">∈ </w:t>
      </w:r>
      <w:r w:rsidR="00022DF9">
        <w:t>Timestamp</w:t>
      </w:r>
      <w:r w:rsidR="003A2E71" w:rsidRPr="003A2E71">
        <w:t>.</w:t>
      </w:r>
    </w:p>
    <w:p w14:paraId="5CF06ACD" w14:textId="3E6C863B" w:rsidR="00C525A6" w:rsidRPr="005B5A64" w:rsidRDefault="095451B5" w:rsidP="00811AA1">
      <w:pPr>
        <w:pStyle w:val="3"/>
        <w:jc w:val="both"/>
        <w:rPr>
          <w:rFonts w:asciiTheme="minorHAnsi" w:eastAsiaTheme="minorHAnsi" w:hAnsiTheme="minorHAnsi" w:cstheme="minorBidi"/>
          <w:color w:val="auto"/>
        </w:rPr>
      </w:pPr>
      <w:r w:rsidRPr="7D4EAD5F">
        <w:rPr>
          <w:rFonts w:asciiTheme="minorHAnsi" w:eastAsiaTheme="minorEastAsia" w:hAnsiTheme="minorHAnsi" w:cstheme="minorBidi"/>
          <w:color w:val="auto"/>
        </w:rPr>
        <w:t>3.2 Transaction node</w:t>
      </w:r>
    </w:p>
    <w:p w14:paraId="0A302522" w14:textId="40F3600C" w:rsidR="6639C00A" w:rsidRDefault="6639C00A" w:rsidP="7D4EAD5F">
      <w:pPr>
        <w:pStyle w:val="FirstParagraph"/>
        <w:jc w:val="both"/>
      </w:pPr>
      <w:r>
        <w:t xml:space="preserve">A </w:t>
      </w:r>
      <w:r w:rsidRPr="00022DF9">
        <w:rPr>
          <w:u w:val="single"/>
        </w:rPr>
        <w:t>transaction</w:t>
      </w:r>
      <w:r>
        <w:t xml:space="preserve"> is a signed message that either transfers ETH or invokes smart-contract code. </w:t>
      </w:r>
    </w:p>
    <w:p w14:paraId="1083A01A" w14:textId="00DD0405" w:rsidR="00C525A6" w:rsidRDefault="00895E06" w:rsidP="005710EB">
      <w:pPr>
        <w:pStyle w:val="FirstParagraph"/>
        <w:jc w:val="both"/>
        <w:rPr>
          <w:ins w:id="943" w:author="GKARANI GEORGIA" w:date="2026-06-14T14:12:00Z"/>
        </w:rPr>
      </w:pPr>
      <w:del w:id="944" w:author="GKARANI GEORGIA" w:date="2026-06-14T14:12:00Z">
        <w:r w:rsidDel="00D825CB">
          <w:delText xml:space="preserve">We consider </w:delText>
        </w:r>
      </w:del>
      <w:ins w:id="945" w:author="GKARANI GEORGIA" w:date="2026-06-14T14:12:00Z">
        <w:r w:rsidR="00D825CB">
          <w:t>T</w:t>
        </w:r>
      </w:ins>
      <w:del w:id="946" w:author="GKARANI GEORGIA" w:date="2026-06-14T14:12:00Z">
        <w:r w:rsidDel="00D825CB">
          <w:delText>t</w:delText>
        </w:r>
      </w:del>
      <w:r>
        <w:t xml:space="preserve">he following attributes </w:t>
      </w:r>
      <w:ins w:id="947" w:author="GKARANI GEORGIA" w:date="2026-06-14T14:13:00Z">
        <w:r w:rsidR="00D825CB">
          <w:t xml:space="preserve">are considered </w:t>
        </w:r>
      </w:ins>
      <w:r>
        <w:t>for a transaction:</w:t>
      </w:r>
      <w:r w:rsidR="005710EB">
        <w:t xml:space="preserve"> </w:t>
      </w:r>
      <w:proofErr w:type="spellStart"/>
      <w:r w:rsidR="00F61154">
        <w:t>i</w:t>
      </w:r>
      <w:proofErr w:type="spellEnd"/>
      <w:r w:rsidR="005710EB">
        <w:t xml:space="preserve">) </w:t>
      </w:r>
      <w:proofErr w:type="spellStart"/>
      <w:r w:rsidRPr="003A2E71">
        <w:t>transaction</w:t>
      </w:r>
      <w:r w:rsidR="00022DF9">
        <w:t>H</w:t>
      </w:r>
      <w:r w:rsidRPr="003A2E71">
        <w:t>ash</w:t>
      </w:r>
      <w:proofErr w:type="spellEnd"/>
      <w:ins w:id="948" w:author="GKARANI GEORGIA" w:date="2026-06-14T14:13:00Z">
        <w:r w:rsidR="00D825CB">
          <w:t>, which i</w:t>
        </w:r>
      </w:ins>
      <w:ins w:id="949" w:author="GKARANI GEORGIA" w:date="2026-06-14T14:14:00Z">
        <w:r w:rsidR="00D825CB">
          <w:t>s</w:t>
        </w:r>
      </w:ins>
      <w:del w:id="950" w:author="GKARANI GEORGIA" w:date="2026-06-14T14:13:00Z">
        <w:r w:rsidRPr="003A2E71" w:rsidDel="00D825CB">
          <w:delText>:</w:delText>
        </w:r>
      </w:del>
      <w:r w:rsidRPr="003A2E71">
        <w:t xml:space="preserve"> the unique identifier of an external transaction, represented as a hash number</w:t>
      </w:r>
      <w:ins w:id="951" w:author="GKARANI GEORGIA" w:date="2026-06-14T14:14:00Z">
        <w:r w:rsidR="00D825CB">
          <w:t>; f</w:t>
        </w:r>
      </w:ins>
      <w:del w:id="952" w:author="GKARANI GEORGIA" w:date="2026-06-14T14:14:00Z">
        <w:r w:rsidRPr="003A2E71" w:rsidDel="00D825CB">
          <w:delText>. F</w:delText>
        </w:r>
      </w:del>
      <w:r w:rsidRPr="003A2E71">
        <w:t xml:space="preserve">or internal transactions, this </w:t>
      </w:r>
      <w:del w:id="953" w:author="GKARANI GEORGIA" w:date="2026-06-14T14:14:00Z">
        <w:r w:rsidRPr="003A2E71" w:rsidDel="00D825CB">
          <w:delText xml:space="preserve">field </w:delText>
        </w:r>
      </w:del>
      <w:ins w:id="954" w:author="GKARANI GEORGIA" w:date="2026-06-14T14:14:00Z">
        <w:r w:rsidR="00D825CB">
          <w:t>attribute</w:t>
        </w:r>
        <w:r w:rsidR="00D825CB" w:rsidRPr="003A2E71">
          <w:t xml:space="preserve"> </w:t>
        </w:r>
      </w:ins>
      <w:r w:rsidRPr="003A2E71">
        <w:t>is empty</w:t>
      </w:r>
      <w:r w:rsidR="005710EB">
        <w:t xml:space="preserve">, </w:t>
      </w:r>
      <w:r w:rsidR="00F61154">
        <w:t>ii</w:t>
      </w:r>
      <w:r w:rsidR="005710EB">
        <w:t xml:space="preserve">) </w:t>
      </w:r>
      <w:proofErr w:type="spellStart"/>
      <w:r w:rsidRPr="003A2E71">
        <w:t>is</w:t>
      </w:r>
      <w:r w:rsidR="00022DF9">
        <w:t>I</w:t>
      </w:r>
      <w:r w:rsidRPr="003A2E71">
        <w:t>nternal</w:t>
      </w:r>
      <w:r w:rsidR="00022DF9">
        <w:t>T</w:t>
      </w:r>
      <w:r w:rsidRPr="003A2E71">
        <w:t>ransaction</w:t>
      </w:r>
      <w:proofErr w:type="spellEnd"/>
      <w:ins w:id="955" w:author="GKARANI GEORGIA" w:date="2026-06-14T14:14:00Z">
        <w:r w:rsidR="00D825CB">
          <w:t>,</w:t>
        </w:r>
      </w:ins>
      <w:del w:id="956" w:author="GKARANI GEORGIA" w:date="2026-06-14T14:14:00Z">
        <w:r w:rsidRPr="003A2E71" w:rsidDel="00D825CB">
          <w:delText>:</w:delText>
        </w:r>
      </w:del>
      <w:r w:rsidRPr="003A2E71">
        <w:t xml:space="preserve"> a </w:t>
      </w:r>
      <w:ins w:id="957" w:author="GKARANI GEORGIA" w:date="2026-06-14T14:14:00Z">
        <w:r w:rsidR="00D825CB">
          <w:t>B</w:t>
        </w:r>
      </w:ins>
      <w:del w:id="958" w:author="GKARANI GEORGIA" w:date="2026-06-14T14:14:00Z">
        <w:r w:rsidRPr="003A2E71" w:rsidDel="00D825CB">
          <w:delText>b</w:delText>
        </w:r>
      </w:del>
      <w:r w:rsidRPr="003A2E71">
        <w:t xml:space="preserve">oolean </w:t>
      </w:r>
      <w:del w:id="959" w:author="GKARANI GEORGIA" w:date="2026-06-14T14:14:00Z">
        <w:r w:rsidRPr="003A2E71" w:rsidDel="00D825CB">
          <w:delText xml:space="preserve">value </w:delText>
        </w:r>
      </w:del>
      <w:ins w:id="960" w:author="GKARANI GEORGIA" w:date="2026-06-14T14:14:00Z">
        <w:r w:rsidR="00D825CB">
          <w:t>attribute</w:t>
        </w:r>
        <w:r w:rsidR="00D825CB" w:rsidRPr="003A2E71">
          <w:t xml:space="preserve"> </w:t>
        </w:r>
      </w:ins>
      <w:r w:rsidRPr="003A2E71">
        <w:t xml:space="preserve">indicating whether a transaction is internal </w:t>
      </w:r>
      <w:r w:rsidRPr="005B5A64">
        <w:t>(True) or external (False)</w:t>
      </w:r>
      <w:r w:rsidR="005710EB">
        <w:t xml:space="preserve">, </w:t>
      </w:r>
      <w:r w:rsidR="00F61154">
        <w:t>iii</w:t>
      </w:r>
      <w:r w:rsidR="005710EB">
        <w:t xml:space="preserve">) </w:t>
      </w:r>
      <w:r w:rsidRPr="003A2E71">
        <w:t>value</w:t>
      </w:r>
      <w:ins w:id="961" w:author="GKARANI GEORGIA" w:date="2026-06-14T14:14:00Z">
        <w:r w:rsidR="00D825CB">
          <w:t>,</w:t>
        </w:r>
      </w:ins>
      <w:ins w:id="962" w:author="GKARANI GEORGIA" w:date="2026-06-14T14:15:00Z">
        <w:r w:rsidR="00D825CB">
          <w:t xml:space="preserve"> which denotes</w:t>
        </w:r>
      </w:ins>
      <w:del w:id="963" w:author="GKARANI GEORGIA" w:date="2026-06-14T14:14:00Z">
        <w:r w:rsidRPr="003A2E71" w:rsidDel="00D825CB">
          <w:delText>:</w:delText>
        </w:r>
      </w:del>
      <w:r w:rsidRPr="003A2E71">
        <w:t xml:space="preserve"> the amount of </w:t>
      </w:r>
      <w:r w:rsidR="00BA1667">
        <w:t>ETH</w:t>
      </w:r>
      <w:r w:rsidRPr="003A2E71">
        <w:t xml:space="preserve"> transferred </w:t>
      </w:r>
      <w:del w:id="964" w:author="GKARANI GEORGIA" w:date="2026-06-14T14:16:00Z">
        <w:r w:rsidRPr="003A2E71" w:rsidDel="00D825CB">
          <w:delText xml:space="preserve">in </w:delText>
        </w:r>
      </w:del>
      <w:ins w:id="965" w:author="GKARANI GEORGIA" w:date="2026-06-14T14:16:00Z">
        <w:r w:rsidR="00D825CB">
          <w:t>by</w:t>
        </w:r>
        <w:r w:rsidR="00D825CB" w:rsidRPr="003A2E71">
          <w:t xml:space="preserve"> </w:t>
        </w:r>
      </w:ins>
      <w:r w:rsidRPr="003A2E71">
        <w:t>the transaction</w:t>
      </w:r>
      <w:r w:rsidR="005710EB">
        <w:t xml:space="preserve">, </w:t>
      </w:r>
      <w:r w:rsidR="00F61154">
        <w:t>iv</w:t>
      </w:r>
      <w:r w:rsidR="005710EB">
        <w:t xml:space="preserve">) </w:t>
      </w:r>
      <w:proofErr w:type="spellStart"/>
      <w:r w:rsidRPr="003A2E71">
        <w:t>sequence</w:t>
      </w:r>
      <w:r w:rsidR="00022DF9">
        <w:t>I</w:t>
      </w:r>
      <w:ins w:id="966" w:author="GKARANI GEORGIA" w:date="2026-06-16T09:27:00Z">
        <w:r w:rsidR="007A155B">
          <w:t>d</w:t>
        </w:r>
      </w:ins>
      <w:proofErr w:type="spellEnd"/>
      <w:ins w:id="967" w:author="GKARANI GEORGIA" w:date="2026-06-14T14:16:00Z">
        <w:r w:rsidR="00D825CB">
          <w:t xml:space="preserve">, </w:t>
        </w:r>
      </w:ins>
      <w:del w:id="968" w:author="GKARANI GEORGIA" w:date="2026-06-14T14:16:00Z">
        <w:r w:rsidRPr="003A2E71" w:rsidDel="00D825CB">
          <w:delText>d</w:delText>
        </w:r>
      </w:del>
      <w:ins w:id="969" w:author="GKARANI GEORGIA" w:date="2026-06-14T14:16:00Z">
        <w:r w:rsidR="00D825CB">
          <w:t>which,</w:t>
        </w:r>
      </w:ins>
      <w:del w:id="970" w:author="GKARANI GEORGIA" w:date="2026-06-14T14:16:00Z">
        <w:r w:rsidRPr="003A2E71" w:rsidDel="00D825CB">
          <w:delText>:</w:delText>
        </w:r>
      </w:del>
      <w:r w:rsidRPr="003A2E71">
        <w:t xml:space="preserve"> for internal transactions, </w:t>
      </w:r>
      <w:ins w:id="971" w:author="GKARANI GEORGIA" w:date="2026-06-14T14:16:00Z">
        <w:r w:rsidR="00D825CB">
          <w:t xml:space="preserve">is </w:t>
        </w:r>
      </w:ins>
      <w:r w:rsidRPr="003A2E71">
        <w:t xml:space="preserve">a consecutive natural number </w:t>
      </w:r>
      <w:del w:id="972" w:author="GKARANI GEORGIA" w:date="2026-06-14T14:17:00Z">
        <w:r w:rsidRPr="003A2E71" w:rsidDel="00D825CB">
          <w:delText>(</w:delText>
        </w:r>
      </w:del>
      <w:r w:rsidRPr="003A2E71">
        <w:t xml:space="preserve">starting </w:t>
      </w:r>
      <w:del w:id="973" w:author="GKARANI GEORGIA" w:date="2026-06-14T14:17:00Z">
        <w:r w:rsidRPr="003A2E71" w:rsidDel="00D825CB">
          <w:delText xml:space="preserve">at </w:delText>
        </w:r>
      </w:del>
      <w:ins w:id="974" w:author="GKARANI GEORGIA" w:date="2026-06-14T14:17:00Z">
        <w:r w:rsidR="00D825CB">
          <w:t>from</w:t>
        </w:r>
        <w:r w:rsidR="00D825CB" w:rsidRPr="003A2E71">
          <w:t xml:space="preserve"> </w:t>
        </w:r>
      </w:ins>
      <w:r w:rsidR="00BA1667">
        <w:t>one</w:t>
      </w:r>
      <w:ins w:id="975" w:author="GKARANI GEORGIA" w:date="2026-06-14T14:17:00Z">
        <w:r w:rsidR="00D825CB">
          <w:t xml:space="preserve"> and is used</w:t>
        </w:r>
      </w:ins>
      <w:del w:id="976" w:author="GKARANI GEORGIA" w:date="2026-06-14T14:17:00Z">
        <w:r w:rsidRPr="003A2E71" w:rsidDel="00D825CB">
          <w:delText>)</w:delText>
        </w:r>
      </w:del>
      <w:r w:rsidRPr="003A2E71">
        <w:t xml:space="preserve"> </w:t>
      </w:r>
      <w:del w:id="977" w:author="GKARANI GEORGIA" w:date="2026-06-14T14:17:00Z">
        <w:r w:rsidRPr="003A2E71" w:rsidDel="00D825CB">
          <w:delText xml:space="preserve">that </w:delText>
        </w:r>
      </w:del>
      <w:ins w:id="978" w:author="GKARANI GEORGIA" w:date="2026-06-14T14:17:00Z">
        <w:r w:rsidR="00D825CB">
          <w:t>to</w:t>
        </w:r>
        <w:r w:rsidR="00D825CB" w:rsidRPr="003A2E71">
          <w:t xml:space="preserve"> </w:t>
        </w:r>
      </w:ins>
      <w:r w:rsidRPr="003A2E71">
        <w:t>distinguish</w:t>
      </w:r>
      <w:del w:id="979" w:author="GKARANI GEORGIA" w:date="2026-06-14T14:17:00Z">
        <w:r w:rsidRPr="003A2E71" w:rsidDel="00D825CB">
          <w:delText>es</w:delText>
        </w:r>
      </w:del>
      <w:r w:rsidRPr="003A2E71">
        <w:t xml:space="preserve"> multiple internal transactions generated by the same external </w:t>
      </w:r>
      <w:ins w:id="980" w:author="GKARANI GEORGIA" w:date="2026-06-14T14:18:00Z">
        <w:r w:rsidR="00D825CB">
          <w:t xml:space="preserve">or parent </w:t>
        </w:r>
      </w:ins>
      <w:r w:rsidRPr="003A2E71">
        <w:t>transaction</w:t>
      </w:r>
      <w:del w:id="981" w:author="GKARANI GEORGIA" w:date="2026-06-14T14:18:00Z">
        <w:r w:rsidR="00C653C3" w:rsidDel="00D825CB">
          <w:delText xml:space="preserve"> (parent)</w:delText>
        </w:r>
      </w:del>
      <w:ins w:id="982" w:author="GKARANI GEORGIA" w:date="2026-06-14T14:18:00Z">
        <w:r w:rsidR="00D825CB">
          <w:t>; f</w:t>
        </w:r>
      </w:ins>
      <w:del w:id="983" w:author="GKARANI GEORGIA" w:date="2026-06-14T14:18:00Z">
        <w:r w:rsidRPr="003A2E71" w:rsidDel="00D825CB">
          <w:delText>. F</w:delText>
        </w:r>
      </w:del>
      <w:r w:rsidRPr="003A2E71">
        <w:t>or external transactions, this field is empty</w:t>
      </w:r>
      <w:r w:rsidR="005710EB">
        <w:t xml:space="preserve">, and </w:t>
      </w:r>
      <w:r w:rsidR="00F61154">
        <w:t>v</w:t>
      </w:r>
      <w:r w:rsidR="005710EB">
        <w:t xml:space="preserve">) </w:t>
      </w:r>
      <w:proofErr w:type="spellStart"/>
      <w:r w:rsidR="00022DF9">
        <w:t>parentTransactionHash</w:t>
      </w:r>
      <w:proofErr w:type="spellEnd"/>
      <w:ins w:id="984" w:author="GKARANI GEORGIA" w:date="2026-06-14T14:18:00Z">
        <w:r w:rsidR="00D825CB">
          <w:t>, which,</w:t>
        </w:r>
      </w:ins>
      <w:del w:id="985" w:author="GKARANI GEORGIA" w:date="2026-06-14T14:18:00Z">
        <w:r w:rsidRPr="003A2E71" w:rsidDel="00D825CB">
          <w:delText>:</w:delText>
        </w:r>
      </w:del>
      <w:r w:rsidRPr="003A2E71">
        <w:t xml:space="preserve"> for internal </w:t>
      </w:r>
      <w:r w:rsidRPr="003A2E71">
        <w:lastRenderedPageBreak/>
        <w:t xml:space="preserve">transactions, </w:t>
      </w:r>
      <w:del w:id="986" w:author="GKARANI GEORGIA" w:date="2026-06-14T14:18:00Z">
        <w:r w:rsidRPr="003A2E71" w:rsidDel="00D825CB">
          <w:delText xml:space="preserve">this </w:delText>
        </w:r>
      </w:del>
      <w:ins w:id="987" w:author="GKARANI GEORGIA" w:date="2026-06-14T14:18:00Z">
        <w:r w:rsidR="00D825CB">
          <w:t>stores</w:t>
        </w:r>
        <w:r w:rsidR="00D825CB" w:rsidRPr="003A2E71">
          <w:t xml:space="preserve"> </w:t>
        </w:r>
      </w:ins>
      <w:del w:id="988" w:author="GKARANI GEORGIA" w:date="2026-06-14T14:19:00Z">
        <w:r w:rsidRPr="003A2E71" w:rsidDel="00D825CB">
          <w:delText xml:space="preserve">attribute stores </w:delText>
        </w:r>
      </w:del>
      <w:r w:rsidRPr="003A2E71">
        <w:t xml:space="preserve">the hash of the external </w:t>
      </w:r>
      <w:del w:id="989" w:author="GKARANI GEORGIA" w:date="2026-06-14T14:19:00Z">
        <w:r w:rsidRPr="003A2E71" w:rsidDel="00D825CB">
          <w:delText>(</w:delText>
        </w:r>
        <w:r w:rsidR="003A2E71" w:rsidRPr="003A2E71" w:rsidDel="00D825CB">
          <w:delText>“</w:delText>
        </w:r>
        <w:r w:rsidRPr="003A2E71" w:rsidDel="00D825CB">
          <w:delText>parent</w:delText>
        </w:r>
        <w:r w:rsidR="003A2E71" w:rsidRPr="003A2E71" w:rsidDel="00D825CB">
          <w:delText>”</w:delText>
        </w:r>
        <w:r w:rsidRPr="003A2E71" w:rsidDel="00D825CB">
          <w:delText xml:space="preserve">) </w:delText>
        </w:r>
      </w:del>
      <w:r w:rsidRPr="003A2E71">
        <w:t>transaction that generated them</w:t>
      </w:r>
      <w:ins w:id="990" w:author="GKARANI GEORGIA" w:date="2026-06-14T14:20:00Z">
        <w:r w:rsidR="00D825CB">
          <w:t>, while</w:t>
        </w:r>
      </w:ins>
      <w:del w:id="991" w:author="GKARANI GEORGIA" w:date="2026-06-14T14:20:00Z">
        <w:r w:rsidRPr="003A2E71" w:rsidDel="00D825CB">
          <w:delText>.</w:delText>
        </w:r>
      </w:del>
      <w:r w:rsidRPr="003A2E71">
        <w:t xml:space="preserve"> </w:t>
      </w:r>
      <w:ins w:id="992" w:author="GKARANI GEORGIA" w:date="2026-06-14T14:20:00Z">
        <w:r w:rsidR="00D825CB">
          <w:t>f</w:t>
        </w:r>
      </w:ins>
      <w:del w:id="993" w:author="GKARANI GEORGIA" w:date="2026-06-14T14:20:00Z">
        <w:r w:rsidRPr="003A2E71" w:rsidDel="00D825CB">
          <w:delText>F</w:delText>
        </w:r>
      </w:del>
      <w:r w:rsidRPr="003A2E71">
        <w:t>or external transactions</w:t>
      </w:r>
      <w:del w:id="994" w:author="GKARANI GEORGIA" w:date="2026-06-14T14:20:00Z">
        <w:r w:rsidRPr="003A2E71" w:rsidDel="00D825CB">
          <w:delText>,</w:delText>
        </w:r>
      </w:del>
      <w:r w:rsidRPr="003A2E71">
        <w:t xml:space="preserve"> this field is empty.</w:t>
      </w:r>
    </w:p>
    <w:p w14:paraId="52C87FB7" w14:textId="364B12C1" w:rsidR="00D825CB" w:rsidRPr="00D825CB" w:rsidDel="00AE6B0D" w:rsidRDefault="00D825CB">
      <w:pPr>
        <w:pStyle w:val="a0"/>
        <w:rPr>
          <w:del w:id="995" w:author="GKARANI GEORGIA" w:date="2026-06-14T14:20:00Z"/>
        </w:rPr>
        <w:pPrChange w:id="996" w:author="GKARANI GEORGIA" w:date="2026-06-14T14:12:00Z">
          <w:pPr>
            <w:pStyle w:val="FirstParagraph"/>
            <w:jc w:val="both"/>
          </w:pPr>
        </w:pPrChange>
      </w:pPr>
    </w:p>
    <w:p w14:paraId="6FF8EE16" w14:textId="7DFC8D83" w:rsidR="76B3BEA6" w:rsidRPr="003A2E71" w:rsidRDefault="76B3BEA6" w:rsidP="00811AA1">
      <w:pPr>
        <w:pStyle w:val="SourceCode"/>
        <w:jc w:val="both"/>
      </w:pPr>
      <w:r w:rsidRPr="003A2E71">
        <w:t>A transaction node datatype is a tuple</w:t>
      </w:r>
      <w:r w:rsidR="426A7FD6" w:rsidRPr="003A2E71">
        <w:t xml:space="preserve"> </w:t>
      </w:r>
      <w:proofErr w:type="spellStart"/>
      <w:r w:rsidRPr="003A2E71">
        <w:t>Ntransaction</w:t>
      </w:r>
      <w:r w:rsidR="00DB292D">
        <w:t>D</w:t>
      </w:r>
      <w:r w:rsidRPr="003A2E71">
        <w:t>t</w:t>
      </w:r>
      <w:proofErr w:type="spellEnd"/>
      <w:r w:rsidRPr="003A2E71">
        <w:t xml:space="preserve"> = (</w:t>
      </w:r>
      <w:proofErr w:type="spellStart"/>
      <w:r w:rsidR="00022DF9">
        <w:t>transactionHash</w:t>
      </w:r>
      <w:proofErr w:type="spellEnd"/>
      <w:r w:rsidRPr="003A2E71">
        <w:t xml:space="preserve">, </w:t>
      </w:r>
      <w:proofErr w:type="spellStart"/>
      <w:r w:rsidR="00022DF9">
        <w:t>isInternalTransaction</w:t>
      </w:r>
      <w:proofErr w:type="spellEnd"/>
      <w:r w:rsidRPr="003A2E71">
        <w:t xml:space="preserve">, value, </w:t>
      </w:r>
      <w:proofErr w:type="spellStart"/>
      <w:r w:rsidR="00022DF9">
        <w:t>sequenceId</w:t>
      </w:r>
      <w:proofErr w:type="spellEnd"/>
      <w:r w:rsidRPr="003A2E71">
        <w:t xml:space="preserve">, </w:t>
      </w:r>
      <w:proofErr w:type="spellStart"/>
      <w:r w:rsidR="00022DF9">
        <w:t>parentTransactionHash</w:t>
      </w:r>
      <w:proofErr w:type="spellEnd"/>
      <w:r w:rsidRPr="003A2E71">
        <w:t>)</w:t>
      </w:r>
      <w:ins w:id="997" w:author="GKARANI GEORGIA" w:date="2026-06-14T14:35:00Z">
        <w:r w:rsidR="005317C4">
          <w:t>,</w:t>
        </w:r>
      </w:ins>
      <w:r w:rsidR="18550466" w:rsidRPr="003A2E71">
        <w:t xml:space="preserve"> where </w:t>
      </w:r>
      <w:proofErr w:type="spellStart"/>
      <w:r w:rsidR="00022DF9">
        <w:t>transactionHash</w:t>
      </w:r>
      <w:proofErr w:type="spellEnd"/>
      <w:r w:rsidR="18550466" w:rsidRPr="003A2E71">
        <w:t xml:space="preserve"> </w:t>
      </w:r>
      <w:r w:rsidR="007F327B">
        <w:t>∈ Hash number</w:t>
      </w:r>
      <w:r w:rsidR="18550466" w:rsidRPr="003A2E71">
        <w:t xml:space="preserve">, </w:t>
      </w:r>
      <w:proofErr w:type="spellStart"/>
      <w:r w:rsidR="007F327B" w:rsidRPr="003A2E71">
        <w:t>is</w:t>
      </w:r>
      <w:r w:rsidR="007F327B">
        <w:t>I</w:t>
      </w:r>
      <w:r w:rsidR="007F327B" w:rsidRPr="003A2E71">
        <w:t>nternal</w:t>
      </w:r>
      <w:r w:rsidR="007F327B">
        <w:t>T</w:t>
      </w:r>
      <w:r w:rsidR="007F327B" w:rsidRPr="003A2E71">
        <w:t>ransaction</w:t>
      </w:r>
      <w:proofErr w:type="spellEnd"/>
      <w:r w:rsidR="007F327B" w:rsidRPr="003A2E71">
        <w:t xml:space="preserve"> </w:t>
      </w:r>
      <w:r w:rsidR="18550466" w:rsidRPr="003A2E71">
        <w:t xml:space="preserve">∈ </w:t>
      </w:r>
      <w:r w:rsidR="00D54BB6">
        <w:t>Boolean</w:t>
      </w:r>
      <w:r w:rsidR="18550466" w:rsidRPr="003A2E71">
        <w:t xml:space="preserve">, value ∈ ℝ⁺, </w:t>
      </w:r>
      <w:proofErr w:type="spellStart"/>
      <w:r w:rsidR="00022DF9">
        <w:t>sequenceId</w:t>
      </w:r>
      <w:proofErr w:type="spellEnd"/>
      <w:r w:rsidR="18550466" w:rsidRPr="003A2E71">
        <w:t xml:space="preserve"> ∈ ℕ, </w:t>
      </w:r>
      <w:r w:rsidR="00C653C3">
        <w:t xml:space="preserve">and </w:t>
      </w:r>
      <w:proofErr w:type="spellStart"/>
      <w:r w:rsidR="00022DF9">
        <w:t>parentTransactionHash</w:t>
      </w:r>
      <w:proofErr w:type="spellEnd"/>
      <w:r w:rsidR="18550466" w:rsidRPr="003A2E71">
        <w:t xml:space="preserve"> ∈ </w:t>
      </w:r>
      <w:r w:rsidR="00022DF9">
        <w:t>H</w:t>
      </w:r>
      <w:r w:rsidR="18550466" w:rsidRPr="003A2E71">
        <w:t>ash</w:t>
      </w:r>
      <w:r w:rsidR="00022DF9">
        <w:t xml:space="preserve"> number</w:t>
      </w:r>
      <w:r w:rsidR="00C653C3">
        <w:t>.</w:t>
      </w:r>
    </w:p>
    <w:p w14:paraId="42FEE356" w14:textId="35A8B217" w:rsidR="00C525A6" w:rsidRPr="005B5A64" w:rsidRDefault="095451B5" w:rsidP="00811AA1">
      <w:pPr>
        <w:jc w:val="both"/>
        <w:rPr>
          <w:b/>
          <w:bCs/>
        </w:rPr>
      </w:pPr>
      <w:r w:rsidRPr="7D4EAD5F">
        <w:rPr>
          <w:b/>
          <w:bCs/>
        </w:rPr>
        <w:t xml:space="preserve">3.3 </w:t>
      </w:r>
      <w:r w:rsidR="629E39A7" w:rsidRPr="7D4EAD5F">
        <w:rPr>
          <w:b/>
          <w:bCs/>
        </w:rPr>
        <w:t>Account node</w:t>
      </w:r>
    </w:p>
    <w:p w14:paraId="72250376" w14:textId="35ED382F" w:rsidR="1F95926F" w:rsidRPr="00A01A34" w:rsidRDefault="1F95926F">
      <w:pPr>
        <w:suppressAutoHyphens w:val="0"/>
        <w:spacing w:before="100" w:beforeAutospacing="1" w:after="100" w:afterAutospacing="1"/>
        <w:rPr>
          <w:rFonts w:ascii="Times New Roman" w:eastAsia="Times New Roman" w:hAnsi="Times New Roman" w:cs="Times New Roman"/>
          <w:lang w:eastAsia="el-GR"/>
          <w:rPrChange w:id="998" w:author="GKARANI GEORGIA" w:date="2026-06-14T14:27:00Z">
            <w:rPr/>
          </w:rPrChange>
        </w:rPr>
        <w:pPrChange w:id="999" w:author="GKARANI GEORGIA" w:date="2026-06-14T14:27:00Z">
          <w:pPr>
            <w:pStyle w:val="FirstParagraph"/>
            <w:jc w:val="both"/>
          </w:pPr>
        </w:pPrChange>
      </w:pPr>
      <w:r>
        <w:t xml:space="preserve">An </w:t>
      </w:r>
      <w:r w:rsidRPr="00A01A34">
        <w:rPr>
          <w:rPrChange w:id="1000" w:author="GKARANI GEORGIA" w:date="2026-06-14T14:21:00Z">
            <w:rPr>
              <w:u w:val="single"/>
            </w:rPr>
          </w:rPrChange>
        </w:rPr>
        <w:t>account</w:t>
      </w:r>
      <w:r>
        <w:t xml:space="preserve"> is </w:t>
      </w:r>
      <w:r w:rsidR="00C653C3">
        <w:t>an</w:t>
      </w:r>
      <w:r>
        <w:t xml:space="preserve"> entity identified by an Ethereum address</w:t>
      </w:r>
      <w:ins w:id="1001" w:author="GKARANI GEORGIA" w:date="2026-06-14T14:25:00Z">
        <w:r w:rsidR="00A01A34">
          <w:t>. It</w:t>
        </w:r>
      </w:ins>
      <w:r>
        <w:t xml:space="preserve"> </w:t>
      </w:r>
      <w:del w:id="1002" w:author="GKARANI GEORGIA" w:date="2026-06-14T14:24:00Z">
        <w:r w:rsidDel="00A01A34">
          <w:delText xml:space="preserve">that </w:delText>
        </w:r>
      </w:del>
      <w:r>
        <w:t xml:space="preserve">can hold ETH and, </w:t>
      </w:r>
      <w:del w:id="1003" w:author="GKARANI GEORGIA" w:date="2026-06-14T14:25:00Z">
        <w:r w:rsidDel="00A01A34">
          <w:delText xml:space="preserve">if </w:delText>
        </w:r>
      </w:del>
      <w:ins w:id="1004" w:author="GKARANI GEORGIA" w:date="2026-06-14T14:25:00Z">
        <w:r w:rsidR="00A01A34">
          <w:t xml:space="preserve">in the case of </w:t>
        </w:r>
      </w:ins>
      <w:del w:id="1005" w:author="GKARANI GEORGIA" w:date="2026-06-14T14:25:00Z">
        <w:r w:rsidDel="00A01A34">
          <w:delText xml:space="preserve">it is </w:delText>
        </w:r>
      </w:del>
      <w:r>
        <w:t>a</w:t>
      </w:r>
      <w:r w:rsidR="00C653C3">
        <w:t xml:space="preserve"> smart</w:t>
      </w:r>
      <w:r>
        <w:t xml:space="preserve"> contract, </w:t>
      </w:r>
      <w:ins w:id="1006" w:author="GKARANI GEORGIA" w:date="2026-06-14T14:25:00Z">
        <w:r w:rsidR="00A01A34" w:rsidRPr="004B6717">
          <w:rPr>
            <w:rFonts w:ascii="Times New Roman" w:eastAsia="Times New Roman" w:hAnsi="Times New Roman" w:cs="Times New Roman"/>
            <w:lang w:eastAsia="el-GR"/>
          </w:rPr>
          <w:t xml:space="preserve">may also contain </w:t>
        </w:r>
      </w:ins>
      <w:del w:id="1007" w:author="GKARANI GEORGIA" w:date="2026-06-14T14:25:00Z">
        <w:r w:rsidR="00C653C3" w:rsidDel="00A01A34">
          <w:delText xml:space="preserve">it includes </w:delText>
        </w:r>
      </w:del>
      <w:r>
        <w:t xml:space="preserve">executable code. </w:t>
      </w:r>
      <w:ins w:id="1008" w:author="GKARANI GEORGIA" w:date="2026-06-14T14:25:00Z">
        <w:r w:rsidR="00A01A34" w:rsidRPr="004B6717">
          <w:rPr>
            <w:rFonts w:ascii="Times New Roman" w:eastAsia="Times New Roman" w:hAnsi="Times New Roman" w:cs="Times New Roman"/>
            <w:lang w:eastAsia="el-GR"/>
          </w:rPr>
          <w:t xml:space="preserve">Ethereum defines </w:t>
        </w:r>
      </w:ins>
      <w:del w:id="1009" w:author="GKARANI GEORGIA" w:date="2026-06-14T14:25:00Z">
        <w:r w:rsidDel="00A01A34">
          <w:delText xml:space="preserve">There are </w:delText>
        </w:r>
      </w:del>
      <w:r>
        <w:t>two types</w:t>
      </w:r>
      <w:ins w:id="1010" w:author="GKARANI GEORGIA" w:date="2026-06-14T14:25:00Z">
        <w:r w:rsidR="00A01A34">
          <w:t xml:space="preserve"> of accounts</w:t>
        </w:r>
      </w:ins>
      <w:r>
        <w:t xml:space="preserve">: </w:t>
      </w:r>
      <w:ins w:id="1011" w:author="GKARANI GEORGIA" w:date="2026-06-14T14:26:00Z">
        <w:r w:rsidR="00A01A34" w:rsidRPr="00A01A34">
          <w:rPr>
            <w:rFonts w:ascii="Times New Roman" w:eastAsia="Times New Roman" w:hAnsi="Times New Roman" w:cs="Times New Roman"/>
            <w:bCs/>
            <w:lang w:eastAsia="el-GR"/>
            <w:rPrChange w:id="1012" w:author="GKARANI GEORGIA" w:date="2026-06-14T14:26:00Z">
              <w:rPr>
                <w:rFonts w:ascii="Times New Roman" w:eastAsia="Times New Roman" w:hAnsi="Times New Roman" w:cs="Times New Roman"/>
                <w:b/>
                <w:bCs/>
                <w:lang w:eastAsia="el-GR"/>
              </w:rPr>
            </w:rPrChange>
          </w:rPr>
          <w:t>Externally Owned Accounts</w:t>
        </w:r>
        <w:r w:rsidR="00A01A34" w:rsidRPr="004B6717">
          <w:rPr>
            <w:rFonts w:ascii="Times New Roman" w:eastAsia="Times New Roman" w:hAnsi="Times New Roman" w:cs="Times New Roman"/>
            <w:b/>
            <w:bCs/>
            <w:lang w:eastAsia="el-GR"/>
          </w:rPr>
          <w:t xml:space="preserve"> </w:t>
        </w:r>
        <w:r w:rsidR="00A01A34">
          <w:rPr>
            <w:rFonts w:ascii="Times New Roman" w:eastAsia="Times New Roman" w:hAnsi="Times New Roman" w:cs="Times New Roman"/>
            <w:b/>
            <w:bCs/>
            <w:lang w:eastAsia="el-GR"/>
          </w:rPr>
          <w:t>(</w:t>
        </w:r>
      </w:ins>
      <w:r>
        <w:t>EOAs</w:t>
      </w:r>
      <w:ins w:id="1013" w:author="GKARANI GEORGIA" w:date="2026-06-14T14:26:00Z">
        <w:r w:rsidR="00A01A34">
          <w:t>), which are controlled by</w:t>
        </w:r>
      </w:ins>
      <w:r w:rsidR="00D54BB6">
        <w:t xml:space="preserve"> </w:t>
      </w:r>
      <w:del w:id="1014" w:author="GKARANI GEORGIA" w:date="2026-06-14T14:26:00Z">
        <w:r w:rsidR="00D54BB6" w:rsidDel="00A01A34">
          <w:delText xml:space="preserve">(a </w:delText>
        </w:r>
      </w:del>
      <w:r w:rsidR="00D54BB6">
        <w:t>user</w:t>
      </w:r>
      <w:del w:id="1015" w:author="GKARANI GEORGIA" w:date="2026-06-14T14:26:00Z">
        <w:r w:rsidR="00D54BB6" w:rsidDel="00A01A34">
          <w:delText xml:space="preserve"> account</w:delText>
        </w:r>
      </w:del>
      <w:ins w:id="1016" w:author="GKARANI GEORGIA" w:date="2026-06-14T14:26:00Z">
        <w:r w:rsidR="00A01A34">
          <w:t>s</w:t>
        </w:r>
      </w:ins>
      <w:ins w:id="1017" w:author="GKARANI GEORGIA" w:date="2026-06-14T14:27:00Z">
        <w:r w:rsidR="00A01A34">
          <w:t>,</w:t>
        </w:r>
      </w:ins>
      <w:del w:id="1018" w:author="GKARANI GEORGIA" w:date="2026-06-14T14:26:00Z">
        <w:r w:rsidR="00D54BB6" w:rsidDel="00A01A34">
          <w:delText>)</w:delText>
        </w:r>
      </w:del>
      <w:r>
        <w:t xml:space="preserve"> and </w:t>
      </w:r>
      <w:r w:rsidR="00C653C3">
        <w:t xml:space="preserve">smart </w:t>
      </w:r>
      <w:r>
        <w:t>contract accounts</w:t>
      </w:r>
      <w:ins w:id="1019" w:author="GKARANI GEORGIA" w:date="2026-06-14T14:27:00Z">
        <w:r w:rsidR="00A01A34">
          <w:t xml:space="preserve">, </w:t>
        </w:r>
        <w:r w:rsidR="00A01A34" w:rsidRPr="004B6717">
          <w:rPr>
            <w:rFonts w:ascii="Times New Roman" w:eastAsia="Times New Roman" w:hAnsi="Times New Roman" w:cs="Times New Roman"/>
            <w:lang w:eastAsia="el-GR"/>
          </w:rPr>
          <w:t>which are controlled by deployed code</w:t>
        </w:r>
      </w:ins>
      <w:r>
        <w:t xml:space="preserve">. </w:t>
      </w:r>
    </w:p>
    <w:p w14:paraId="310B259B" w14:textId="42559B15" w:rsidR="00A01A34" w:rsidRPr="00A01A34" w:rsidRDefault="781D0171" w:rsidP="00A01A34">
      <w:pPr>
        <w:pStyle w:val="FirstParagraph"/>
        <w:jc w:val="both"/>
      </w:pPr>
      <w:del w:id="1020" w:author="GKARANI GEORGIA" w:date="2026-06-14T14:20:00Z">
        <w:r w:rsidDel="00AE6B0D">
          <w:delText>We consider the</w:delText>
        </w:r>
      </w:del>
      <w:ins w:id="1021" w:author="GKARANI GEORGIA" w:date="2026-06-14T14:20:00Z">
        <w:r w:rsidR="00AE6B0D">
          <w:t>The</w:t>
        </w:r>
      </w:ins>
      <w:r>
        <w:t xml:space="preserve"> following attributes </w:t>
      </w:r>
      <w:ins w:id="1022" w:author="GKARANI GEORGIA" w:date="2026-06-14T14:21:00Z">
        <w:r w:rsidR="00A01A34">
          <w:t xml:space="preserve">are considered </w:t>
        </w:r>
      </w:ins>
      <w:r>
        <w:t>for an account</w:t>
      </w:r>
      <w:r w:rsidR="00C653C3">
        <w:t>:</w:t>
      </w:r>
      <w:r w:rsidR="005710EB">
        <w:t xml:space="preserve"> </w:t>
      </w:r>
      <w:proofErr w:type="spellStart"/>
      <w:r w:rsidR="00F61154">
        <w:t>i</w:t>
      </w:r>
      <w:proofErr w:type="spellEnd"/>
      <w:r w:rsidR="005710EB">
        <w:t xml:space="preserve">) </w:t>
      </w:r>
      <w:r w:rsidR="00895E06" w:rsidRPr="003A2E71">
        <w:t>address</w:t>
      </w:r>
      <w:ins w:id="1023" w:author="GKARANI GEORGIA" w:date="2026-06-14T14:27:00Z">
        <w:r w:rsidR="00A01A34">
          <w:t>, which is</w:t>
        </w:r>
      </w:ins>
      <w:del w:id="1024" w:author="GKARANI GEORGIA" w:date="2026-06-14T14:27:00Z">
        <w:r w:rsidR="00895E06" w:rsidRPr="003A2E71" w:rsidDel="00A01A34">
          <w:delText>:</w:delText>
        </w:r>
      </w:del>
      <w:r w:rsidR="00895E06" w:rsidRPr="003A2E71">
        <w:t xml:space="preserve"> the unique identifier of </w:t>
      </w:r>
      <w:del w:id="1025" w:author="GKARANI GEORGIA" w:date="2026-06-14T14:28:00Z">
        <w:r w:rsidR="00895E06" w:rsidRPr="003A2E71" w:rsidDel="00A01A34">
          <w:delText xml:space="preserve">an </w:delText>
        </w:r>
      </w:del>
      <w:ins w:id="1026" w:author="GKARANI GEORGIA" w:date="2026-06-14T14:28:00Z">
        <w:r w:rsidR="00A01A34">
          <w:t>the</w:t>
        </w:r>
        <w:r w:rsidR="00A01A34" w:rsidRPr="003A2E71">
          <w:t xml:space="preserve"> </w:t>
        </w:r>
      </w:ins>
      <w:r w:rsidR="00895E06" w:rsidRPr="003A2E71">
        <w:t>account</w:t>
      </w:r>
      <w:ins w:id="1027" w:author="GKARANI GEORGIA" w:date="2026-06-14T14:28:00Z">
        <w:r w:rsidR="00A01A34">
          <w:t xml:space="preserve"> and is</w:t>
        </w:r>
      </w:ins>
      <w:del w:id="1028" w:author="GKARANI GEORGIA" w:date="2026-06-14T14:28:00Z">
        <w:r w:rsidR="00895E06" w:rsidRPr="003A2E71" w:rsidDel="00A01A34">
          <w:delText>,</w:delText>
        </w:r>
      </w:del>
      <w:r w:rsidR="00895E06" w:rsidRPr="003A2E71">
        <w:t xml:space="preserve"> represented as a hash number</w:t>
      </w:r>
      <w:r w:rsidR="005710EB">
        <w:t xml:space="preserve">, </w:t>
      </w:r>
      <w:r w:rsidR="00F61154">
        <w:t>ii</w:t>
      </w:r>
      <w:r w:rsidR="005710EB">
        <w:t xml:space="preserve">) </w:t>
      </w:r>
      <w:r w:rsidR="00895E06" w:rsidRPr="003A2E71">
        <w:t>balance</w:t>
      </w:r>
      <w:ins w:id="1029" w:author="GKARANI GEORGIA" w:date="2026-06-14T14:28:00Z">
        <w:r w:rsidR="00A01A34">
          <w:t>, which denotes</w:t>
        </w:r>
      </w:ins>
      <w:del w:id="1030" w:author="GKARANI GEORGIA" w:date="2026-06-14T14:28:00Z">
        <w:r w:rsidR="00895E06" w:rsidRPr="003A2E71" w:rsidDel="00A01A34">
          <w:delText>:</w:delText>
        </w:r>
      </w:del>
      <w:r w:rsidR="00895E06" w:rsidRPr="003A2E71">
        <w:t xml:space="preserve"> the current balance </w:t>
      </w:r>
      <w:del w:id="1031" w:author="GKARANI GEORGIA" w:date="2026-06-14T14:29:00Z">
        <w:r w:rsidR="00895E06" w:rsidRPr="003A2E71" w:rsidDel="00A01A34">
          <w:delText xml:space="preserve">in </w:delText>
        </w:r>
      </w:del>
      <w:ins w:id="1032" w:author="GKARANI GEORGIA" w:date="2026-06-14T14:29:00Z">
        <w:r w:rsidR="00A01A34">
          <w:t>of</w:t>
        </w:r>
        <w:r w:rsidR="00A01A34" w:rsidRPr="003A2E71">
          <w:t xml:space="preserve"> </w:t>
        </w:r>
      </w:ins>
      <w:r w:rsidR="003A2E71" w:rsidRPr="003A2E71">
        <w:t>ETH</w:t>
      </w:r>
      <w:r w:rsidR="00895E06" w:rsidRPr="003A2E71">
        <w:t xml:space="preserve"> </w:t>
      </w:r>
      <w:del w:id="1033" w:author="GKARANI GEORGIA" w:date="2026-06-14T14:29:00Z">
        <w:r w:rsidR="00895E06" w:rsidRPr="003A2E71" w:rsidDel="00A01A34">
          <w:delText xml:space="preserve">of </w:delText>
        </w:r>
      </w:del>
      <w:ins w:id="1034" w:author="GKARANI GEORGIA" w:date="2026-06-14T14:29:00Z">
        <w:r w:rsidR="00A01A34">
          <w:t>held by</w:t>
        </w:r>
        <w:r w:rsidR="00A01A34" w:rsidRPr="003A2E71">
          <w:t xml:space="preserve"> </w:t>
        </w:r>
      </w:ins>
      <w:del w:id="1035" w:author="GKARANI GEORGIA" w:date="2026-06-14T14:29:00Z">
        <w:r w:rsidR="00895E06" w:rsidRPr="003A2E71" w:rsidDel="00A01A34">
          <w:delText xml:space="preserve">an </w:delText>
        </w:r>
      </w:del>
      <w:ins w:id="1036" w:author="GKARANI GEORGIA" w:date="2026-06-14T14:29:00Z">
        <w:r w:rsidR="00A01A34">
          <w:t>the</w:t>
        </w:r>
        <w:r w:rsidR="00A01A34" w:rsidRPr="003A2E71">
          <w:t xml:space="preserve"> </w:t>
        </w:r>
      </w:ins>
      <w:r w:rsidR="00895E06" w:rsidRPr="003A2E71">
        <w:t>account</w:t>
      </w:r>
      <w:r w:rsidR="005710EB">
        <w:t xml:space="preserve">, and </w:t>
      </w:r>
      <w:r w:rsidR="00F61154">
        <w:t>iii</w:t>
      </w:r>
      <w:r w:rsidR="005710EB">
        <w:t xml:space="preserve">) </w:t>
      </w:r>
      <w:proofErr w:type="spellStart"/>
      <w:r w:rsidR="00022DF9">
        <w:t>isContract</w:t>
      </w:r>
      <w:proofErr w:type="spellEnd"/>
      <w:ins w:id="1037" w:author="GKARANI GEORGIA" w:date="2026-06-14T14:29:00Z">
        <w:r w:rsidR="00A01A34">
          <w:t>,</w:t>
        </w:r>
      </w:ins>
      <w:del w:id="1038" w:author="GKARANI GEORGIA" w:date="2026-06-14T14:29:00Z">
        <w:r w:rsidR="00895E06" w:rsidRPr="003A2E71" w:rsidDel="00A01A34">
          <w:delText>:</w:delText>
        </w:r>
      </w:del>
      <w:r w:rsidR="00895E06" w:rsidRPr="003A2E71">
        <w:t xml:space="preserve"> a </w:t>
      </w:r>
      <w:proofErr w:type="spellStart"/>
      <w:r w:rsidR="00895E06" w:rsidRPr="003A2E71">
        <w:t>boolean</w:t>
      </w:r>
      <w:proofErr w:type="spellEnd"/>
      <w:r w:rsidR="00895E06" w:rsidRPr="003A2E71">
        <w:t xml:space="preserve"> </w:t>
      </w:r>
      <w:del w:id="1039" w:author="GKARANI GEORGIA" w:date="2026-06-14T14:29:00Z">
        <w:r w:rsidR="00895E06" w:rsidRPr="003A2E71" w:rsidDel="00A01A34">
          <w:delText xml:space="preserve">value </w:delText>
        </w:r>
      </w:del>
      <w:ins w:id="1040" w:author="GKARANI GEORGIA" w:date="2026-06-14T14:29:00Z">
        <w:r w:rsidR="00A01A34">
          <w:t>attribute</w:t>
        </w:r>
        <w:r w:rsidR="00A01A34" w:rsidRPr="003A2E71">
          <w:t xml:space="preserve"> </w:t>
        </w:r>
      </w:ins>
      <w:del w:id="1041" w:author="GKARANI GEORGIA" w:date="2026-06-14T14:29:00Z">
        <w:r w:rsidR="00895E06" w:rsidRPr="003A2E71" w:rsidDel="00A01A34">
          <w:delText xml:space="preserve">that </w:delText>
        </w:r>
      </w:del>
      <w:r w:rsidR="00895E06" w:rsidRPr="003A2E71">
        <w:t>indicat</w:t>
      </w:r>
      <w:ins w:id="1042" w:author="GKARANI GEORGIA" w:date="2026-06-14T14:29:00Z">
        <w:r w:rsidR="00A01A34">
          <w:t>ing</w:t>
        </w:r>
      </w:ins>
      <w:del w:id="1043" w:author="GKARANI GEORGIA" w:date="2026-06-14T14:29:00Z">
        <w:r w:rsidR="00895E06" w:rsidRPr="003A2E71" w:rsidDel="00A01A34">
          <w:delText>es</w:delText>
        </w:r>
      </w:del>
      <w:r w:rsidR="00895E06" w:rsidRPr="003A2E71">
        <w:t xml:space="preserve"> whether the account is a smart contract</w:t>
      </w:r>
      <w:r w:rsidR="00C653C3">
        <w:t xml:space="preserve"> (</w:t>
      </w:r>
      <w:r w:rsidR="003970DD">
        <w:t>T</w:t>
      </w:r>
      <w:r w:rsidR="00C653C3">
        <w:t>rue)</w:t>
      </w:r>
      <w:r w:rsidR="00895E06" w:rsidRPr="003A2E71">
        <w:t xml:space="preserve"> or a</w:t>
      </w:r>
      <w:r w:rsidR="00D54BB6">
        <w:t xml:space="preserve">n EOA </w:t>
      </w:r>
      <w:r w:rsidR="00C653C3">
        <w:t>(</w:t>
      </w:r>
      <w:r w:rsidR="003970DD">
        <w:t>F</w:t>
      </w:r>
      <w:r w:rsidR="00C653C3">
        <w:t>alse)</w:t>
      </w:r>
      <w:r w:rsidR="00895E06" w:rsidRPr="003A2E71">
        <w:t>.</w:t>
      </w:r>
    </w:p>
    <w:p w14:paraId="64378EC6" w14:textId="4CAC0304" w:rsidR="00C525A6" w:rsidRPr="003A2E71" w:rsidRDefault="76B3BEA6" w:rsidP="00811AA1">
      <w:pPr>
        <w:pStyle w:val="SourceCode"/>
        <w:spacing w:before="240" w:after="240"/>
        <w:jc w:val="both"/>
      </w:pPr>
      <w:r w:rsidRPr="003A2E71">
        <w:t xml:space="preserve">An </w:t>
      </w:r>
      <w:r w:rsidR="5F95AFDB" w:rsidRPr="003A2E71">
        <w:t>account node</w:t>
      </w:r>
      <w:r w:rsidRPr="003A2E71">
        <w:t xml:space="preserve"> datatype is a tuple</w:t>
      </w:r>
      <w:r w:rsidR="7866617B" w:rsidRPr="003A2E71">
        <w:t xml:space="preserve"> </w:t>
      </w:r>
      <w:proofErr w:type="spellStart"/>
      <w:r w:rsidRPr="003A2E71">
        <w:t>Naccount</w:t>
      </w:r>
      <w:r w:rsidR="00DB292D">
        <w:t>D</w:t>
      </w:r>
      <w:r w:rsidRPr="003A2E71">
        <w:t>t</w:t>
      </w:r>
      <w:proofErr w:type="spellEnd"/>
      <w:r w:rsidRPr="003A2E71">
        <w:t xml:space="preserve"> = (address, balance, </w:t>
      </w:r>
      <w:proofErr w:type="spellStart"/>
      <w:r w:rsidR="00022DF9">
        <w:t>isContract</w:t>
      </w:r>
      <w:proofErr w:type="spellEnd"/>
      <w:r w:rsidRPr="003A2E71">
        <w:t>)</w:t>
      </w:r>
      <w:ins w:id="1044" w:author="GKARANI GEORGIA" w:date="2026-06-14T14:35:00Z">
        <w:r w:rsidR="005317C4">
          <w:t>,</w:t>
        </w:r>
      </w:ins>
      <w:r w:rsidRPr="003A2E71">
        <w:t xml:space="preserve"> where </w:t>
      </w:r>
      <w:r w:rsidR="46D93C64" w:rsidRPr="003A2E71">
        <w:t xml:space="preserve">address ∈ </w:t>
      </w:r>
      <w:r w:rsidR="00022DF9">
        <w:t>H</w:t>
      </w:r>
      <w:r w:rsidR="46D93C64" w:rsidRPr="003A2E71">
        <w:t>ash</w:t>
      </w:r>
      <w:r w:rsidR="00022DF9">
        <w:t xml:space="preserve"> number</w:t>
      </w:r>
      <w:r w:rsidR="46D93C64" w:rsidRPr="003A2E71">
        <w:t xml:space="preserve">, balance ∈ ℝ⁺, </w:t>
      </w:r>
      <w:r w:rsidR="00C653C3">
        <w:t xml:space="preserve">and </w:t>
      </w:r>
      <w:proofErr w:type="spellStart"/>
      <w:r w:rsidR="00022DF9">
        <w:t>isContract</w:t>
      </w:r>
      <w:proofErr w:type="spellEnd"/>
      <w:r w:rsidR="46D93C64" w:rsidRPr="003A2E71">
        <w:t xml:space="preserve"> ∈ </w:t>
      </w:r>
      <w:r w:rsidR="00C653C3">
        <w:t>Boolean.</w:t>
      </w:r>
    </w:p>
    <w:p w14:paraId="24FF9CB0" w14:textId="05F60162" w:rsidR="00C525A6" w:rsidRPr="005B5A64" w:rsidRDefault="00D206F0" w:rsidP="00811AA1">
      <w:pPr>
        <w:jc w:val="both"/>
        <w:rPr>
          <w:b/>
          <w:bCs/>
        </w:rPr>
      </w:pPr>
      <w:bookmarkStart w:id="1045" w:name="edges"/>
      <w:bookmarkEnd w:id="1045"/>
      <w:r>
        <w:rPr>
          <w:b/>
          <w:bCs/>
        </w:rPr>
        <w:t>3.4 Edges</w:t>
      </w:r>
    </w:p>
    <w:p w14:paraId="3C00D288" w14:textId="2065F6DE" w:rsidR="003A2E71" w:rsidRDefault="003A2E71" w:rsidP="00811AA1">
      <w:pPr>
        <w:pStyle w:val="FirstParagraph"/>
        <w:jc w:val="both"/>
      </w:pPr>
      <w:del w:id="1046" w:author="GKARANI GEORGIA" w:date="2026-06-14T14:30:00Z">
        <w:r w:rsidDel="0039349C">
          <w:delText xml:space="preserve">We consider </w:delText>
        </w:r>
      </w:del>
      <w:ins w:id="1047" w:author="GKARANI GEORGIA" w:date="2026-06-14T14:30:00Z">
        <w:r w:rsidR="0039349C">
          <w:t>S</w:t>
        </w:r>
      </w:ins>
      <w:del w:id="1048" w:author="GKARANI GEORGIA" w:date="2026-06-14T14:30:00Z">
        <w:r w:rsidDel="0039349C">
          <w:delText>s</w:delText>
        </w:r>
      </w:del>
      <w:r>
        <w:t>everal types of edges</w:t>
      </w:r>
      <w:ins w:id="1049" w:author="GKARANI GEORGIA" w:date="2026-06-14T14:29:00Z">
        <w:r w:rsidR="0039349C">
          <w:t xml:space="preserve"> are considered</w:t>
        </w:r>
      </w:ins>
      <w:r>
        <w:t>.</w:t>
      </w:r>
    </w:p>
    <w:p w14:paraId="3CDD5AD1" w14:textId="50074EF7" w:rsidR="008D254F" w:rsidRPr="008D254F" w:rsidRDefault="008D254F" w:rsidP="005710EB">
      <w:pPr>
        <w:pStyle w:val="FirstParagraph"/>
        <w:jc w:val="both"/>
        <w:rPr>
          <w:b/>
          <w:bCs/>
        </w:rPr>
      </w:pPr>
      <w:r w:rsidRPr="008D254F">
        <w:rPr>
          <w:b/>
          <w:bCs/>
        </w:rPr>
        <w:t>3.4.1 Previous block edge</w:t>
      </w:r>
    </w:p>
    <w:p w14:paraId="3A8DCE02" w14:textId="7FF2F332" w:rsidR="00C525A6" w:rsidRPr="003A2E71" w:rsidRDefault="00895E06" w:rsidP="005710EB">
      <w:pPr>
        <w:pStyle w:val="FirstParagraph"/>
        <w:jc w:val="both"/>
      </w:pPr>
      <w:r w:rsidRPr="00BA1667">
        <w:t xml:space="preserve">A </w:t>
      </w:r>
      <w:r w:rsidRPr="00022DF9">
        <w:rPr>
          <w:u w:val="single"/>
        </w:rPr>
        <w:t>previous block edge</w:t>
      </w:r>
      <w:r w:rsidRPr="00BA1667">
        <w:t xml:space="preserve"> represents</w:t>
      </w:r>
      <w:r w:rsidRPr="003A2E71">
        <w:t xml:space="preserve"> the link between a block and its </w:t>
      </w:r>
      <w:ins w:id="1050" w:author="GKARANI GEORGIA" w:date="2026-06-14T14:35:00Z">
        <w:r w:rsidR="005317C4" w:rsidRPr="005317C4">
          <w:rPr>
            <w:rFonts w:ascii="Cambria" w:eastAsia="Times New Roman" w:hAnsi="Cambria" w:cs="Times New Roman"/>
            <w:lang w:eastAsia="el-GR"/>
            <w:rPrChange w:id="1051" w:author="GKARANI GEORGIA" w:date="2026-06-14T14:36:00Z">
              <w:rPr>
                <w:rFonts w:ascii="Times New Roman" w:eastAsia="Times New Roman" w:hAnsi="Times New Roman" w:cs="Times New Roman"/>
                <w:lang w:eastAsia="el-GR"/>
              </w:rPr>
            </w:rPrChange>
          </w:rPr>
          <w:t>immediate predecessor in the blockchain</w:t>
        </w:r>
      </w:ins>
      <w:del w:id="1052" w:author="GKARANI GEORGIA" w:date="2026-06-14T14:35:00Z">
        <w:r w:rsidRPr="005317C4" w:rsidDel="005317C4">
          <w:rPr>
            <w:rFonts w:ascii="Cambria" w:hAnsi="Cambria"/>
            <w:rPrChange w:id="1053" w:author="GKARANI GEORGIA" w:date="2026-06-14T14:36:00Z">
              <w:rPr/>
            </w:rPrChange>
          </w:rPr>
          <w:delText>predecessor block</w:delText>
        </w:r>
      </w:del>
      <w:r w:rsidRPr="005317C4">
        <w:rPr>
          <w:rFonts w:ascii="Cambria" w:hAnsi="Cambria"/>
          <w:rPrChange w:id="1054" w:author="GKARANI GEORGIA" w:date="2026-06-14T14:36:00Z">
            <w:rPr/>
          </w:rPrChange>
        </w:rPr>
        <w:t xml:space="preserve">. </w:t>
      </w:r>
      <w:ins w:id="1055" w:author="GKARANI GEORGIA" w:date="2026-06-14T14:36:00Z">
        <w:r w:rsidR="005317C4" w:rsidRPr="005317C4">
          <w:rPr>
            <w:rFonts w:ascii="Cambria" w:hAnsi="Cambria"/>
            <w:rPrChange w:id="1056" w:author="GKARANI GEORGIA" w:date="2026-06-14T14:36:00Z">
              <w:rPr/>
            </w:rPrChange>
          </w:rPr>
          <w:t>T</w:t>
        </w:r>
      </w:ins>
      <w:del w:id="1057" w:author="GKARANI GEORGIA" w:date="2026-06-14T14:36:00Z">
        <w:r w:rsidRPr="003A2E71" w:rsidDel="005317C4">
          <w:delText>We consider t</w:delText>
        </w:r>
      </w:del>
      <w:r w:rsidRPr="003A2E71">
        <w:t xml:space="preserve">he following attributes </w:t>
      </w:r>
      <w:ins w:id="1058" w:author="GKARANI GEORGIA" w:date="2026-06-14T14:36:00Z">
        <w:r w:rsidR="005317C4" w:rsidRPr="005317C4">
          <w:rPr>
            <w:rFonts w:ascii="Cambria" w:eastAsia="Times New Roman" w:hAnsi="Cambria" w:cs="Times New Roman"/>
            <w:lang w:eastAsia="el-GR"/>
            <w:rPrChange w:id="1059" w:author="GKARANI GEORGIA" w:date="2026-06-14T14:36:00Z">
              <w:rPr>
                <w:rFonts w:ascii="Times New Roman" w:eastAsia="Times New Roman" w:hAnsi="Times New Roman" w:cs="Times New Roman"/>
                <w:lang w:eastAsia="el-GR"/>
              </w:rPr>
            </w:rPrChange>
          </w:rPr>
          <w:t>are considered</w:t>
        </w:r>
        <w:r w:rsidR="005317C4" w:rsidRPr="004B6717">
          <w:rPr>
            <w:rFonts w:ascii="Times New Roman" w:eastAsia="Times New Roman" w:hAnsi="Times New Roman" w:cs="Times New Roman"/>
            <w:lang w:eastAsia="el-GR"/>
          </w:rPr>
          <w:t xml:space="preserve"> </w:t>
        </w:r>
      </w:ins>
      <w:r w:rsidRPr="003A2E71">
        <w:t>for a</w:t>
      </w:r>
      <w:r w:rsidR="003A2E71" w:rsidRPr="003A2E71">
        <w:t xml:space="preserve"> previous block</w:t>
      </w:r>
      <w:r w:rsidRPr="003A2E71">
        <w:t xml:space="preserve"> edge</w:t>
      </w:r>
      <w:r w:rsidR="005710EB">
        <w:t xml:space="preserve">: </w:t>
      </w:r>
      <w:proofErr w:type="spellStart"/>
      <w:r w:rsidR="00F61154">
        <w:t>i</w:t>
      </w:r>
      <w:proofErr w:type="spellEnd"/>
      <w:r w:rsidR="005710EB">
        <w:t xml:space="preserve">) </w:t>
      </w:r>
      <w:proofErr w:type="spellStart"/>
      <w:r w:rsidR="00D43EC0">
        <w:t>currentBlockNumber</w:t>
      </w:r>
      <w:proofErr w:type="spellEnd"/>
      <w:ins w:id="1060" w:author="GKARANI GEORGIA" w:date="2026-06-14T14:37:00Z">
        <w:r w:rsidR="005317C4">
          <w:t>, which denotes the</w:t>
        </w:r>
      </w:ins>
      <w:del w:id="1061" w:author="GKARANI GEORGIA" w:date="2026-06-14T14:37:00Z">
        <w:r w:rsidRPr="003A2E71" w:rsidDel="005317C4">
          <w:delText>:</w:delText>
        </w:r>
      </w:del>
      <w:r w:rsidRPr="003A2E71">
        <w:t xml:space="preserve"> block number of the current block</w:t>
      </w:r>
      <w:r w:rsidR="005710EB">
        <w:t xml:space="preserve"> and </w:t>
      </w:r>
      <w:r w:rsidR="00F61154">
        <w:t>ii</w:t>
      </w:r>
      <w:r w:rsidR="005710EB">
        <w:t>)</w:t>
      </w:r>
      <w:r w:rsidR="00D43EC0">
        <w:t xml:space="preserve"> </w:t>
      </w:r>
      <w:proofErr w:type="spellStart"/>
      <w:r w:rsidR="00D43EC0">
        <w:t>previousBlockNumber</w:t>
      </w:r>
      <w:proofErr w:type="spellEnd"/>
      <w:ins w:id="1062" w:author="GKARANI GEORGIA" w:date="2026-06-14T14:37:00Z">
        <w:r w:rsidR="005317C4">
          <w:t>, which denotes the</w:t>
        </w:r>
      </w:ins>
      <w:del w:id="1063" w:author="GKARANI GEORGIA" w:date="2026-06-14T14:37:00Z">
        <w:r w:rsidRPr="003A2E71" w:rsidDel="005317C4">
          <w:delText>:</w:delText>
        </w:r>
      </w:del>
      <w:r w:rsidRPr="003A2E71">
        <w:t xml:space="preserve"> block number of the </w:t>
      </w:r>
      <w:ins w:id="1064" w:author="GKARANI GEORGIA" w:date="2026-06-14T14:37:00Z">
        <w:r w:rsidR="005317C4" w:rsidRPr="004B6717">
          <w:rPr>
            <w:rFonts w:ascii="Times New Roman" w:eastAsia="Times New Roman" w:hAnsi="Times New Roman" w:cs="Times New Roman"/>
            <w:lang w:eastAsia="el-GR"/>
          </w:rPr>
          <w:t xml:space="preserve">preceding </w:t>
        </w:r>
      </w:ins>
      <w:del w:id="1065" w:author="GKARANI GEORGIA" w:date="2026-06-14T14:37:00Z">
        <w:r w:rsidRPr="003A2E71" w:rsidDel="005317C4">
          <w:delText xml:space="preserve">previous </w:delText>
        </w:r>
      </w:del>
      <w:r w:rsidRPr="003A2E71">
        <w:t>block.</w:t>
      </w:r>
    </w:p>
    <w:p w14:paraId="174351FD" w14:textId="3D16B00F" w:rsidR="00C525A6" w:rsidRDefault="005F5C34" w:rsidP="005710EB">
      <w:pPr>
        <w:pStyle w:val="FirstParagraph"/>
        <w:jc w:val="both"/>
        <w:rPr>
          <w:ins w:id="1066" w:author="GKARANI GEORGIA" w:date="2026-06-14T14:33:00Z"/>
        </w:rPr>
      </w:pPr>
      <w:del w:id="1067" w:author="GKARANI GEORGIA" w:date="2026-06-14T14:33:00Z">
        <w:r w:rsidRPr="005F5C34" w:rsidDel="005317C4">
          <w:delText>We also consider th</w:delText>
        </w:r>
        <w:r w:rsidDel="005317C4">
          <w:delText>is</w:delText>
        </w:r>
      </w:del>
      <w:ins w:id="1068" w:author="GKARANI GEORGIA" w:date="2026-06-14T14:33:00Z">
        <w:r w:rsidR="005317C4">
          <w:t>The following</w:t>
        </w:r>
      </w:ins>
      <w:r w:rsidRPr="005F5C34">
        <w:t xml:space="preserve"> constrain</w:t>
      </w:r>
      <w:ins w:id="1069" w:author="GKARANI GEORGIA" w:date="2026-06-16T09:53:00Z">
        <w:r w:rsidR="00A21E36">
          <w:t>t</w:t>
        </w:r>
      </w:ins>
      <w:ins w:id="1070" w:author="GKARANI GEORGIA" w:date="2026-06-14T14:33:00Z">
        <w:r w:rsidR="005317C4">
          <w:t xml:space="preserve"> is also considered</w:t>
        </w:r>
      </w:ins>
      <w:del w:id="1071" w:author="GKARANI GEORGIA" w:date="2026-06-14T14:33:00Z">
        <w:r w:rsidRPr="005F5C34" w:rsidDel="005317C4">
          <w:delText>t</w:delText>
        </w:r>
      </w:del>
      <w:r w:rsidRPr="005F5C34">
        <w:t>:</w:t>
      </w:r>
      <w:r w:rsidR="005710EB">
        <w:t xml:space="preserve"> </w:t>
      </w:r>
      <w:proofErr w:type="spellStart"/>
      <w:r w:rsidR="00D43EC0">
        <w:t>currentBlockNumber</w:t>
      </w:r>
      <w:proofErr w:type="spellEnd"/>
      <w:r w:rsidR="00B33723">
        <w:t xml:space="preserve"> </w:t>
      </w:r>
      <w:del w:id="1072" w:author="GKARANI GEORGIA" w:date="2026-06-14T14:33:00Z">
        <w:r w:rsidR="00895E06" w:rsidRPr="003A2E71" w:rsidDel="005317C4">
          <w:delText xml:space="preserve">should </w:delText>
        </w:r>
      </w:del>
      <w:ins w:id="1073" w:author="GKARANI GEORGIA" w:date="2026-06-14T14:33:00Z">
        <w:r w:rsidR="005317C4">
          <w:t>must</w:t>
        </w:r>
        <w:r w:rsidR="005317C4" w:rsidRPr="003A2E71">
          <w:t xml:space="preserve"> </w:t>
        </w:r>
      </w:ins>
      <w:r w:rsidR="00895E06" w:rsidRPr="003A2E71">
        <w:t xml:space="preserve">be equal to </w:t>
      </w:r>
      <w:proofErr w:type="spellStart"/>
      <w:r w:rsidR="00D43EC0">
        <w:t>previousBlockNumber</w:t>
      </w:r>
      <w:proofErr w:type="spellEnd"/>
      <w:r w:rsidR="00895E06" w:rsidRPr="003A2E71">
        <w:t xml:space="preserve"> + 1</w:t>
      </w:r>
      <w:ins w:id="1074" w:author="GKARANI GEORGIA" w:date="2026-06-14T14:33:00Z">
        <w:r w:rsidR="005317C4">
          <w:t xml:space="preserve"> </w:t>
        </w:r>
        <w:r w:rsidR="005317C4" w:rsidRPr="004B6717">
          <w:rPr>
            <w:rFonts w:ascii="Times New Roman" w:eastAsia="Times New Roman" w:hAnsi="Times New Roman" w:cs="Times New Roman"/>
            <w:lang w:eastAsia="el-GR"/>
          </w:rPr>
          <w:t>ensuring that the edge connects two consecutive blocks</w:t>
        </w:r>
      </w:ins>
      <w:r w:rsidR="00895E06" w:rsidRPr="003A2E71">
        <w:t>.</w:t>
      </w:r>
    </w:p>
    <w:p w14:paraId="40942447" w14:textId="72123958" w:rsidR="00366C58" w:rsidRPr="005317C4" w:rsidDel="005317C4" w:rsidRDefault="00366C58">
      <w:pPr>
        <w:suppressAutoHyphens w:val="0"/>
        <w:spacing w:before="100" w:beforeAutospacing="1" w:after="100" w:afterAutospacing="1"/>
        <w:rPr>
          <w:del w:id="1075" w:author="GKARANI GEORGIA" w:date="2026-06-14T14:38:00Z"/>
          <w:rFonts w:ascii="Times New Roman" w:eastAsia="Times New Roman" w:hAnsi="Times New Roman" w:cs="Times New Roman"/>
          <w:lang w:eastAsia="el-GR"/>
          <w:rPrChange w:id="1076" w:author="GKARANI GEORGIA" w:date="2026-06-14T14:35:00Z">
            <w:rPr>
              <w:del w:id="1077" w:author="GKARANI GEORGIA" w:date="2026-06-14T14:38:00Z"/>
            </w:rPr>
          </w:rPrChange>
        </w:rPr>
        <w:pPrChange w:id="1078" w:author="GKARANI GEORGIA" w:date="2026-06-14T14:35:00Z">
          <w:pPr>
            <w:pStyle w:val="FirstParagraph"/>
            <w:jc w:val="both"/>
          </w:pPr>
        </w:pPrChange>
      </w:pPr>
    </w:p>
    <w:p w14:paraId="65B2B5D6" w14:textId="0C524EF7" w:rsidR="00C525A6" w:rsidRPr="003A2E71" w:rsidRDefault="76B3BEA6" w:rsidP="00811AA1">
      <w:pPr>
        <w:pStyle w:val="SourceCode"/>
        <w:spacing w:before="240" w:after="240"/>
        <w:jc w:val="both"/>
      </w:pPr>
      <w:r w:rsidRPr="00BA1667">
        <w:t>A previous</w:t>
      </w:r>
      <w:r w:rsidR="003A2E71" w:rsidRPr="00BA1667">
        <w:t xml:space="preserve"> </w:t>
      </w:r>
      <w:r w:rsidRPr="00BA1667">
        <w:t>block edge datatype</w:t>
      </w:r>
      <w:r w:rsidRPr="003A2E71">
        <w:t xml:space="preserve"> is a tuple</w:t>
      </w:r>
      <w:r w:rsidR="4A800FB2" w:rsidRPr="003A2E71">
        <w:t xml:space="preserve"> </w:t>
      </w:r>
      <w:proofErr w:type="spellStart"/>
      <w:r w:rsidRPr="003A2E71">
        <w:t>Eprevious</w:t>
      </w:r>
      <w:r w:rsidR="00DB292D">
        <w:t>B</w:t>
      </w:r>
      <w:r w:rsidRPr="003A2E71">
        <w:t>lock</w:t>
      </w:r>
      <w:r w:rsidR="00DB292D">
        <w:t>D</w:t>
      </w:r>
      <w:r w:rsidRPr="003A2E71">
        <w:t>t</w:t>
      </w:r>
      <w:proofErr w:type="spellEnd"/>
      <w:r w:rsidRPr="003A2E71">
        <w:t xml:space="preserve"> = (</w:t>
      </w:r>
      <w:proofErr w:type="spellStart"/>
      <w:proofErr w:type="gramStart"/>
      <w:r w:rsidR="00D43EC0">
        <w:t>currentBlockNumber</w:t>
      </w:r>
      <w:proofErr w:type="spellEnd"/>
      <w:r w:rsidR="00D43EC0">
        <w:t xml:space="preserve"> </w:t>
      </w:r>
      <w:r w:rsidRPr="003A2E71">
        <w:t>,</w:t>
      </w:r>
      <w:proofErr w:type="gramEnd"/>
      <w:r w:rsidRPr="003A2E71">
        <w:t xml:space="preserve"> </w:t>
      </w:r>
      <w:proofErr w:type="spellStart"/>
      <w:r w:rsidR="00D43EC0">
        <w:t>previousBlockNumber</w:t>
      </w:r>
      <w:proofErr w:type="spellEnd"/>
      <w:r w:rsidRPr="003A2E71">
        <w:t>)</w:t>
      </w:r>
      <w:ins w:id="1079" w:author="GKARANI GEORGIA" w:date="2026-06-14T14:35:00Z">
        <w:r w:rsidR="005317C4">
          <w:t>,</w:t>
        </w:r>
      </w:ins>
      <w:r w:rsidRPr="003A2E71">
        <w:t xml:space="preserve"> wher</w:t>
      </w:r>
      <w:r w:rsidR="01E95400" w:rsidRPr="003A2E71">
        <w:t xml:space="preserve">e </w:t>
      </w:r>
      <w:proofErr w:type="spellStart"/>
      <w:r w:rsidR="00D43EC0">
        <w:t>currentBlockNumber</w:t>
      </w:r>
      <w:proofErr w:type="spellEnd"/>
      <w:r w:rsidR="00D43EC0">
        <w:t xml:space="preserve"> </w:t>
      </w:r>
      <w:r w:rsidR="01E95400" w:rsidRPr="003A2E71">
        <w:t xml:space="preserve">∈ ℕ, </w:t>
      </w:r>
      <w:r w:rsidR="00C653C3">
        <w:t xml:space="preserve">and </w:t>
      </w:r>
      <w:proofErr w:type="spellStart"/>
      <w:r w:rsidR="00D43EC0">
        <w:t>previousBlockNumber</w:t>
      </w:r>
      <w:proofErr w:type="spellEnd"/>
      <w:r w:rsidR="01E95400" w:rsidRPr="003A2E71">
        <w:t xml:space="preserve"> ∈ ℕ</w:t>
      </w:r>
      <w:r w:rsidR="003A2E71" w:rsidRPr="003A2E71">
        <w:t>.</w:t>
      </w:r>
    </w:p>
    <w:p w14:paraId="51238568" w14:textId="39B84832" w:rsidR="008D254F" w:rsidRPr="008D254F" w:rsidRDefault="008D254F" w:rsidP="005710EB">
      <w:pPr>
        <w:pStyle w:val="FirstParagraph"/>
        <w:jc w:val="both"/>
        <w:rPr>
          <w:b/>
          <w:bCs/>
        </w:rPr>
      </w:pPr>
      <w:r w:rsidRPr="008D254F">
        <w:rPr>
          <w:b/>
          <w:bCs/>
        </w:rPr>
        <w:t>3.4.2 Recorded in edge</w:t>
      </w:r>
    </w:p>
    <w:p w14:paraId="73D9E7AF" w14:textId="298B0451" w:rsidR="00C525A6" w:rsidRPr="003A2E71" w:rsidRDefault="00895E06" w:rsidP="005710EB">
      <w:pPr>
        <w:pStyle w:val="FirstParagraph"/>
        <w:jc w:val="both"/>
      </w:pPr>
      <w:r w:rsidRPr="00BA1667">
        <w:t xml:space="preserve">A </w:t>
      </w:r>
      <w:r w:rsidRPr="00DE5D92">
        <w:rPr>
          <w:rPrChange w:id="1080" w:author="GKARANI GEORGIA" w:date="2026-06-14T14:39:00Z">
            <w:rPr>
              <w:u w:val="single"/>
            </w:rPr>
          </w:rPrChange>
        </w:rPr>
        <w:t>recorded in edge</w:t>
      </w:r>
      <w:r w:rsidRPr="00BA1667">
        <w:t xml:space="preserve"> connects</w:t>
      </w:r>
      <w:r>
        <w:t xml:space="preserve"> an external transaction to the block in which it </w:t>
      </w:r>
      <w:del w:id="1081" w:author="GKARANI GEORGIA" w:date="2026-06-14T14:41:00Z">
        <w:r w:rsidDel="00DE5D92">
          <w:delText xml:space="preserve">was </w:delText>
        </w:r>
      </w:del>
      <w:ins w:id="1082" w:author="GKARANI GEORGIA" w:date="2026-06-14T14:41:00Z">
        <w:r w:rsidR="00DE5D92">
          <w:t xml:space="preserve">is </w:t>
        </w:r>
      </w:ins>
      <w:r>
        <w:t xml:space="preserve">recorded. </w:t>
      </w:r>
      <w:ins w:id="1083" w:author="GKARANI GEORGIA" w:date="2026-06-14T14:41:00Z">
        <w:r w:rsidR="00DE5D92">
          <w:t xml:space="preserve">The </w:t>
        </w:r>
      </w:ins>
      <w:del w:id="1084" w:author="GKARANI GEORGIA" w:date="2026-06-14T14:41:00Z">
        <w:r w:rsidDel="00DE5D92">
          <w:delText xml:space="preserve">We consider the </w:delText>
        </w:r>
      </w:del>
      <w:r>
        <w:t xml:space="preserve">following attributes </w:t>
      </w:r>
      <w:ins w:id="1085" w:author="GKARANI GEORGIA" w:date="2026-06-14T14:41:00Z">
        <w:r w:rsidR="00DE5D92">
          <w:t xml:space="preserve">are </w:t>
        </w:r>
      </w:ins>
      <w:ins w:id="1086" w:author="GKARANI GEORGIA" w:date="2026-06-14T14:42:00Z">
        <w:r w:rsidR="00DE5D92">
          <w:t xml:space="preserve">considered </w:t>
        </w:r>
      </w:ins>
      <w:r>
        <w:t>for a recorded in edge</w:t>
      </w:r>
      <w:r w:rsidR="00C653C3">
        <w:t>:</w:t>
      </w:r>
      <w:r w:rsidR="005710EB">
        <w:t xml:space="preserve"> </w:t>
      </w:r>
      <w:proofErr w:type="spellStart"/>
      <w:r w:rsidR="00F61154">
        <w:t>i</w:t>
      </w:r>
      <w:proofErr w:type="spellEnd"/>
      <w:r w:rsidR="005710EB">
        <w:t xml:space="preserve">) </w:t>
      </w:r>
      <w:proofErr w:type="spellStart"/>
      <w:r w:rsidR="00B33723">
        <w:t>containerBlockNumber</w:t>
      </w:r>
      <w:proofErr w:type="spellEnd"/>
      <w:ins w:id="1087" w:author="GKARANI GEORGIA" w:date="2026-06-14T14:42:00Z">
        <w:r w:rsidR="00DE5D92">
          <w:t>, which denotes</w:t>
        </w:r>
      </w:ins>
      <w:del w:id="1088" w:author="GKARANI GEORGIA" w:date="2026-06-14T14:42:00Z">
        <w:r w:rsidRPr="003A2E71" w:rsidDel="00DE5D92">
          <w:delText>:</w:delText>
        </w:r>
      </w:del>
      <w:r w:rsidRPr="003A2E71">
        <w:t xml:space="preserve"> the block number of the block that </w:t>
      </w:r>
      <w:del w:id="1089" w:author="GKARANI GEORGIA" w:date="2026-06-14T14:42:00Z">
        <w:r w:rsidRPr="003A2E71" w:rsidDel="00DE5D92">
          <w:delText xml:space="preserve">stores </w:delText>
        </w:r>
      </w:del>
      <w:ins w:id="1090" w:author="GKARANI GEORGIA" w:date="2026-06-14T14:42:00Z">
        <w:r w:rsidR="00DE5D92">
          <w:t>contains</w:t>
        </w:r>
        <w:r w:rsidR="00DE5D92" w:rsidRPr="003A2E71">
          <w:t xml:space="preserve"> </w:t>
        </w:r>
      </w:ins>
      <w:r w:rsidRPr="003A2E71">
        <w:t>the transaction</w:t>
      </w:r>
      <w:r w:rsidR="005710EB">
        <w:t xml:space="preserve"> and </w:t>
      </w:r>
      <w:r w:rsidR="00F61154">
        <w:t>ii</w:t>
      </w:r>
      <w:r w:rsidR="005710EB">
        <w:t xml:space="preserve">) </w:t>
      </w:r>
      <w:proofErr w:type="spellStart"/>
      <w:r w:rsidR="00022DF9">
        <w:t>transactionHash</w:t>
      </w:r>
      <w:proofErr w:type="spellEnd"/>
      <w:ins w:id="1091" w:author="GKARANI GEORGIA" w:date="2026-06-14T14:42:00Z">
        <w:r w:rsidR="00DE5D92">
          <w:t>, which de</w:t>
        </w:r>
      </w:ins>
      <w:ins w:id="1092" w:author="GKARANI GEORGIA" w:date="2026-06-14T14:43:00Z">
        <w:r w:rsidR="00DE5D92">
          <w:t>notes</w:t>
        </w:r>
      </w:ins>
      <w:del w:id="1093" w:author="GKARANI GEORGIA" w:date="2026-06-14T14:42:00Z">
        <w:r w:rsidRPr="003A2E71" w:rsidDel="00DE5D92">
          <w:delText>:</w:delText>
        </w:r>
      </w:del>
      <w:r w:rsidRPr="003A2E71">
        <w:t xml:space="preserve"> the hash number of </w:t>
      </w:r>
      <w:del w:id="1094" w:author="GKARANI GEORGIA" w:date="2026-06-14T14:43:00Z">
        <w:r w:rsidRPr="003A2E71" w:rsidDel="00B364C1">
          <w:delText xml:space="preserve">an </w:delText>
        </w:r>
      </w:del>
      <w:ins w:id="1095" w:author="GKARANI GEORGIA" w:date="2026-06-14T14:43:00Z">
        <w:r w:rsidR="00B364C1">
          <w:t>the</w:t>
        </w:r>
        <w:r w:rsidR="00B364C1" w:rsidRPr="003A2E71">
          <w:t xml:space="preserve"> </w:t>
        </w:r>
      </w:ins>
      <w:r w:rsidRPr="003A2E71">
        <w:t>external transaction.</w:t>
      </w:r>
    </w:p>
    <w:p w14:paraId="16D0251C" w14:textId="7D179E26" w:rsidR="00B364C1" w:rsidRPr="00B364C1" w:rsidRDefault="005F5C34" w:rsidP="00B364C1">
      <w:pPr>
        <w:pStyle w:val="FirstParagraph"/>
        <w:jc w:val="both"/>
        <w:rPr>
          <w:ins w:id="1096" w:author="GKARANI GEORGIA" w:date="2026-06-14T14:47:00Z"/>
        </w:rPr>
      </w:pPr>
      <w:del w:id="1097" w:author="GKARANI GEORGIA" w:date="2026-06-14T14:43:00Z">
        <w:r w:rsidRPr="005F5C34" w:rsidDel="00B364C1">
          <w:delText>We also consider these</w:delText>
        </w:r>
      </w:del>
      <w:ins w:id="1098" w:author="GKARANI GEORGIA" w:date="2026-06-14T14:43:00Z">
        <w:r w:rsidR="00B364C1">
          <w:t>The following</w:t>
        </w:r>
      </w:ins>
      <w:r w:rsidRPr="005F5C34">
        <w:t xml:space="preserve"> constraints</w:t>
      </w:r>
      <w:ins w:id="1099" w:author="GKARANI GEORGIA" w:date="2026-06-14T14:43:00Z">
        <w:r w:rsidR="00B364C1">
          <w:t xml:space="preserve"> are also considered</w:t>
        </w:r>
      </w:ins>
      <w:r w:rsidRPr="005F5C34">
        <w:t>:</w:t>
      </w:r>
      <w:r w:rsidR="005710EB">
        <w:t xml:space="preserve"> </w:t>
      </w:r>
      <w:proofErr w:type="spellStart"/>
      <w:r w:rsidR="00F61154">
        <w:t>i</w:t>
      </w:r>
      <w:proofErr w:type="spellEnd"/>
      <w:r w:rsidR="005710EB">
        <w:t xml:space="preserve">) </w:t>
      </w:r>
      <w:proofErr w:type="spellStart"/>
      <w:ins w:id="1100" w:author="GKARANI GEORGIA" w:date="2026-06-14T14:44:00Z">
        <w:r w:rsidR="00B364C1">
          <w:t>container</w:t>
        </w:r>
      </w:ins>
      <w:ins w:id="1101" w:author="GKARANI GEORGIA" w:date="2026-06-16T09:54:00Z">
        <w:r w:rsidR="0088037D">
          <w:t>B</w:t>
        </w:r>
      </w:ins>
      <w:del w:id="1102" w:author="GKARANI GEORGIA" w:date="2026-06-16T09:54:00Z">
        <w:r w:rsidR="00B33723" w:rsidDel="0088037D">
          <w:delText>b</w:delText>
        </w:r>
      </w:del>
      <w:r w:rsidR="00B33723">
        <w:t>lockNumber</w:t>
      </w:r>
      <w:proofErr w:type="spellEnd"/>
      <w:r w:rsidR="00B33723">
        <w:t xml:space="preserve"> </w:t>
      </w:r>
      <w:r w:rsidR="00895E06" w:rsidRPr="003A2E71">
        <w:t xml:space="preserve">and </w:t>
      </w:r>
      <w:proofErr w:type="spellStart"/>
      <w:r w:rsidR="00022DF9">
        <w:t>transactionHash</w:t>
      </w:r>
      <w:proofErr w:type="spellEnd"/>
      <w:r w:rsidR="00895E06" w:rsidRPr="003A2E71">
        <w:t xml:space="preserve"> must </w:t>
      </w:r>
      <w:r w:rsidR="00B66D99">
        <w:t>reference</w:t>
      </w:r>
      <w:r w:rsidR="00895E06" w:rsidRPr="003A2E71">
        <w:t xml:space="preserve"> a valid block and a valid transaction in the Ethereum </w:t>
      </w:r>
      <w:r w:rsidR="00895E06" w:rsidRPr="003A2E71">
        <w:lastRenderedPageBreak/>
        <w:t>blockchain</w:t>
      </w:r>
      <w:r w:rsidR="005710EB">
        <w:t xml:space="preserve">, </w:t>
      </w:r>
      <w:ins w:id="1103" w:author="GKARANI GEORGIA" w:date="2026-06-14T14:45:00Z">
        <w:r w:rsidR="00B364C1">
          <w:t xml:space="preserve">respectively, </w:t>
        </w:r>
      </w:ins>
      <w:r w:rsidR="00F61154">
        <w:t>ii</w:t>
      </w:r>
      <w:r w:rsidR="005710EB">
        <w:t xml:space="preserve">) </w:t>
      </w:r>
      <w:ins w:id="1104" w:author="GKARANI GEORGIA" w:date="2026-06-14T14:45:00Z">
        <w:r w:rsidR="00B364C1">
          <w:t>each</w:t>
        </w:r>
      </w:ins>
      <w:del w:id="1105" w:author="GKARANI GEORGIA" w:date="2026-06-14T14:45:00Z">
        <w:r w:rsidR="00C42940" w:rsidDel="00B364C1">
          <w:delText>a</w:delText>
        </w:r>
      </w:del>
      <w:r w:rsidR="00895E06" w:rsidRPr="003A2E71">
        <w:t xml:space="preserve"> transaction </w:t>
      </w:r>
      <w:ins w:id="1106" w:author="GKARANI GEORGIA" w:date="2026-06-14T14:45:00Z">
        <w:r w:rsidR="00B364C1" w:rsidRPr="00B364C1">
          <w:t xml:space="preserve">must be recorded in exactly </w:t>
        </w:r>
      </w:ins>
      <w:del w:id="1107" w:author="GKARANI GEORGIA" w:date="2026-06-14T14:45:00Z">
        <w:r w:rsidR="003A2E71" w:rsidRPr="003A2E71" w:rsidDel="00B364C1">
          <w:delText xml:space="preserve">is </w:delText>
        </w:r>
        <w:r w:rsidR="00895E06" w:rsidRPr="003A2E71" w:rsidDel="00B364C1">
          <w:delText xml:space="preserve">only included in </w:delText>
        </w:r>
      </w:del>
      <w:r w:rsidR="00895E06" w:rsidRPr="003A2E71">
        <w:t xml:space="preserve">one block, </w:t>
      </w:r>
      <w:del w:id="1108" w:author="GKARANI GEORGIA" w:date="2026-06-14T14:46:00Z">
        <w:r w:rsidR="00895E06" w:rsidRPr="003A2E71" w:rsidDel="00B364C1">
          <w:delText xml:space="preserve">but </w:delText>
        </w:r>
      </w:del>
      <w:ins w:id="1109" w:author="GKARANI GEORGIA" w:date="2026-06-14T14:46:00Z">
        <w:r w:rsidR="00B364C1">
          <w:t>whereas</w:t>
        </w:r>
        <w:r w:rsidR="00B364C1" w:rsidRPr="003A2E71">
          <w:t xml:space="preserve"> </w:t>
        </w:r>
      </w:ins>
      <w:r w:rsidR="00895E06" w:rsidRPr="003A2E71">
        <w:t xml:space="preserve">a block </w:t>
      </w:r>
      <w:del w:id="1110" w:author="GKARANI GEORGIA" w:date="2026-06-14T14:46:00Z">
        <w:r w:rsidR="00895E06" w:rsidRPr="003A2E71" w:rsidDel="00B364C1">
          <w:delText xml:space="preserve">could </w:delText>
        </w:r>
      </w:del>
      <w:ins w:id="1111" w:author="GKARANI GEORGIA" w:date="2026-06-14T14:46:00Z">
        <w:r w:rsidR="00B364C1">
          <w:t>may</w:t>
        </w:r>
        <w:r w:rsidR="00B364C1" w:rsidRPr="003A2E71">
          <w:t xml:space="preserve"> </w:t>
        </w:r>
      </w:ins>
      <w:del w:id="1112" w:author="GKARANI GEORGIA" w:date="2026-06-14T14:46:00Z">
        <w:r w:rsidR="00895E06" w:rsidRPr="003A2E71" w:rsidDel="00B364C1">
          <w:delText xml:space="preserve">include </w:delText>
        </w:r>
      </w:del>
      <w:ins w:id="1113" w:author="GKARANI GEORGIA" w:date="2026-06-14T14:46:00Z">
        <w:r w:rsidR="00B364C1">
          <w:t>contain</w:t>
        </w:r>
        <w:r w:rsidR="00B364C1" w:rsidRPr="003A2E71">
          <w:t xml:space="preserve"> </w:t>
        </w:r>
      </w:ins>
      <w:del w:id="1114" w:author="GKARANI GEORGIA" w:date="2026-06-14T14:46:00Z">
        <w:r w:rsidR="00895E06" w:rsidRPr="003A2E71" w:rsidDel="00B364C1">
          <w:delText xml:space="preserve">many </w:delText>
        </w:r>
      </w:del>
      <w:ins w:id="1115" w:author="GKARANI GEORGIA" w:date="2026-06-14T14:46:00Z">
        <w:r w:rsidR="00B364C1">
          <w:t>multiple</w:t>
        </w:r>
        <w:r w:rsidR="00B364C1" w:rsidRPr="003A2E71">
          <w:t xml:space="preserve"> </w:t>
        </w:r>
      </w:ins>
      <w:r w:rsidR="00895E06" w:rsidRPr="003A2E71">
        <w:t>transactions</w:t>
      </w:r>
      <w:r w:rsidR="005710EB">
        <w:t xml:space="preserve">, and </w:t>
      </w:r>
      <w:r w:rsidR="00F61154">
        <w:t>iii</w:t>
      </w:r>
      <w:r w:rsidR="005710EB">
        <w:t xml:space="preserve">) </w:t>
      </w:r>
      <w:r w:rsidR="00C42940">
        <w:t>t</w:t>
      </w:r>
      <w:r w:rsidR="00895E06" w:rsidRPr="003A2E71">
        <w:t xml:space="preserve">he transaction referenced by </w:t>
      </w:r>
      <w:proofErr w:type="spellStart"/>
      <w:r w:rsidR="00022DF9">
        <w:t>transactionHash</w:t>
      </w:r>
      <w:proofErr w:type="spellEnd"/>
      <w:r w:rsidR="00895E06" w:rsidRPr="003A2E71">
        <w:t xml:space="preserve"> must have the value </w:t>
      </w:r>
      <w:r w:rsidR="00875271">
        <w:t>F</w:t>
      </w:r>
      <w:r w:rsidR="00C653C3" w:rsidRPr="00C653C3">
        <w:t>alse</w:t>
      </w:r>
      <w:r w:rsidR="00895E06" w:rsidRPr="003A2E71">
        <w:t xml:space="preserve"> in the </w:t>
      </w:r>
      <w:proofErr w:type="spellStart"/>
      <w:r w:rsidR="00022DF9">
        <w:t>isInternalTransaction</w:t>
      </w:r>
      <w:proofErr w:type="spellEnd"/>
      <w:r w:rsidR="00895E06" w:rsidRPr="003A2E71">
        <w:t xml:space="preserve"> attribute </w:t>
      </w:r>
      <w:ins w:id="1116" w:author="GKARANI GEORGIA" w:date="2026-06-14T14:47:00Z">
        <w:r w:rsidR="00B364C1" w:rsidRPr="00B364C1">
          <w:t>since only external transactions are recorded directly in blocks.</w:t>
        </w:r>
      </w:ins>
    </w:p>
    <w:p w14:paraId="7B05FD26" w14:textId="0A00D71B" w:rsidR="00DE5D92" w:rsidRPr="00DE5D92" w:rsidDel="00B364C1" w:rsidRDefault="00895E06">
      <w:pPr>
        <w:pStyle w:val="a0"/>
        <w:rPr>
          <w:del w:id="1117" w:author="GKARANI GEORGIA" w:date="2026-06-14T14:47:00Z"/>
        </w:rPr>
        <w:pPrChange w:id="1118" w:author="GKARANI GEORGIA" w:date="2026-06-14T14:40:00Z">
          <w:pPr>
            <w:pStyle w:val="FirstParagraph"/>
            <w:jc w:val="both"/>
          </w:pPr>
        </w:pPrChange>
      </w:pPr>
      <w:del w:id="1119" w:author="GKARANI GEORGIA" w:date="2026-06-14T14:47:00Z">
        <w:r w:rsidRPr="003A2E71" w:rsidDel="00B364C1">
          <w:delText xml:space="preserve">because </w:delText>
        </w:r>
        <w:r w:rsidR="00173411" w:rsidRPr="00D54BB6" w:rsidDel="00B364C1">
          <w:rPr>
            <w:i/>
            <w:iCs/>
          </w:rPr>
          <w:delText xml:space="preserve">it </w:delText>
        </w:r>
        <w:r w:rsidRPr="00D54BB6" w:rsidDel="00B364C1">
          <w:rPr>
            <w:i/>
            <w:iCs/>
          </w:rPr>
          <w:delText>is an external transaction</w:delText>
        </w:r>
        <w:r w:rsidRPr="003A2E71" w:rsidDel="00B364C1">
          <w:delText>.</w:delText>
        </w:r>
      </w:del>
    </w:p>
    <w:p w14:paraId="3F2B8B96" w14:textId="06468E46" w:rsidR="00C525A6" w:rsidRPr="003A2E71" w:rsidRDefault="76B3BEA6" w:rsidP="00811AA1">
      <w:pPr>
        <w:pStyle w:val="SourceCode"/>
        <w:spacing w:before="240" w:after="240"/>
        <w:jc w:val="both"/>
      </w:pPr>
      <w:r w:rsidRPr="00BA1667">
        <w:t>A recorded</w:t>
      </w:r>
      <w:r w:rsidR="003A2E71" w:rsidRPr="00BA1667">
        <w:t xml:space="preserve"> i</w:t>
      </w:r>
      <w:r w:rsidRPr="00BA1667">
        <w:t>n edge datatype</w:t>
      </w:r>
      <w:r w:rsidRPr="003A2E71">
        <w:t xml:space="preserve"> is a tuple</w:t>
      </w:r>
      <w:r w:rsidR="63F5A793" w:rsidRPr="003A2E71">
        <w:t xml:space="preserve"> </w:t>
      </w:r>
      <w:proofErr w:type="spellStart"/>
      <w:r w:rsidRPr="003A2E71">
        <w:t>Erecorded</w:t>
      </w:r>
      <w:r w:rsidR="00DB292D">
        <w:t>I</w:t>
      </w:r>
      <w:r w:rsidRPr="003A2E71">
        <w:t>n</w:t>
      </w:r>
      <w:r w:rsidR="00DB292D">
        <w:t>D</w:t>
      </w:r>
      <w:r w:rsidRPr="003A2E71">
        <w:t>t</w:t>
      </w:r>
      <w:proofErr w:type="spellEnd"/>
      <w:r w:rsidRPr="003A2E71">
        <w:t xml:space="preserve"> = (</w:t>
      </w:r>
      <w:proofErr w:type="spellStart"/>
      <w:r w:rsidR="00B33723">
        <w:t>containerBlockNumber</w:t>
      </w:r>
      <w:proofErr w:type="spellEnd"/>
      <w:r w:rsidRPr="003A2E71">
        <w:t xml:space="preserve">, </w:t>
      </w:r>
      <w:proofErr w:type="spellStart"/>
      <w:r w:rsidR="00022DF9">
        <w:t>transactionHash</w:t>
      </w:r>
      <w:proofErr w:type="spellEnd"/>
      <w:r w:rsidRPr="003A2E71">
        <w:t>)</w:t>
      </w:r>
      <w:ins w:id="1120" w:author="GKARANI GEORGIA" w:date="2026-06-14T14:38:00Z">
        <w:r w:rsidR="00DE5D92">
          <w:t>,</w:t>
        </w:r>
      </w:ins>
      <w:r w:rsidRPr="003A2E71">
        <w:t xml:space="preserve"> wher</w:t>
      </w:r>
      <w:r w:rsidR="419C885A" w:rsidRPr="003A2E71">
        <w:t xml:space="preserve">e </w:t>
      </w:r>
      <w:proofErr w:type="spellStart"/>
      <w:r w:rsidR="007F327B">
        <w:t>containerBlockNumber</w:t>
      </w:r>
      <w:proofErr w:type="spellEnd"/>
      <w:r w:rsidR="007F327B">
        <w:t xml:space="preserve"> </w:t>
      </w:r>
      <w:r w:rsidR="419C885A" w:rsidRPr="003A2E71">
        <w:t xml:space="preserve">∈ ℕ, </w:t>
      </w:r>
      <w:r w:rsidR="00173411">
        <w:t xml:space="preserve">and </w:t>
      </w:r>
      <w:proofErr w:type="spellStart"/>
      <w:r w:rsidR="00022DF9">
        <w:t>transactionHash</w:t>
      </w:r>
      <w:proofErr w:type="spellEnd"/>
      <w:r w:rsidR="419C885A" w:rsidRPr="003A2E71">
        <w:t xml:space="preserve"> </w:t>
      </w:r>
      <w:r w:rsidR="007F327B">
        <w:t>∈ Hash number</w:t>
      </w:r>
      <w:r w:rsidR="003A2E71">
        <w:t>.</w:t>
      </w:r>
    </w:p>
    <w:p w14:paraId="09DB8042" w14:textId="26EC4A57" w:rsidR="008D254F" w:rsidRPr="008D254F" w:rsidRDefault="008D254F" w:rsidP="005710EB">
      <w:pPr>
        <w:pStyle w:val="FirstParagraph"/>
        <w:jc w:val="both"/>
        <w:rPr>
          <w:b/>
          <w:bCs/>
        </w:rPr>
      </w:pPr>
      <w:r w:rsidRPr="008D254F">
        <w:rPr>
          <w:b/>
          <w:bCs/>
        </w:rPr>
        <w:t xml:space="preserve">3.4.3 </w:t>
      </w:r>
      <w:bookmarkStart w:id="1121" w:name="_Hlk232364229"/>
      <w:r w:rsidRPr="008D254F">
        <w:rPr>
          <w:b/>
          <w:bCs/>
        </w:rPr>
        <w:t>Sent</w:t>
      </w:r>
      <w:r w:rsidR="00DB292D">
        <w:rPr>
          <w:b/>
          <w:bCs/>
        </w:rPr>
        <w:t xml:space="preserve"> b</w:t>
      </w:r>
      <w:r w:rsidRPr="008D254F">
        <w:rPr>
          <w:b/>
          <w:bCs/>
        </w:rPr>
        <w:t xml:space="preserve">y and </w:t>
      </w:r>
      <w:r w:rsidR="00DB292D">
        <w:rPr>
          <w:b/>
          <w:bCs/>
        </w:rPr>
        <w:t>r</w:t>
      </w:r>
      <w:r w:rsidRPr="008D254F">
        <w:rPr>
          <w:b/>
          <w:bCs/>
        </w:rPr>
        <w:t>eceived</w:t>
      </w:r>
      <w:r w:rsidR="00DB292D">
        <w:rPr>
          <w:b/>
          <w:bCs/>
        </w:rPr>
        <w:t xml:space="preserve"> b</w:t>
      </w:r>
      <w:r w:rsidRPr="008D254F">
        <w:rPr>
          <w:b/>
          <w:bCs/>
        </w:rPr>
        <w:t>y edges</w:t>
      </w:r>
      <w:bookmarkEnd w:id="1121"/>
    </w:p>
    <w:p w14:paraId="0EEF975F" w14:textId="6731AC15" w:rsidR="00DA575F" w:rsidRPr="00DA575F" w:rsidRDefault="00895E06" w:rsidP="003023F1">
      <w:pPr>
        <w:pStyle w:val="FirstParagraph"/>
        <w:jc w:val="both"/>
      </w:pPr>
      <w:r w:rsidRPr="00BA1667">
        <w:t xml:space="preserve">Both </w:t>
      </w:r>
      <w:r w:rsidR="00022DF9" w:rsidRPr="00DA575F">
        <w:rPr>
          <w:rPrChange w:id="1122" w:author="GKARANI GEORGIA" w:date="2026-06-14T14:49:00Z">
            <w:rPr>
              <w:u w:val="single"/>
            </w:rPr>
          </w:rPrChange>
        </w:rPr>
        <w:t>s</w:t>
      </w:r>
      <w:r w:rsidRPr="00DA575F">
        <w:rPr>
          <w:rPrChange w:id="1123" w:author="GKARANI GEORGIA" w:date="2026-06-14T14:49:00Z">
            <w:rPr>
              <w:u w:val="single"/>
            </w:rPr>
          </w:rPrChange>
        </w:rPr>
        <w:t>ent</w:t>
      </w:r>
      <w:r w:rsidR="00DB292D" w:rsidRPr="00DA575F">
        <w:rPr>
          <w:rPrChange w:id="1124" w:author="GKARANI GEORGIA" w:date="2026-06-14T14:49:00Z">
            <w:rPr>
              <w:u w:val="single"/>
            </w:rPr>
          </w:rPrChange>
        </w:rPr>
        <w:t xml:space="preserve"> b</w:t>
      </w:r>
      <w:r w:rsidRPr="00DA575F">
        <w:rPr>
          <w:rPrChange w:id="1125" w:author="GKARANI GEORGIA" w:date="2026-06-14T14:49:00Z">
            <w:rPr>
              <w:u w:val="single"/>
            </w:rPr>
          </w:rPrChange>
        </w:rPr>
        <w:t>y</w:t>
      </w:r>
      <w:r w:rsidRPr="00DA575F">
        <w:t xml:space="preserve"> and </w:t>
      </w:r>
      <w:r w:rsidR="00DB292D" w:rsidRPr="00DA575F">
        <w:rPr>
          <w:rPrChange w:id="1126" w:author="GKARANI GEORGIA" w:date="2026-06-14T14:49:00Z">
            <w:rPr>
              <w:u w:val="single"/>
            </w:rPr>
          </w:rPrChange>
        </w:rPr>
        <w:t>r</w:t>
      </w:r>
      <w:r w:rsidRPr="00DA575F">
        <w:rPr>
          <w:rPrChange w:id="1127" w:author="GKARANI GEORGIA" w:date="2026-06-14T14:49:00Z">
            <w:rPr>
              <w:u w:val="single"/>
            </w:rPr>
          </w:rPrChange>
        </w:rPr>
        <w:t>eceived</w:t>
      </w:r>
      <w:r w:rsidR="00DB292D" w:rsidRPr="00DA575F">
        <w:rPr>
          <w:rPrChange w:id="1128" w:author="GKARANI GEORGIA" w:date="2026-06-14T14:49:00Z">
            <w:rPr>
              <w:u w:val="single"/>
            </w:rPr>
          </w:rPrChange>
        </w:rPr>
        <w:t xml:space="preserve"> b</w:t>
      </w:r>
      <w:r w:rsidRPr="00DA575F">
        <w:rPr>
          <w:rPrChange w:id="1129" w:author="GKARANI GEORGIA" w:date="2026-06-14T14:49:00Z">
            <w:rPr>
              <w:u w:val="single"/>
            </w:rPr>
          </w:rPrChange>
        </w:rPr>
        <w:t>y edges</w:t>
      </w:r>
      <w:r w:rsidRPr="003A2E71">
        <w:t xml:space="preserve"> connect</w:t>
      </w:r>
      <w:r>
        <w:t xml:space="preserve"> an external transaction to an account that participates in it. The distinction </w:t>
      </w:r>
      <w:ins w:id="1130" w:author="GKARANI GEORGIA" w:date="2026-06-14T14:53:00Z">
        <w:r w:rsidR="003023F1" w:rsidRPr="004B6717">
          <w:rPr>
            <w:rFonts w:ascii="Times New Roman" w:eastAsia="Times New Roman" w:hAnsi="Times New Roman" w:cs="Times New Roman"/>
            <w:lang w:eastAsia="el-GR"/>
          </w:rPr>
          <w:t xml:space="preserve">between the two edge types </w:t>
        </w:r>
      </w:ins>
      <w:r>
        <w:t>lies in the role</w:t>
      </w:r>
      <w:ins w:id="1131" w:author="GKARANI GEORGIA" w:date="2026-06-16T09:54:00Z">
        <w:r w:rsidR="0088037D">
          <w:t xml:space="preserve"> of</w:t>
        </w:r>
      </w:ins>
      <w:r>
        <w:t xml:space="preserve"> the account </w:t>
      </w:r>
      <w:del w:id="1132" w:author="GKARANI GEORGIA" w:date="2026-06-14T14:53:00Z">
        <w:r w:rsidDel="003023F1">
          <w:delText xml:space="preserve">plays </w:delText>
        </w:r>
      </w:del>
      <w:r>
        <w:t>in the transaction</w:t>
      </w:r>
      <w:r w:rsidR="00875271">
        <w:t xml:space="preserve">, </w:t>
      </w:r>
      <w:r>
        <w:t>either</w:t>
      </w:r>
      <w:r w:rsidRPr="003A2E71">
        <w:t xml:space="preserve"> as </w:t>
      </w:r>
      <w:r w:rsidR="003A2E71" w:rsidRPr="003A2E71">
        <w:t>a</w:t>
      </w:r>
      <w:r w:rsidRPr="003A2E71">
        <w:t xml:space="preserve"> </w:t>
      </w:r>
      <w:r w:rsidRPr="00D54BB6">
        <w:rPr>
          <w:i/>
          <w:iCs/>
        </w:rPr>
        <w:t>sender</w:t>
      </w:r>
      <w:r w:rsidRPr="003A2E71">
        <w:t xml:space="preserve"> or </w:t>
      </w:r>
      <w:r w:rsidR="003A2E71" w:rsidRPr="003A2E71">
        <w:t>as a</w:t>
      </w:r>
      <w:r w:rsidRPr="003A2E71">
        <w:t xml:space="preserve"> </w:t>
      </w:r>
      <w:r w:rsidRPr="00D54BB6">
        <w:rPr>
          <w:i/>
          <w:iCs/>
        </w:rPr>
        <w:t>receiver</w:t>
      </w:r>
      <w:r w:rsidRPr="003A2E71">
        <w:t>.</w:t>
      </w:r>
      <w:r w:rsidR="005F5C34">
        <w:t xml:space="preserve"> For both </w:t>
      </w:r>
      <w:del w:id="1133" w:author="GKARANI GEORGIA" w:date="2026-06-14T14:54:00Z">
        <w:r w:rsidR="005F5C34" w:rsidDel="003023F1">
          <w:delText xml:space="preserve">types of </w:delText>
        </w:r>
      </w:del>
      <w:r w:rsidR="005F5C34">
        <w:t>edge</w:t>
      </w:r>
      <w:del w:id="1134" w:author="GKARANI GEORGIA" w:date="2026-06-14T14:54:00Z">
        <w:r w:rsidR="005F5C34" w:rsidDel="003023F1">
          <w:delText>s</w:delText>
        </w:r>
      </w:del>
      <w:ins w:id="1135" w:author="GKARANI GEORGIA" w:date="2026-06-14T14:54:00Z">
        <w:r w:rsidR="003023F1" w:rsidRPr="003023F1">
          <w:t xml:space="preserve"> </w:t>
        </w:r>
        <w:r w:rsidR="003023F1">
          <w:t>types</w:t>
        </w:r>
      </w:ins>
      <w:r w:rsidR="005F5C34">
        <w:t xml:space="preserve">, </w:t>
      </w:r>
      <w:del w:id="1136" w:author="GKARANI GEORGIA" w:date="2026-06-14T14:54:00Z">
        <w:r w:rsidR="005F5C34" w:rsidDel="003023F1">
          <w:delText xml:space="preserve">we consider </w:delText>
        </w:r>
      </w:del>
      <w:r w:rsidR="005F5C34">
        <w:t>the following attributes</w:t>
      </w:r>
      <w:ins w:id="1137" w:author="GKARANI GEORGIA" w:date="2026-06-14T14:54:00Z">
        <w:r w:rsidR="003023F1" w:rsidRPr="003023F1">
          <w:t xml:space="preserve"> </w:t>
        </w:r>
        <w:r w:rsidR="003023F1">
          <w:t>are considered:</w:t>
        </w:r>
      </w:ins>
      <w:del w:id="1138" w:author="GKARANI GEORGIA" w:date="2026-06-14T14:54:00Z">
        <w:r w:rsidR="005F5C34" w:rsidDel="003023F1">
          <w:delText>:</w:delText>
        </w:r>
      </w:del>
      <w:r w:rsidR="005710EB">
        <w:t xml:space="preserve"> </w:t>
      </w:r>
      <w:proofErr w:type="spellStart"/>
      <w:r w:rsidR="00F61154">
        <w:t>i</w:t>
      </w:r>
      <w:proofErr w:type="spellEnd"/>
      <w:r w:rsidR="005710EB">
        <w:t xml:space="preserve">) </w:t>
      </w:r>
      <w:proofErr w:type="spellStart"/>
      <w:r w:rsidR="00022DF9">
        <w:t>transactionHash</w:t>
      </w:r>
      <w:proofErr w:type="spellEnd"/>
      <w:ins w:id="1139" w:author="GKARANI GEORGIA" w:date="2026-06-14T14:55:00Z">
        <w:r w:rsidR="003023F1">
          <w:t>, which denotes</w:t>
        </w:r>
      </w:ins>
      <w:del w:id="1140" w:author="GKARANI GEORGIA" w:date="2026-06-14T14:55:00Z">
        <w:r w:rsidRPr="003A2E71" w:rsidDel="003023F1">
          <w:delText>:</w:delText>
        </w:r>
      </w:del>
      <w:r w:rsidRPr="003A2E71">
        <w:t xml:space="preserve"> the hash </w:t>
      </w:r>
      <w:ins w:id="1141" w:author="GKARANI GEORGIA" w:date="2026-06-14T14:55:00Z">
        <w:r w:rsidR="003023F1">
          <w:t xml:space="preserve">value </w:t>
        </w:r>
      </w:ins>
      <w:r w:rsidRPr="003A2E71">
        <w:t>of the external transaction</w:t>
      </w:r>
      <w:r w:rsidR="005710EB">
        <w:t xml:space="preserve"> and </w:t>
      </w:r>
      <w:r w:rsidR="00F61154">
        <w:t>ii</w:t>
      </w:r>
      <w:r w:rsidR="005710EB">
        <w:t xml:space="preserve">) </w:t>
      </w:r>
      <w:proofErr w:type="spellStart"/>
      <w:r w:rsidR="00DB292D">
        <w:t>accountAddress</w:t>
      </w:r>
      <w:proofErr w:type="spellEnd"/>
      <w:ins w:id="1142" w:author="GKARANI GEORGIA" w:date="2026-06-14T14:55:00Z">
        <w:r w:rsidR="003023F1">
          <w:t>, which denotes</w:t>
        </w:r>
      </w:ins>
      <w:del w:id="1143" w:author="GKARANI GEORGIA" w:date="2026-06-14T14:55:00Z">
        <w:r w:rsidRPr="003A2E71" w:rsidDel="003023F1">
          <w:delText>:</w:delText>
        </w:r>
      </w:del>
      <w:r w:rsidRPr="003A2E71">
        <w:t xml:space="preserve"> the address of the participating account.</w:t>
      </w:r>
    </w:p>
    <w:p w14:paraId="3FE73739" w14:textId="60D40EF7" w:rsidR="00C525A6" w:rsidRDefault="005F5C34" w:rsidP="005710EB">
      <w:pPr>
        <w:pStyle w:val="FirstParagraph"/>
        <w:jc w:val="both"/>
        <w:rPr>
          <w:ins w:id="1144" w:author="GKARANI GEORGIA" w:date="2026-06-14T14:56:00Z"/>
        </w:rPr>
      </w:pPr>
      <w:del w:id="1145" w:author="GKARANI GEORGIA" w:date="2026-06-14T14:57:00Z">
        <w:r w:rsidRPr="005F5C34" w:rsidDel="00E85C84">
          <w:delText xml:space="preserve">We also consider </w:delText>
        </w:r>
      </w:del>
      <w:ins w:id="1146" w:author="GKARANI GEORGIA" w:date="2026-06-14T14:57:00Z">
        <w:r w:rsidR="00E85C84">
          <w:t>T</w:t>
        </w:r>
      </w:ins>
      <w:del w:id="1147" w:author="GKARANI GEORGIA" w:date="2026-06-14T14:57:00Z">
        <w:r w:rsidRPr="005F5C34" w:rsidDel="00E85C84">
          <w:delText>t</w:delText>
        </w:r>
      </w:del>
      <w:r w:rsidRPr="005F5C34">
        <w:t>he</w:t>
      </w:r>
      <w:del w:id="1148" w:author="GKARANI GEORGIA" w:date="2026-06-14T14:57:00Z">
        <w:r w:rsidRPr="005F5C34" w:rsidDel="00E85C84">
          <w:delText>se</w:delText>
        </w:r>
      </w:del>
      <w:r w:rsidRPr="005F5C34">
        <w:t xml:space="preserve"> </w:t>
      </w:r>
      <w:ins w:id="1149" w:author="GKARANI GEORGIA" w:date="2026-06-14T14:57:00Z">
        <w:r w:rsidR="00E85C84">
          <w:t xml:space="preserve">following </w:t>
        </w:r>
      </w:ins>
      <w:r w:rsidRPr="005F5C34">
        <w:t>constraints</w:t>
      </w:r>
      <w:ins w:id="1150" w:author="GKARANI GEORGIA" w:date="2026-06-14T14:57:00Z">
        <w:r w:rsidR="00E85C84">
          <w:t xml:space="preserve"> are also considered</w:t>
        </w:r>
      </w:ins>
      <w:r w:rsidRPr="005F5C34">
        <w:t>:</w:t>
      </w:r>
      <w:r w:rsidR="005710EB">
        <w:t xml:space="preserve"> </w:t>
      </w:r>
      <w:proofErr w:type="spellStart"/>
      <w:r w:rsidR="00F61154">
        <w:t>i</w:t>
      </w:r>
      <w:proofErr w:type="spellEnd"/>
      <w:r w:rsidR="005710EB">
        <w:t xml:space="preserve">) </w:t>
      </w:r>
      <w:proofErr w:type="spellStart"/>
      <w:r w:rsidR="00022DF9">
        <w:t>transactionHash</w:t>
      </w:r>
      <w:proofErr w:type="spellEnd"/>
      <w:r w:rsidR="00895E06" w:rsidRPr="003A2E71">
        <w:t xml:space="preserve"> must reference a valid </w:t>
      </w:r>
      <w:r w:rsidR="00173411">
        <w:t xml:space="preserve">external </w:t>
      </w:r>
      <w:r w:rsidR="00895E06" w:rsidRPr="003A2E71">
        <w:t xml:space="preserve">transaction </w:t>
      </w:r>
      <w:r w:rsidR="00173411">
        <w:t>i</w:t>
      </w:r>
      <w:r w:rsidR="00895E06" w:rsidRPr="003A2E71">
        <w:t>n the Ethereum blockchain</w:t>
      </w:r>
      <w:ins w:id="1151" w:author="GKARANI GEORGIA" w:date="2026-06-14T14:57:00Z">
        <w:r w:rsidR="00E85C84">
          <w:t xml:space="preserve">, for which the </w:t>
        </w:r>
      </w:ins>
      <w:del w:id="1152" w:author="GKARANI GEORGIA" w:date="2026-06-14T14:57:00Z">
        <w:r w:rsidR="00895E06" w:rsidRPr="003A2E71" w:rsidDel="00E85C84">
          <w:delText xml:space="preserve"> where </w:delText>
        </w:r>
      </w:del>
      <w:proofErr w:type="spellStart"/>
      <w:r w:rsidR="00022DF9">
        <w:t>isInternalTransaction</w:t>
      </w:r>
      <w:proofErr w:type="spellEnd"/>
      <w:r w:rsidR="00895E06" w:rsidRPr="003A2E71">
        <w:t xml:space="preserve"> </w:t>
      </w:r>
      <w:del w:id="1153" w:author="GKARANI GEORGIA" w:date="2026-06-14T14:57:00Z">
        <w:r w:rsidR="00895E06" w:rsidRPr="003A2E71" w:rsidDel="00E85C84">
          <w:delText xml:space="preserve">is </w:delText>
        </w:r>
      </w:del>
      <w:ins w:id="1154" w:author="GKARANI GEORGIA" w:date="2026-06-14T14:57:00Z">
        <w:r w:rsidR="00E85C84">
          <w:t>at</w:t>
        </w:r>
      </w:ins>
      <w:ins w:id="1155" w:author="GKARANI GEORGIA" w:date="2026-06-14T14:58:00Z">
        <w:r w:rsidR="00E85C84">
          <w:t>tribute has the value</w:t>
        </w:r>
      </w:ins>
      <w:ins w:id="1156" w:author="GKARANI GEORGIA" w:date="2026-06-14T14:57:00Z">
        <w:r w:rsidR="00E85C84" w:rsidRPr="003A2E71">
          <w:t xml:space="preserve"> </w:t>
        </w:r>
      </w:ins>
      <w:r w:rsidR="00895E06" w:rsidRPr="003A2E71">
        <w:t>False</w:t>
      </w:r>
      <w:r w:rsidR="005710EB">
        <w:t xml:space="preserve">, </w:t>
      </w:r>
      <w:r w:rsidR="00F61154">
        <w:t>ii</w:t>
      </w:r>
      <w:r w:rsidR="005710EB">
        <w:t xml:space="preserve">) </w:t>
      </w:r>
      <w:proofErr w:type="spellStart"/>
      <w:r w:rsidR="00DB292D">
        <w:t>accountAddress</w:t>
      </w:r>
      <w:proofErr w:type="spellEnd"/>
      <w:r w:rsidR="00895E06" w:rsidRPr="003A2E71">
        <w:t xml:space="preserve"> must </w:t>
      </w:r>
      <w:del w:id="1157" w:author="GKARANI GEORGIA" w:date="2026-06-14T14:58:00Z">
        <w:r w:rsidR="00895E06" w:rsidRPr="003A2E71" w:rsidDel="00E85C84">
          <w:delText xml:space="preserve">be </w:delText>
        </w:r>
      </w:del>
      <w:ins w:id="1158" w:author="GKARANI GEORGIA" w:date="2026-06-14T14:58:00Z">
        <w:r w:rsidR="00E85C84">
          <w:t>reference</w:t>
        </w:r>
        <w:r w:rsidR="00E85C84" w:rsidRPr="003A2E71">
          <w:t xml:space="preserve"> </w:t>
        </w:r>
      </w:ins>
      <w:r w:rsidR="00895E06" w:rsidRPr="003A2E71">
        <w:t>a valid Ethereum account</w:t>
      </w:r>
      <w:r w:rsidR="005710EB">
        <w:t xml:space="preserve">, </w:t>
      </w:r>
      <w:r w:rsidR="00F61154">
        <w:t>iii</w:t>
      </w:r>
      <w:r w:rsidR="005710EB">
        <w:t xml:space="preserve">) </w:t>
      </w:r>
      <w:r w:rsidR="00922F3D">
        <w:t>e</w:t>
      </w:r>
      <w:r w:rsidR="00895E06" w:rsidRPr="003A2E71">
        <w:t xml:space="preserve">ach </w:t>
      </w:r>
      <w:r w:rsidR="00173411">
        <w:t xml:space="preserve">external </w:t>
      </w:r>
      <w:r w:rsidR="00895E06" w:rsidRPr="003A2E71">
        <w:t xml:space="preserve">transaction </w:t>
      </w:r>
      <w:del w:id="1159" w:author="GKARANI GEORGIA" w:date="2026-06-14T14:58:00Z">
        <w:r w:rsidR="00895E06" w:rsidRPr="003A2E71" w:rsidDel="00E85C84">
          <w:delText xml:space="preserve">is </w:delText>
        </w:r>
      </w:del>
      <w:ins w:id="1160" w:author="GKARANI GEORGIA" w:date="2026-06-14T14:58:00Z">
        <w:r w:rsidR="00E85C84">
          <w:t>must be</w:t>
        </w:r>
        <w:r w:rsidR="00E85C84" w:rsidRPr="003A2E71">
          <w:t xml:space="preserve"> </w:t>
        </w:r>
      </w:ins>
      <w:r w:rsidR="00895E06" w:rsidRPr="003A2E71">
        <w:t xml:space="preserve">associated with </w:t>
      </w:r>
      <w:ins w:id="1161" w:author="GKARANI GEORGIA" w:date="2026-06-14T15:01:00Z">
        <w:r w:rsidR="00A107CD">
          <w:t xml:space="preserve">exactly </w:t>
        </w:r>
      </w:ins>
      <w:r w:rsidR="00895E06" w:rsidRPr="003A2E71">
        <w:t>one sender and one receiver</w:t>
      </w:r>
      <w:r w:rsidR="00173411">
        <w:t xml:space="preserve">, </w:t>
      </w:r>
      <w:del w:id="1162" w:author="GKARANI GEORGIA" w:date="2026-06-14T14:59:00Z">
        <w:r w:rsidR="00173411" w:rsidDel="00E85C84">
          <w:delText xml:space="preserve">but </w:delText>
        </w:r>
      </w:del>
      <w:ins w:id="1163" w:author="GKARANI GEORGIA" w:date="2026-06-14T14:59:00Z">
        <w:r w:rsidR="00E85C84">
          <w:t xml:space="preserve">whereas each </w:t>
        </w:r>
      </w:ins>
      <w:del w:id="1164" w:author="GKARANI GEORGIA" w:date="2026-06-14T14:59:00Z">
        <w:r w:rsidR="00173411" w:rsidDel="00E85C84">
          <w:delText xml:space="preserve">a </w:delText>
        </w:r>
      </w:del>
      <w:r w:rsidR="00173411">
        <w:t xml:space="preserve">sender or receiver </w:t>
      </w:r>
      <w:ins w:id="1165" w:author="GKARANI GEORGIA" w:date="2026-06-14T14:59:00Z">
        <w:r w:rsidR="00E85C84" w:rsidRPr="00E85C84">
          <w:t xml:space="preserve">account may participate in multiple </w:t>
        </w:r>
      </w:ins>
      <w:del w:id="1166" w:author="GKARANI GEORGIA" w:date="2026-06-14T14:59:00Z">
        <w:r w:rsidR="00173411" w:rsidDel="00E85C84">
          <w:delText xml:space="preserve">could have many </w:delText>
        </w:r>
      </w:del>
      <w:r w:rsidR="00173411">
        <w:t>external transactions</w:t>
      </w:r>
      <w:r w:rsidR="005710EB">
        <w:t xml:space="preserve">, and </w:t>
      </w:r>
      <w:r w:rsidR="00F61154">
        <w:t>iv</w:t>
      </w:r>
      <w:r w:rsidR="005710EB">
        <w:t xml:space="preserve">) </w:t>
      </w:r>
      <w:ins w:id="1167" w:author="GKARANI GEORGIA" w:date="2026-06-14T15:00:00Z">
        <w:r w:rsidR="00E85C84">
          <w:t xml:space="preserve">for the same transaction, </w:t>
        </w:r>
      </w:ins>
      <w:r w:rsidR="00922F3D">
        <w:t>t</w:t>
      </w:r>
      <w:r w:rsidR="00895E06" w:rsidRPr="003A2E71">
        <w:t xml:space="preserve">he </w:t>
      </w:r>
      <w:proofErr w:type="spellStart"/>
      <w:r w:rsidR="00DB292D">
        <w:t>senderAddress</w:t>
      </w:r>
      <w:proofErr w:type="spellEnd"/>
      <w:r w:rsidR="00DB292D">
        <w:t xml:space="preserve"> </w:t>
      </w:r>
      <w:r w:rsidR="00895E06" w:rsidRPr="003A2E71">
        <w:t xml:space="preserve">and </w:t>
      </w:r>
      <w:proofErr w:type="spellStart"/>
      <w:r w:rsidR="00B33723">
        <w:t>receiverAddress</w:t>
      </w:r>
      <w:proofErr w:type="spellEnd"/>
      <w:r w:rsidR="00B33723">
        <w:t xml:space="preserve"> </w:t>
      </w:r>
      <w:del w:id="1168" w:author="GKARANI GEORGIA" w:date="2026-06-14T15:00:00Z">
        <w:r w:rsidR="00895E06" w:rsidRPr="003A2E71" w:rsidDel="00E85C84">
          <w:delText xml:space="preserve">for the same transaction </w:delText>
        </w:r>
      </w:del>
      <w:r w:rsidR="00895E06" w:rsidRPr="003A2E71">
        <w:t>must be different.</w:t>
      </w:r>
    </w:p>
    <w:p w14:paraId="228D7394" w14:textId="3C05076B" w:rsidR="00E85C84" w:rsidRPr="00E85C84" w:rsidDel="00E85C84" w:rsidRDefault="00E85C84">
      <w:pPr>
        <w:pStyle w:val="a0"/>
        <w:rPr>
          <w:del w:id="1169" w:author="GKARANI GEORGIA" w:date="2026-06-14T15:00:00Z"/>
        </w:rPr>
        <w:pPrChange w:id="1170" w:author="GKARANI GEORGIA" w:date="2026-06-14T14:56:00Z">
          <w:pPr>
            <w:pStyle w:val="FirstParagraph"/>
            <w:jc w:val="both"/>
          </w:pPr>
        </w:pPrChange>
      </w:pPr>
    </w:p>
    <w:p w14:paraId="0A6F821E" w14:textId="2FBEBA6F" w:rsidR="00C525A6" w:rsidRPr="005B5A64" w:rsidRDefault="003A2E71" w:rsidP="00B7492C">
      <w:pPr>
        <w:pStyle w:val="FirstParagraph"/>
        <w:jc w:val="both"/>
      </w:pPr>
      <w:r w:rsidRPr="00BA1667">
        <w:t xml:space="preserve">A </w:t>
      </w:r>
      <w:r w:rsidR="00DB292D">
        <w:t>s</w:t>
      </w:r>
      <w:r w:rsidRPr="00BA1667">
        <w:t>ent</w:t>
      </w:r>
      <w:r w:rsidR="00DB292D">
        <w:t xml:space="preserve"> b</w:t>
      </w:r>
      <w:r w:rsidRPr="00BA1667">
        <w:t xml:space="preserve">y </w:t>
      </w:r>
      <w:r w:rsidR="005B5A64" w:rsidRPr="00BA1667">
        <w:t>e</w:t>
      </w:r>
      <w:r w:rsidRPr="00BA1667">
        <w:t>dge</w:t>
      </w:r>
      <w:r w:rsidR="005B5A64" w:rsidRPr="00BA1667">
        <w:t xml:space="preserve"> r</w:t>
      </w:r>
      <w:r w:rsidRPr="00BA1667">
        <w:t>epresents</w:t>
      </w:r>
      <w:r w:rsidRPr="005B5A64">
        <w:t xml:space="preserve"> the relationship between an external transaction and its sending account.</w:t>
      </w:r>
      <w:r w:rsidR="00B7492C">
        <w:t xml:space="preserve"> </w:t>
      </w:r>
      <w:r w:rsidR="00934336" w:rsidRPr="003A2E71">
        <w:t xml:space="preserve">A </w:t>
      </w:r>
      <w:r w:rsidR="00DB292D">
        <w:t>s</w:t>
      </w:r>
      <w:r w:rsidR="00934336" w:rsidRPr="005B5A64">
        <w:t>ent</w:t>
      </w:r>
      <w:r w:rsidR="00DB292D">
        <w:t xml:space="preserve"> b</w:t>
      </w:r>
      <w:r w:rsidR="00934336" w:rsidRPr="005B5A64">
        <w:t xml:space="preserve">y edge </w:t>
      </w:r>
      <w:r w:rsidR="00934336" w:rsidRPr="003A2E71">
        <w:t xml:space="preserve">datatype is a tuple </w:t>
      </w:r>
      <w:proofErr w:type="spellStart"/>
      <w:r w:rsidR="76B3BEA6" w:rsidRPr="005B5A64">
        <w:t>Esent</w:t>
      </w:r>
      <w:r w:rsidR="00DB292D">
        <w:t>B</w:t>
      </w:r>
      <w:r w:rsidR="76B3BEA6" w:rsidRPr="005B5A64">
        <w:t>y</w:t>
      </w:r>
      <w:r w:rsidR="00DB292D">
        <w:t>D</w:t>
      </w:r>
      <w:r w:rsidR="76B3BEA6" w:rsidRPr="005B5A64">
        <w:t>t</w:t>
      </w:r>
      <w:proofErr w:type="spellEnd"/>
      <w:r w:rsidR="76B3BEA6" w:rsidRPr="005B5A64">
        <w:t xml:space="preserve"> = (</w:t>
      </w:r>
      <w:proofErr w:type="spellStart"/>
      <w:r w:rsidR="00022DF9">
        <w:t>transactionHash</w:t>
      </w:r>
      <w:proofErr w:type="spellEnd"/>
      <w:r w:rsidR="76B3BEA6" w:rsidRPr="005B5A64">
        <w:t xml:space="preserve">, </w:t>
      </w:r>
      <w:proofErr w:type="spellStart"/>
      <w:r w:rsidR="00AA0EB5">
        <w:t>senderAddress</w:t>
      </w:r>
      <w:proofErr w:type="spellEnd"/>
      <w:r w:rsidR="76B3BEA6" w:rsidRPr="005B5A64">
        <w:t>)</w:t>
      </w:r>
      <w:ins w:id="1171" w:author="GKARANI GEORGIA" w:date="2026-06-14T14:56:00Z">
        <w:r w:rsidR="008C40BB">
          <w:t>,</w:t>
        </w:r>
      </w:ins>
      <w:r w:rsidR="76B3BEA6" w:rsidRPr="005B5A64">
        <w:t xml:space="preserve"> where</w:t>
      </w:r>
      <w:r w:rsidR="4F83B7A1" w:rsidRPr="005B5A64">
        <w:t xml:space="preserve"> </w:t>
      </w:r>
      <w:proofErr w:type="spellStart"/>
      <w:r w:rsidR="00022DF9">
        <w:t>transactionHash</w:t>
      </w:r>
      <w:proofErr w:type="spellEnd"/>
      <w:r w:rsidR="4F83B7A1" w:rsidRPr="005B5A64">
        <w:t xml:space="preserve"> </w:t>
      </w:r>
      <w:r w:rsidR="007F327B">
        <w:t>∈ Hash number</w:t>
      </w:r>
      <w:r w:rsidR="4F83B7A1" w:rsidRPr="005B5A64">
        <w:t xml:space="preserve">, </w:t>
      </w:r>
      <w:r w:rsidR="00173411">
        <w:t xml:space="preserve">and </w:t>
      </w:r>
      <w:proofErr w:type="spellStart"/>
      <w:r w:rsidR="00DB292D">
        <w:t>senderAddress</w:t>
      </w:r>
      <w:proofErr w:type="spellEnd"/>
      <w:r w:rsidR="00DB292D">
        <w:t xml:space="preserve"> </w:t>
      </w:r>
      <w:r w:rsidR="007F327B">
        <w:t>∈ Hash number</w:t>
      </w:r>
      <w:r w:rsidR="005B5A64" w:rsidRPr="005B5A64">
        <w:t>.</w:t>
      </w:r>
    </w:p>
    <w:p w14:paraId="2358B968" w14:textId="549AB6B0" w:rsidR="00C525A6" w:rsidRPr="005B5A64" w:rsidRDefault="6FDD3880" w:rsidP="00B7492C">
      <w:pPr>
        <w:pStyle w:val="SourceCode"/>
        <w:jc w:val="both"/>
      </w:pPr>
      <w:r>
        <w:t xml:space="preserve">A </w:t>
      </w:r>
      <w:r w:rsidR="00DB292D">
        <w:t>r</w:t>
      </w:r>
      <w:r w:rsidR="3CC930D5">
        <w:t>eceived</w:t>
      </w:r>
      <w:r w:rsidR="00DB292D">
        <w:t xml:space="preserve"> b</w:t>
      </w:r>
      <w:r w:rsidR="3CC930D5">
        <w:t xml:space="preserve">y </w:t>
      </w:r>
      <w:r>
        <w:t>e</w:t>
      </w:r>
      <w:r w:rsidR="3CC930D5">
        <w:t>dge</w:t>
      </w:r>
      <w:r>
        <w:t xml:space="preserve"> represents the relationship between an external transaction and its receiving account.</w:t>
      </w:r>
      <w:r w:rsidR="22B55639">
        <w:t xml:space="preserve"> </w:t>
      </w:r>
      <w:r w:rsidR="5D0D97FA">
        <w:t xml:space="preserve">A </w:t>
      </w:r>
      <w:r w:rsidR="00DB292D">
        <w:t>r</w:t>
      </w:r>
      <w:r w:rsidR="5D0D97FA">
        <w:t>eceived</w:t>
      </w:r>
      <w:r w:rsidR="00DB292D">
        <w:t xml:space="preserve"> b</w:t>
      </w:r>
      <w:r w:rsidR="5D0D97FA">
        <w:t xml:space="preserve">y edge datatype is a tuple </w:t>
      </w:r>
      <w:proofErr w:type="spellStart"/>
      <w:r w:rsidR="3CC930D5">
        <w:t>Ereceived</w:t>
      </w:r>
      <w:r w:rsidR="00DB292D">
        <w:t>B</w:t>
      </w:r>
      <w:r w:rsidR="3CC930D5">
        <w:t>y</w:t>
      </w:r>
      <w:r w:rsidR="00DB292D">
        <w:t>D</w:t>
      </w:r>
      <w:r w:rsidR="3CC930D5">
        <w:t>t</w:t>
      </w:r>
      <w:proofErr w:type="spellEnd"/>
      <w:r w:rsidR="3CC930D5">
        <w:t xml:space="preserve"> = (</w:t>
      </w:r>
      <w:proofErr w:type="spellStart"/>
      <w:r w:rsidR="00022DF9">
        <w:t>transactionHash</w:t>
      </w:r>
      <w:proofErr w:type="spellEnd"/>
      <w:r w:rsidR="3CC930D5">
        <w:t xml:space="preserve">, </w:t>
      </w:r>
      <w:proofErr w:type="spellStart"/>
      <w:r w:rsidR="3CC930D5">
        <w:t>receiver</w:t>
      </w:r>
      <w:ins w:id="1172" w:author="GKARANI GEORGIA" w:date="2026-06-16T09:28:00Z">
        <w:r w:rsidR="00463CE5">
          <w:t>A</w:t>
        </w:r>
      </w:ins>
      <w:del w:id="1173" w:author="GKARANI GEORGIA" w:date="2026-06-16T09:28:00Z">
        <w:r w:rsidR="3CC930D5" w:rsidDel="00463CE5">
          <w:delText>a</w:delText>
        </w:r>
      </w:del>
      <w:r w:rsidR="3CC930D5">
        <w:t>ddress</w:t>
      </w:r>
      <w:proofErr w:type="spellEnd"/>
      <w:r w:rsidR="3CC930D5">
        <w:t>)</w:t>
      </w:r>
      <w:ins w:id="1174" w:author="GKARANI GEORGIA" w:date="2026-06-14T14:56:00Z">
        <w:r w:rsidR="008C40BB">
          <w:t>,</w:t>
        </w:r>
      </w:ins>
      <w:r w:rsidR="3CC930D5">
        <w:t xml:space="preserve"> wher</w:t>
      </w:r>
      <w:r w:rsidR="48582102">
        <w:t xml:space="preserve">e </w:t>
      </w:r>
      <w:proofErr w:type="spellStart"/>
      <w:r w:rsidR="00022DF9">
        <w:t>transactionHash</w:t>
      </w:r>
      <w:proofErr w:type="spellEnd"/>
      <w:r w:rsidR="48582102">
        <w:t xml:space="preserve"> </w:t>
      </w:r>
      <w:r w:rsidR="007F327B">
        <w:t>∈ Hash number</w:t>
      </w:r>
      <w:r w:rsidR="48582102">
        <w:t xml:space="preserve">, </w:t>
      </w:r>
      <w:r w:rsidR="2B66BD9F">
        <w:t xml:space="preserve">and </w:t>
      </w:r>
      <w:proofErr w:type="spellStart"/>
      <w:r w:rsidR="00B33723">
        <w:t>receiverAddress</w:t>
      </w:r>
      <w:proofErr w:type="spellEnd"/>
      <w:r w:rsidR="00B33723">
        <w:t xml:space="preserve"> </w:t>
      </w:r>
      <w:r w:rsidR="007F327B">
        <w:t>∈ Hash number</w:t>
      </w:r>
      <w:r>
        <w:t>.</w:t>
      </w:r>
    </w:p>
    <w:p w14:paraId="38E46C0D" w14:textId="4ECF7417" w:rsidR="644B31A8" w:rsidRDefault="644B31A8" w:rsidP="1E61DACF">
      <w:pPr>
        <w:pStyle w:val="SourceCode"/>
        <w:jc w:val="both"/>
      </w:pPr>
      <w:del w:id="1175" w:author="GKARANI GEORGIA" w:date="2026-06-14T15:02:00Z">
        <w:r w:rsidRPr="1E61DACF" w:rsidDel="00806E7D">
          <w:delText xml:space="preserve">In </w:delText>
        </w:r>
      </w:del>
      <w:r w:rsidRPr="1E61DACF">
        <w:t>Figure 2</w:t>
      </w:r>
      <w:ins w:id="1176" w:author="GKARANI GEORGIA" w:date="2026-06-14T15:02:00Z">
        <w:r w:rsidR="00806E7D">
          <w:t xml:space="preserve"> presents</w:t>
        </w:r>
      </w:ins>
      <w:del w:id="1177" w:author="GKARANI GEORGIA" w:date="2026-06-14T15:02:00Z">
        <w:r w:rsidRPr="1E61DACF" w:rsidDel="00806E7D">
          <w:delText>,</w:delText>
        </w:r>
      </w:del>
      <w:r w:rsidRPr="1E61DACF">
        <w:t xml:space="preserve"> </w:t>
      </w:r>
      <w:del w:id="1178" w:author="GKARANI GEORGIA" w:date="2026-06-14T15:02:00Z">
        <w:r w:rsidRPr="1E61DACF" w:rsidDel="00806E7D">
          <w:delText xml:space="preserve">we show </w:delText>
        </w:r>
      </w:del>
      <w:r w:rsidRPr="1E61DACF">
        <w:t xml:space="preserve">a subgraph that highlights the relationships between blocks and </w:t>
      </w:r>
      <w:r w:rsidR="5D58C0C4" w:rsidRPr="1E61DACF">
        <w:t>external transactions</w:t>
      </w:r>
      <w:r w:rsidRPr="1E61DACF">
        <w:t xml:space="preserve">. The diagram illustrates how a </w:t>
      </w:r>
      <w:r w:rsidR="00D54BB6">
        <w:t>t</w:t>
      </w:r>
      <w:r w:rsidRPr="1E61DACF">
        <w:t xml:space="preserve">ransaction node is anchored to </w:t>
      </w:r>
      <w:ins w:id="1179" w:author="GKARANI GEORGIA" w:date="2026-06-14T15:03:00Z">
        <w:r w:rsidR="00806E7D" w:rsidRPr="00806E7D">
          <w:t xml:space="preserve">the block node in which it is recorded through a </w:t>
        </w:r>
      </w:ins>
      <w:del w:id="1180" w:author="GKARANI GEORGIA" w:date="2026-06-14T15:03:00Z">
        <w:r w:rsidRPr="1E61DACF" w:rsidDel="00806E7D">
          <w:delText xml:space="preserve">its container </w:delText>
        </w:r>
        <w:r w:rsidR="00DB292D" w:rsidDel="00806E7D">
          <w:delText>b</w:delText>
        </w:r>
        <w:r w:rsidRPr="1E61DACF" w:rsidDel="00806E7D">
          <w:delText xml:space="preserve">lock node via the </w:delText>
        </w:r>
      </w:del>
      <w:r w:rsidR="00DB292D">
        <w:t>r</w:t>
      </w:r>
      <w:r w:rsidRPr="1E61DACF">
        <w:t>ecorded</w:t>
      </w:r>
      <w:r w:rsidR="00DB292D">
        <w:t xml:space="preserve"> i</w:t>
      </w:r>
      <w:r w:rsidRPr="1E61DACF">
        <w:t xml:space="preserve">n edge. Furthermore, it depicts the interaction </w:t>
      </w:r>
      <w:del w:id="1181" w:author="GKARANI GEORGIA" w:date="2026-06-14T15:03:00Z">
        <w:r w:rsidRPr="1E61DACF" w:rsidDel="00806E7D">
          <w:delText xml:space="preserve">with </w:delText>
        </w:r>
      </w:del>
      <w:ins w:id="1182" w:author="GKARANI GEORGIA" w:date="2026-06-14T15:03:00Z">
        <w:r w:rsidR="00806E7D">
          <w:t>between</w:t>
        </w:r>
        <w:r w:rsidR="00806E7D" w:rsidRPr="1E61DACF">
          <w:t xml:space="preserve"> </w:t>
        </w:r>
        <w:r w:rsidR="00526C16">
          <w:t xml:space="preserve">transaction and </w:t>
        </w:r>
      </w:ins>
      <w:r w:rsidR="00D54BB6">
        <w:t>a</w:t>
      </w:r>
      <w:r w:rsidRPr="1E61DACF">
        <w:t xml:space="preserve">ccount nodes, where the </w:t>
      </w:r>
      <w:r w:rsidR="00DB292D">
        <w:t>s</w:t>
      </w:r>
      <w:r w:rsidRPr="1E61DACF">
        <w:t>ent</w:t>
      </w:r>
      <w:r w:rsidR="00DB292D">
        <w:t xml:space="preserve"> b</w:t>
      </w:r>
      <w:r w:rsidRPr="1E61DACF">
        <w:t xml:space="preserve">y and </w:t>
      </w:r>
      <w:r w:rsidR="00DB292D">
        <w:t>r</w:t>
      </w:r>
      <w:r w:rsidRPr="1E61DACF">
        <w:t>eceived</w:t>
      </w:r>
      <w:r w:rsidR="00DB292D">
        <w:t xml:space="preserve"> b</w:t>
      </w:r>
      <w:r w:rsidRPr="1E61DACF">
        <w:t>y edges identify the sender and receiver</w:t>
      </w:r>
      <w:ins w:id="1183" w:author="GKARANI GEORGIA" w:date="2026-06-14T15:04:00Z">
        <w:r w:rsidR="00526C16">
          <w:t xml:space="preserve"> accounts</w:t>
        </w:r>
      </w:ins>
      <w:r w:rsidRPr="1E61DACF">
        <w:t xml:space="preserve">, respectively. </w:t>
      </w:r>
      <w:ins w:id="1184" w:author="GKARANI GEORGIA" w:date="2026-06-14T15:04:00Z">
        <w:r w:rsidR="00526C16">
          <w:t>Finally, t</w:t>
        </w:r>
      </w:ins>
      <w:del w:id="1185" w:author="GKARANI GEORGIA" w:date="2026-06-14T15:04:00Z">
        <w:r w:rsidRPr="1E61DACF" w:rsidDel="00526C16">
          <w:delText>T</w:delText>
        </w:r>
      </w:del>
      <w:r w:rsidRPr="1E61DACF">
        <w:t xml:space="preserve">he chronological chain is </w:t>
      </w:r>
      <w:del w:id="1186" w:author="GKARANI GEORGIA" w:date="2026-06-14T15:04:00Z">
        <w:r w:rsidRPr="1E61DACF" w:rsidDel="00526C16">
          <w:delText xml:space="preserve">also </w:delText>
        </w:r>
      </w:del>
      <w:r w:rsidRPr="1E61DACF">
        <w:t xml:space="preserve">represented by the </w:t>
      </w:r>
      <w:r w:rsidR="00DB292D">
        <w:t>p</w:t>
      </w:r>
      <w:r w:rsidRPr="1E61DACF">
        <w:t>revious</w:t>
      </w:r>
      <w:r w:rsidR="00DB292D">
        <w:t xml:space="preserve"> b</w:t>
      </w:r>
      <w:r w:rsidRPr="1E61DACF">
        <w:t>lock edge</w:t>
      </w:r>
      <w:ins w:id="1187" w:author="GKARANI GEORGIA" w:date="2026-06-14T15:04:00Z">
        <w:r w:rsidR="00526C16">
          <w:t>, which</w:t>
        </w:r>
      </w:ins>
      <w:r w:rsidRPr="1E61DACF">
        <w:t xml:space="preserve"> connect</w:t>
      </w:r>
      <w:ins w:id="1188" w:author="GKARANI GEORGIA" w:date="2026-06-14T15:05:00Z">
        <w:r w:rsidR="00526C16">
          <w:t>s</w:t>
        </w:r>
      </w:ins>
      <w:del w:id="1189" w:author="GKARANI GEORGIA" w:date="2026-06-14T15:05:00Z">
        <w:r w:rsidRPr="1E61DACF" w:rsidDel="00526C16">
          <w:delText>ing</w:delText>
        </w:r>
      </w:del>
      <w:r w:rsidRPr="1E61DACF">
        <w:t xml:space="preserve"> </w:t>
      </w:r>
      <w:del w:id="1190" w:author="GKARANI GEORGIA" w:date="2026-06-14T15:05:00Z">
        <w:r w:rsidRPr="1E61DACF" w:rsidDel="00526C16">
          <w:delText xml:space="preserve">the </w:delText>
        </w:r>
      </w:del>
      <w:ins w:id="1191" w:author="GKARANI GEORGIA" w:date="2026-06-14T15:05:00Z">
        <w:r w:rsidR="00526C16">
          <w:t>each</w:t>
        </w:r>
        <w:r w:rsidR="00526C16" w:rsidRPr="1E61DACF">
          <w:t xml:space="preserve"> </w:t>
        </w:r>
      </w:ins>
      <w:r w:rsidRPr="1E61DACF">
        <w:t xml:space="preserve">block to its </w:t>
      </w:r>
      <w:ins w:id="1192" w:author="GKARANI GEORGIA" w:date="2026-06-14T15:05:00Z">
        <w:r w:rsidR="00526C16">
          <w:t xml:space="preserve">immediate </w:t>
        </w:r>
      </w:ins>
      <w:r w:rsidRPr="1E61DACF">
        <w:t>predecessor.</w:t>
      </w:r>
    </w:p>
    <w:p w14:paraId="2C6CC843" w14:textId="5E40D6D3" w:rsidR="1E61DACF" w:rsidDel="00307066" w:rsidRDefault="1E61DACF" w:rsidP="1E61DACF">
      <w:pPr>
        <w:pStyle w:val="SourceCode"/>
        <w:jc w:val="both"/>
        <w:rPr>
          <w:del w:id="1193" w:author="GKARANI GEORGIA" w:date="2026-06-14T15:06:00Z"/>
        </w:rPr>
      </w:pPr>
    </w:p>
    <w:p w14:paraId="3496AA82" w14:textId="391FD43E" w:rsidR="644B31A8" w:rsidRDefault="00CC3F90" w:rsidP="1E61DACF">
      <w:pPr>
        <w:pStyle w:val="SourceCode"/>
        <w:jc w:val="center"/>
      </w:pPr>
      <w:r w:rsidRPr="00CC3F90">
        <w:rPr>
          <w:noProof/>
        </w:rPr>
        <w:drawing>
          <wp:inline distT="0" distB="0" distL="0" distR="0" wp14:anchorId="151E2884" wp14:editId="2CF3E4BC">
            <wp:extent cx="5943600" cy="3650615"/>
            <wp:effectExtent l="0" t="0" r="0" b="6985"/>
            <wp:docPr id="97812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22724" name=""/>
                    <pic:cNvPicPr/>
                  </pic:nvPicPr>
                  <pic:blipFill>
                    <a:blip r:embed="rId13"/>
                    <a:stretch>
                      <a:fillRect/>
                    </a:stretch>
                  </pic:blipFill>
                  <pic:spPr>
                    <a:xfrm>
                      <a:off x="0" y="0"/>
                      <a:ext cx="5943600" cy="3650615"/>
                    </a:xfrm>
                    <a:prstGeom prst="rect">
                      <a:avLst/>
                    </a:prstGeom>
                  </pic:spPr>
                </pic:pic>
              </a:graphicData>
            </a:graphic>
          </wp:inline>
        </w:drawing>
      </w:r>
    </w:p>
    <w:p w14:paraId="11D19D45" w14:textId="68DB1A9F" w:rsidR="6F8402D6" w:rsidRDefault="6F8402D6" w:rsidP="1E61DACF">
      <w:pPr>
        <w:pStyle w:val="a0"/>
        <w:jc w:val="center"/>
        <w:rPr>
          <w:b/>
          <w:bCs/>
        </w:rPr>
      </w:pPr>
      <w:r w:rsidRPr="1E61DACF">
        <w:rPr>
          <w:b/>
          <w:bCs/>
        </w:rPr>
        <w:t xml:space="preserve">Figure 2. </w:t>
      </w:r>
      <w:r>
        <w:t xml:space="preserve">Structure of </w:t>
      </w:r>
      <w:r w:rsidR="004064DB">
        <w:t>b</w:t>
      </w:r>
      <w:r>
        <w:t xml:space="preserve">locks and </w:t>
      </w:r>
      <w:r w:rsidR="004064DB">
        <w:t>external</w:t>
      </w:r>
      <w:r>
        <w:t xml:space="preserve"> </w:t>
      </w:r>
      <w:r w:rsidR="004064DB">
        <w:t>t</w:t>
      </w:r>
      <w:r>
        <w:t>ransactions</w:t>
      </w:r>
      <w:ins w:id="1194" w:author="GKARANI GEORGIA" w:date="2026-06-15T23:00:00Z">
        <w:r w:rsidR="00E261C9">
          <w:t>.</w:t>
        </w:r>
      </w:ins>
    </w:p>
    <w:p w14:paraId="78D3CAE8" w14:textId="756A304A" w:rsidR="008D254F" w:rsidRPr="008D254F" w:rsidRDefault="008D254F" w:rsidP="005710EB">
      <w:pPr>
        <w:pStyle w:val="FirstParagraph"/>
        <w:jc w:val="both"/>
        <w:rPr>
          <w:b/>
          <w:bCs/>
        </w:rPr>
      </w:pPr>
      <w:r w:rsidRPr="008D254F">
        <w:rPr>
          <w:b/>
          <w:bCs/>
        </w:rPr>
        <w:t>3.4.4 Internal transaction edge</w:t>
      </w:r>
    </w:p>
    <w:p w14:paraId="794D1EBF" w14:textId="40582EA8" w:rsidR="00C525A6" w:rsidRPr="005B5A64" w:rsidRDefault="00895E06" w:rsidP="005710EB">
      <w:pPr>
        <w:pStyle w:val="FirstParagraph"/>
        <w:jc w:val="both"/>
      </w:pPr>
      <w:r w:rsidRPr="00BA1667">
        <w:t xml:space="preserve">An </w:t>
      </w:r>
      <w:r w:rsidRPr="00E85C84">
        <w:rPr>
          <w:rPrChange w:id="1195" w:author="GKARANI GEORGIA" w:date="2026-06-14T14:56:00Z">
            <w:rPr>
              <w:u w:val="single"/>
            </w:rPr>
          </w:rPrChange>
        </w:rPr>
        <w:t>internal</w:t>
      </w:r>
      <w:ins w:id="1196" w:author="GKARANI GEORGIA" w:date="2026-06-14T15:10:00Z">
        <w:r w:rsidR="006427B7">
          <w:t>-</w:t>
        </w:r>
      </w:ins>
      <w:del w:id="1197" w:author="GKARANI GEORGIA" w:date="2026-06-14T15:10:00Z">
        <w:r w:rsidRPr="00E85C84" w:rsidDel="006427B7">
          <w:rPr>
            <w:rPrChange w:id="1198" w:author="GKARANI GEORGIA" w:date="2026-06-14T14:56:00Z">
              <w:rPr>
                <w:u w:val="single"/>
              </w:rPr>
            </w:rPrChange>
          </w:rPr>
          <w:delText xml:space="preserve"> </w:delText>
        </w:r>
      </w:del>
      <w:r w:rsidRPr="00E85C84">
        <w:rPr>
          <w:rPrChange w:id="1199" w:author="GKARANI GEORGIA" w:date="2026-06-14T14:56:00Z">
            <w:rPr>
              <w:u w:val="single"/>
            </w:rPr>
          </w:rPrChange>
        </w:rPr>
        <w:t>transaction edge</w:t>
      </w:r>
      <w:r w:rsidRPr="00BA1667">
        <w:t xml:space="preserve"> represents</w:t>
      </w:r>
      <w:r w:rsidRPr="005B5A64">
        <w:t xml:space="preserve"> an internal transaction generated by an external transaction.</w:t>
      </w:r>
      <w:r w:rsidR="005F5C34">
        <w:t xml:space="preserve"> </w:t>
      </w:r>
      <w:del w:id="1200" w:author="GKARANI GEORGIA" w:date="2026-06-14T15:08:00Z">
        <w:r w:rsidR="005F5C34" w:rsidDel="00307066">
          <w:delText xml:space="preserve">We consider </w:delText>
        </w:r>
      </w:del>
      <w:ins w:id="1201" w:author="GKARANI GEORGIA" w:date="2026-06-14T15:08:00Z">
        <w:r w:rsidR="00307066">
          <w:t>T</w:t>
        </w:r>
      </w:ins>
      <w:del w:id="1202" w:author="GKARANI GEORGIA" w:date="2026-06-14T15:08:00Z">
        <w:r w:rsidR="005F5C34" w:rsidDel="00307066">
          <w:delText>t</w:delText>
        </w:r>
      </w:del>
      <w:r w:rsidR="005F5C34">
        <w:t>he following attributes</w:t>
      </w:r>
      <w:ins w:id="1203" w:author="GKARANI GEORGIA" w:date="2026-06-14T15:08:00Z">
        <w:r w:rsidR="00307066">
          <w:t xml:space="preserve"> are considered </w:t>
        </w:r>
        <w:r w:rsidR="00307066" w:rsidRPr="004B6717">
          <w:rPr>
            <w:rFonts w:ascii="Times New Roman" w:eastAsia="Times New Roman" w:hAnsi="Times New Roman" w:cs="Times New Roman"/>
            <w:lang w:eastAsia="el-GR"/>
          </w:rPr>
          <w:t>for an internal-transaction edge</w:t>
        </w:r>
      </w:ins>
      <w:r w:rsidR="005F5C34">
        <w:t>:</w:t>
      </w:r>
      <w:r w:rsidR="005710EB">
        <w:t xml:space="preserve"> </w:t>
      </w:r>
      <w:proofErr w:type="spellStart"/>
      <w:r w:rsidR="00F61154">
        <w:t>i</w:t>
      </w:r>
      <w:proofErr w:type="spellEnd"/>
      <w:r w:rsidR="005710EB">
        <w:t xml:space="preserve">) </w:t>
      </w:r>
      <w:proofErr w:type="spellStart"/>
      <w:r w:rsidR="00022DF9">
        <w:t>parentTransactionHash</w:t>
      </w:r>
      <w:proofErr w:type="spellEnd"/>
      <w:ins w:id="1204" w:author="GKARANI GEORGIA" w:date="2026-06-14T15:08:00Z">
        <w:r w:rsidR="00307066">
          <w:t>, which denotes</w:t>
        </w:r>
      </w:ins>
      <w:del w:id="1205" w:author="GKARANI GEORGIA" w:date="2026-06-14T15:08:00Z">
        <w:r w:rsidRPr="005B5A64" w:rsidDel="00307066">
          <w:delText>:</w:delText>
        </w:r>
      </w:del>
      <w:r w:rsidRPr="005B5A64">
        <w:t xml:space="preserve"> the hash number of the external transaction that generated the internal transaction</w:t>
      </w:r>
      <w:ins w:id="1206" w:author="GKARANI GEORGIA" w:date="2026-06-14T15:10:00Z">
        <w:r w:rsidR="006427B7">
          <w:t>,</w:t>
        </w:r>
      </w:ins>
      <w:r w:rsidR="005710EB">
        <w:t xml:space="preserve"> and </w:t>
      </w:r>
      <w:r w:rsidR="00F61154">
        <w:t>ii</w:t>
      </w:r>
      <w:r w:rsidR="005710EB">
        <w:t xml:space="preserve">) </w:t>
      </w:r>
      <w:proofErr w:type="spellStart"/>
      <w:r w:rsidR="00022DF9">
        <w:t>sequenceId</w:t>
      </w:r>
      <w:proofErr w:type="spellEnd"/>
      <w:ins w:id="1207" w:author="GKARANI GEORGIA" w:date="2026-06-14T15:11:00Z">
        <w:r w:rsidR="006427B7">
          <w:t>, which is</w:t>
        </w:r>
      </w:ins>
      <w:del w:id="1208" w:author="GKARANI GEORGIA" w:date="2026-06-14T15:11:00Z">
        <w:r w:rsidRPr="005B5A64" w:rsidDel="006427B7">
          <w:delText>:</w:delText>
        </w:r>
      </w:del>
      <w:r w:rsidRPr="005B5A64">
        <w:t xml:space="preserve"> a consecutive natural number </w:t>
      </w:r>
      <w:del w:id="1209" w:author="GKARANI GEORGIA" w:date="2026-06-14T15:11:00Z">
        <w:r w:rsidRPr="005B5A64" w:rsidDel="006427B7">
          <w:delText>(</w:delText>
        </w:r>
      </w:del>
      <w:r w:rsidRPr="005B5A64">
        <w:t xml:space="preserve">starting </w:t>
      </w:r>
      <w:del w:id="1210" w:author="GKARANI GEORGIA" w:date="2026-06-14T15:11:00Z">
        <w:r w:rsidRPr="005B5A64" w:rsidDel="006427B7">
          <w:delText xml:space="preserve">at </w:delText>
        </w:r>
      </w:del>
      <w:ins w:id="1211" w:author="GKARANI GEORGIA" w:date="2026-06-14T15:11:00Z">
        <w:r w:rsidR="006427B7">
          <w:t>from</w:t>
        </w:r>
        <w:r w:rsidR="006427B7" w:rsidRPr="005B5A64">
          <w:t xml:space="preserve"> </w:t>
        </w:r>
      </w:ins>
      <w:r w:rsidRPr="005B5A64">
        <w:t>1</w:t>
      </w:r>
      <w:ins w:id="1212" w:author="GKARANI GEORGIA" w:date="2026-06-14T15:11:00Z">
        <w:r w:rsidR="006427B7">
          <w:t xml:space="preserve"> and is used</w:t>
        </w:r>
      </w:ins>
      <w:del w:id="1213" w:author="GKARANI GEORGIA" w:date="2026-06-14T15:11:00Z">
        <w:r w:rsidRPr="005B5A64" w:rsidDel="006427B7">
          <w:delText>)</w:delText>
        </w:r>
      </w:del>
      <w:r w:rsidRPr="005B5A64">
        <w:t xml:space="preserve"> </w:t>
      </w:r>
      <w:del w:id="1214" w:author="GKARANI GEORGIA" w:date="2026-06-14T15:11:00Z">
        <w:r w:rsidRPr="005B5A64" w:rsidDel="006427B7">
          <w:delText xml:space="preserve">that </w:delText>
        </w:r>
      </w:del>
      <w:ins w:id="1215" w:author="GKARANI GEORGIA" w:date="2026-06-14T15:11:00Z">
        <w:r w:rsidR="006427B7">
          <w:t>to</w:t>
        </w:r>
        <w:r w:rsidR="006427B7" w:rsidRPr="005B5A64">
          <w:t xml:space="preserve"> </w:t>
        </w:r>
      </w:ins>
      <w:r w:rsidRPr="005B5A64">
        <w:t>distinguish</w:t>
      </w:r>
      <w:ins w:id="1216" w:author="GKARANI GEORGIA" w:date="2026-06-14T15:11:00Z">
        <w:r w:rsidR="006427B7">
          <w:t xml:space="preserve"> multiple</w:t>
        </w:r>
      </w:ins>
      <w:del w:id="1217" w:author="GKARANI GEORGIA" w:date="2026-06-14T15:11:00Z">
        <w:r w:rsidRPr="005B5A64" w:rsidDel="006427B7">
          <w:delText>es</w:delText>
        </w:r>
      </w:del>
      <w:r w:rsidRPr="005B5A64">
        <w:t xml:space="preserve"> </w:t>
      </w:r>
      <w:del w:id="1218" w:author="GKARANI GEORGIA" w:date="2026-06-14T15:11:00Z">
        <w:r w:rsidRPr="005B5A64" w:rsidDel="006427B7">
          <w:delText xml:space="preserve">the </w:delText>
        </w:r>
      </w:del>
      <w:r w:rsidRPr="005B5A64">
        <w:t>internal transactions generated by the same external transaction.</w:t>
      </w:r>
    </w:p>
    <w:p w14:paraId="226D40A0" w14:textId="128E8C86" w:rsidR="00C525A6" w:rsidRPr="00307066" w:rsidRDefault="005F5C34" w:rsidP="005710EB">
      <w:pPr>
        <w:pStyle w:val="FirstParagraph"/>
        <w:jc w:val="both"/>
        <w:rPr>
          <w:ins w:id="1219" w:author="GKARANI GEORGIA" w:date="2026-06-14T15:07:00Z"/>
        </w:rPr>
      </w:pPr>
      <w:del w:id="1220" w:author="GKARANI GEORGIA" w:date="2026-06-14T15:08:00Z">
        <w:r w:rsidRPr="005F5C34" w:rsidDel="00307066">
          <w:delText>We also consider th</w:delText>
        </w:r>
        <w:r w:rsidDel="00307066">
          <w:delText>is</w:delText>
        </w:r>
        <w:r w:rsidRPr="005F5C34" w:rsidDel="00307066">
          <w:delText xml:space="preserve"> </w:delText>
        </w:r>
      </w:del>
      <w:ins w:id="1221" w:author="GKARANI GEORGIA" w:date="2026-06-14T15:08:00Z">
        <w:r w:rsidR="00307066">
          <w:t>The following</w:t>
        </w:r>
        <w:r w:rsidR="00307066" w:rsidRPr="005F5C34">
          <w:t xml:space="preserve"> </w:t>
        </w:r>
      </w:ins>
      <w:r w:rsidRPr="005F5C34">
        <w:t>constraint</w:t>
      </w:r>
      <w:ins w:id="1222" w:author="GKARANI GEORGIA" w:date="2026-06-14T15:09:00Z">
        <w:r w:rsidR="00307066">
          <w:t xml:space="preserve"> is also considered</w:t>
        </w:r>
      </w:ins>
      <w:r w:rsidRPr="005F5C34">
        <w:t>:</w:t>
      </w:r>
      <w:r w:rsidR="005710EB">
        <w:t xml:space="preserve"> t</w:t>
      </w:r>
      <w:r w:rsidR="76B3BEA6" w:rsidRPr="005B5A64">
        <w:t xml:space="preserve">he transaction referenced by </w:t>
      </w:r>
      <w:proofErr w:type="spellStart"/>
      <w:r w:rsidR="00022DF9">
        <w:t>parentTransactionHash</w:t>
      </w:r>
      <w:proofErr w:type="spellEnd"/>
      <w:r w:rsidR="76B3BEA6" w:rsidRPr="005B5A64">
        <w:t xml:space="preserve"> must have </w:t>
      </w:r>
      <w:r w:rsidR="00173411">
        <w:t>the value</w:t>
      </w:r>
      <w:r w:rsidR="76B3BEA6" w:rsidRPr="005B5A64">
        <w:t xml:space="preserve"> </w:t>
      </w:r>
      <w:r w:rsidR="00875271">
        <w:t>F</w:t>
      </w:r>
      <w:r w:rsidR="76B3BEA6" w:rsidRPr="005B5A64">
        <w:t>alse</w:t>
      </w:r>
      <w:r w:rsidR="00173411">
        <w:t xml:space="preserve"> in the </w:t>
      </w:r>
      <w:proofErr w:type="spellStart"/>
      <w:r w:rsidR="00022DF9">
        <w:t>isInternalTransaction</w:t>
      </w:r>
      <w:proofErr w:type="spellEnd"/>
      <w:r w:rsidR="00173411">
        <w:t xml:space="preserve"> attribute</w:t>
      </w:r>
      <w:ins w:id="1223" w:author="GKARANI GEORGIA" w:date="2026-06-14T15:09:00Z">
        <w:r w:rsidR="00307066">
          <w:t>,</w:t>
        </w:r>
      </w:ins>
      <w:r w:rsidR="00173411">
        <w:t xml:space="preserve"> </w:t>
      </w:r>
      <w:ins w:id="1224" w:author="GKARANI GEORGIA" w:date="2026-06-14T15:09:00Z">
        <w:r w:rsidR="00307066" w:rsidRPr="004B6717">
          <w:rPr>
            <w:rFonts w:ascii="Times New Roman" w:eastAsia="Times New Roman" w:hAnsi="Times New Roman" w:cs="Times New Roman"/>
            <w:lang w:eastAsia="el-GR"/>
          </w:rPr>
          <w:t>since it corresponds to</w:t>
        </w:r>
      </w:ins>
      <w:del w:id="1225" w:author="GKARANI GEORGIA" w:date="2026-06-14T15:09:00Z">
        <w:r w:rsidR="00173411" w:rsidDel="00307066">
          <w:delText>because</w:delText>
        </w:r>
        <w:r w:rsidR="76B3BEA6" w:rsidRPr="005B5A64" w:rsidDel="00307066">
          <w:delText xml:space="preserve"> </w:delText>
        </w:r>
        <w:r w:rsidR="76B3BEA6" w:rsidRPr="00D54BB6" w:rsidDel="00307066">
          <w:rPr>
            <w:i/>
            <w:iCs/>
          </w:rPr>
          <w:delText>it is</w:delText>
        </w:r>
      </w:del>
      <w:r w:rsidR="76B3BEA6" w:rsidRPr="00D54BB6">
        <w:rPr>
          <w:i/>
          <w:iCs/>
        </w:rPr>
        <w:t xml:space="preserve"> </w:t>
      </w:r>
      <w:r w:rsidR="76B3BEA6" w:rsidRPr="00307066">
        <w:rPr>
          <w:iCs/>
          <w:rPrChange w:id="1226" w:author="GKARANI GEORGIA" w:date="2026-06-14T15:09:00Z">
            <w:rPr>
              <w:i/>
              <w:iCs/>
            </w:rPr>
          </w:rPrChange>
        </w:rPr>
        <w:t>an external transaction</w:t>
      </w:r>
      <w:r w:rsidR="76B3BEA6" w:rsidRPr="00307066">
        <w:t>.</w:t>
      </w:r>
    </w:p>
    <w:p w14:paraId="752D7DD5" w14:textId="7891906E" w:rsidR="00307066" w:rsidRPr="00307066" w:rsidDel="006427B7" w:rsidRDefault="00307066">
      <w:pPr>
        <w:suppressAutoHyphens w:val="0"/>
        <w:spacing w:before="100" w:beforeAutospacing="1" w:after="100" w:afterAutospacing="1"/>
        <w:rPr>
          <w:del w:id="1227" w:author="GKARANI GEORGIA" w:date="2026-06-14T15:11:00Z"/>
          <w:rFonts w:ascii="Times New Roman" w:eastAsia="Times New Roman" w:hAnsi="Times New Roman" w:cs="Times New Roman"/>
          <w:lang w:eastAsia="el-GR"/>
          <w:rPrChange w:id="1228" w:author="GKARANI GEORGIA" w:date="2026-06-14T15:10:00Z">
            <w:rPr>
              <w:del w:id="1229" w:author="GKARANI GEORGIA" w:date="2026-06-14T15:11:00Z"/>
            </w:rPr>
          </w:rPrChange>
        </w:rPr>
        <w:pPrChange w:id="1230" w:author="GKARANI GEORGIA" w:date="2026-06-14T15:10:00Z">
          <w:pPr>
            <w:pStyle w:val="FirstParagraph"/>
            <w:jc w:val="both"/>
          </w:pPr>
        </w:pPrChange>
      </w:pPr>
    </w:p>
    <w:p w14:paraId="7293B143" w14:textId="58BE212A" w:rsidR="00C525A6" w:rsidRPr="005B5A64" w:rsidRDefault="76B3BEA6" w:rsidP="00811AA1">
      <w:pPr>
        <w:pStyle w:val="SourceCode"/>
        <w:spacing w:before="240" w:after="240"/>
        <w:jc w:val="both"/>
      </w:pPr>
      <w:r w:rsidRPr="00BA1667">
        <w:t>An internal</w:t>
      </w:r>
      <w:r w:rsidR="00E942C4" w:rsidRPr="00BA1667">
        <w:t xml:space="preserve"> </w:t>
      </w:r>
      <w:r w:rsidRPr="00BA1667">
        <w:t>transaction edge datatype</w:t>
      </w:r>
      <w:r w:rsidRPr="005B5A64">
        <w:t xml:space="preserve"> is a tuple</w:t>
      </w:r>
      <w:r w:rsidR="38102AD4" w:rsidRPr="005B5A64">
        <w:t xml:space="preserve"> </w:t>
      </w:r>
      <w:proofErr w:type="spellStart"/>
      <w:r w:rsidRPr="005B5A64">
        <w:t>Einternal</w:t>
      </w:r>
      <w:r w:rsidR="00DB292D">
        <w:t>T</w:t>
      </w:r>
      <w:r w:rsidRPr="005B5A64">
        <w:t>ransaction</w:t>
      </w:r>
      <w:r w:rsidR="00DB292D">
        <w:t>Dt</w:t>
      </w:r>
      <w:proofErr w:type="spellEnd"/>
      <w:r w:rsidRPr="005B5A64">
        <w:t xml:space="preserve"> = (</w:t>
      </w:r>
      <w:proofErr w:type="spellStart"/>
      <w:r w:rsidR="00022DF9">
        <w:t>parentTransactionHash</w:t>
      </w:r>
      <w:proofErr w:type="spellEnd"/>
      <w:r w:rsidRPr="005B5A64">
        <w:t xml:space="preserve">, </w:t>
      </w:r>
      <w:proofErr w:type="spellStart"/>
      <w:r w:rsidR="00022DF9">
        <w:t>sequenceId</w:t>
      </w:r>
      <w:proofErr w:type="spellEnd"/>
      <w:r w:rsidRPr="005B5A64">
        <w:t>)</w:t>
      </w:r>
      <w:ins w:id="1231" w:author="GKARANI GEORGIA" w:date="2026-06-14T15:01:00Z">
        <w:r w:rsidR="00806E7D">
          <w:t>, where</w:t>
        </w:r>
      </w:ins>
      <w:r w:rsidR="2AC5B88F" w:rsidRPr="005B5A64">
        <w:t xml:space="preserve"> </w:t>
      </w:r>
      <w:proofErr w:type="spellStart"/>
      <w:r w:rsidR="00022DF9">
        <w:t>parentTransactionHash</w:t>
      </w:r>
      <w:proofErr w:type="spellEnd"/>
      <w:r w:rsidR="2AC5B88F" w:rsidRPr="005B5A64">
        <w:t xml:space="preserve"> </w:t>
      </w:r>
      <w:r w:rsidR="007F327B">
        <w:t>∈ Hash number</w:t>
      </w:r>
      <w:r w:rsidR="2AC5B88F" w:rsidRPr="005B5A64">
        <w:t xml:space="preserve">, </w:t>
      </w:r>
      <w:r w:rsidR="00173411">
        <w:t xml:space="preserve">and </w:t>
      </w:r>
      <w:proofErr w:type="spellStart"/>
      <w:r w:rsidR="00022DF9">
        <w:t>sequenceId</w:t>
      </w:r>
      <w:proofErr w:type="spellEnd"/>
      <w:r w:rsidR="2AC5B88F" w:rsidRPr="005B5A64">
        <w:t xml:space="preserve"> ∈ ℕ</w:t>
      </w:r>
      <w:r w:rsidR="005B5A64">
        <w:t>.</w:t>
      </w:r>
    </w:p>
    <w:p w14:paraId="6852B378" w14:textId="1BB4493B" w:rsidR="008D254F" w:rsidRPr="008D254F" w:rsidRDefault="008D254F" w:rsidP="005710EB">
      <w:pPr>
        <w:pStyle w:val="FirstParagraph"/>
        <w:jc w:val="both"/>
        <w:rPr>
          <w:b/>
          <w:bCs/>
        </w:rPr>
      </w:pPr>
      <w:r w:rsidRPr="008D254F">
        <w:rPr>
          <w:b/>
          <w:bCs/>
        </w:rPr>
        <w:t>3.4.5</w:t>
      </w:r>
      <w:r w:rsidR="00173411" w:rsidRPr="008D254F">
        <w:rPr>
          <w:b/>
          <w:bCs/>
        </w:rPr>
        <w:t xml:space="preserve"> </w:t>
      </w:r>
      <w:r w:rsidRPr="008D254F">
        <w:rPr>
          <w:b/>
          <w:bCs/>
        </w:rPr>
        <w:t>Internal</w:t>
      </w:r>
      <w:r w:rsidR="00DB292D">
        <w:rPr>
          <w:b/>
          <w:bCs/>
        </w:rPr>
        <w:t xml:space="preserve"> s</w:t>
      </w:r>
      <w:r w:rsidRPr="008D254F">
        <w:rPr>
          <w:b/>
          <w:bCs/>
        </w:rPr>
        <w:t>ent</w:t>
      </w:r>
      <w:r w:rsidR="00DB292D">
        <w:rPr>
          <w:b/>
          <w:bCs/>
        </w:rPr>
        <w:t xml:space="preserve"> b</w:t>
      </w:r>
      <w:r w:rsidRPr="008D254F">
        <w:rPr>
          <w:b/>
          <w:bCs/>
        </w:rPr>
        <w:t xml:space="preserve">y and </w:t>
      </w:r>
      <w:r w:rsidR="00DB292D">
        <w:rPr>
          <w:b/>
          <w:bCs/>
        </w:rPr>
        <w:t>i</w:t>
      </w:r>
      <w:r w:rsidRPr="008D254F">
        <w:rPr>
          <w:b/>
          <w:bCs/>
        </w:rPr>
        <w:t>nternal</w:t>
      </w:r>
      <w:r w:rsidR="00DB292D">
        <w:rPr>
          <w:b/>
          <w:bCs/>
        </w:rPr>
        <w:t xml:space="preserve"> r</w:t>
      </w:r>
      <w:r w:rsidRPr="008D254F">
        <w:rPr>
          <w:b/>
          <w:bCs/>
        </w:rPr>
        <w:t>eceived</w:t>
      </w:r>
      <w:r w:rsidR="00DB292D">
        <w:rPr>
          <w:b/>
          <w:bCs/>
        </w:rPr>
        <w:t xml:space="preserve"> b</w:t>
      </w:r>
      <w:r w:rsidRPr="008D254F">
        <w:rPr>
          <w:b/>
          <w:bCs/>
        </w:rPr>
        <w:t>y edges</w:t>
      </w:r>
    </w:p>
    <w:p w14:paraId="08624F51" w14:textId="2D713650" w:rsidR="00C525A6" w:rsidRDefault="00895E06" w:rsidP="005710EB">
      <w:pPr>
        <w:pStyle w:val="FirstParagraph"/>
        <w:jc w:val="both"/>
        <w:rPr>
          <w:ins w:id="1232" w:author="GKARANI GEORGIA" w:date="2026-06-14T17:43:00Z"/>
        </w:rPr>
      </w:pPr>
      <w:r w:rsidRPr="00BA1667">
        <w:t xml:space="preserve">Both </w:t>
      </w:r>
      <w:r w:rsidR="00DB292D" w:rsidRPr="004C7D81">
        <w:rPr>
          <w:rPrChange w:id="1233" w:author="GKARANI GEORGIA" w:date="2026-06-14T15:12:00Z">
            <w:rPr>
              <w:u w:val="single"/>
            </w:rPr>
          </w:rPrChange>
        </w:rPr>
        <w:t>i</w:t>
      </w:r>
      <w:r w:rsidRPr="004C7D81">
        <w:rPr>
          <w:rPrChange w:id="1234" w:author="GKARANI GEORGIA" w:date="2026-06-14T15:12:00Z">
            <w:rPr>
              <w:u w:val="single"/>
            </w:rPr>
          </w:rPrChange>
        </w:rPr>
        <w:t>nternal</w:t>
      </w:r>
      <w:r w:rsidR="00DB292D" w:rsidRPr="004C7D81">
        <w:rPr>
          <w:rPrChange w:id="1235" w:author="GKARANI GEORGIA" w:date="2026-06-14T15:12:00Z">
            <w:rPr>
              <w:u w:val="single"/>
            </w:rPr>
          </w:rPrChange>
        </w:rPr>
        <w:t xml:space="preserve"> s</w:t>
      </w:r>
      <w:r w:rsidRPr="004C7D81">
        <w:rPr>
          <w:rPrChange w:id="1236" w:author="GKARANI GEORGIA" w:date="2026-06-14T15:12:00Z">
            <w:rPr>
              <w:u w:val="single"/>
            </w:rPr>
          </w:rPrChange>
        </w:rPr>
        <w:t>ent</w:t>
      </w:r>
      <w:r w:rsidR="00DB292D" w:rsidRPr="004C7D81">
        <w:rPr>
          <w:rPrChange w:id="1237" w:author="GKARANI GEORGIA" w:date="2026-06-14T15:12:00Z">
            <w:rPr>
              <w:u w:val="single"/>
            </w:rPr>
          </w:rPrChange>
        </w:rPr>
        <w:t xml:space="preserve"> b</w:t>
      </w:r>
      <w:r w:rsidRPr="004C7D81">
        <w:rPr>
          <w:rPrChange w:id="1238" w:author="GKARANI GEORGIA" w:date="2026-06-14T15:12:00Z">
            <w:rPr>
              <w:u w:val="single"/>
            </w:rPr>
          </w:rPrChange>
        </w:rPr>
        <w:t>y</w:t>
      </w:r>
      <w:r w:rsidRPr="004C7D81">
        <w:t xml:space="preserve"> and </w:t>
      </w:r>
      <w:r w:rsidR="00DB292D" w:rsidRPr="004C7D81">
        <w:rPr>
          <w:rPrChange w:id="1239" w:author="GKARANI GEORGIA" w:date="2026-06-14T15:12:00Z">
            <w:rPr>
              <w:u w:val="single"/>
            </w:rPr>
          </w:rPrChange>
        </w:rPr>
        <w:t>i</w:t>
      </w:r>
      <w:r w:rsidRPr="004C7D81">
        <w:rPr>
          <w:rPrChange w:id="1240" w:author="GKARANI GEORGIA" w:date="2026-06-14T15:12:00Z">
            <w:rPr>
              <w:u w:val="single"/>
            </w:rPr>
          </w:rPrChange>
        </w:rPr>
        <w:t>nternal</w:t>
      </w:r>
      <w:r w:rsidR="00DB292D" w:rsidRPr="004C7D81">
        <w:rPr>
          <w:rPrChange w:id="1241" w:author="GKARANI GEORGIA" w:date="2026-06-14T15:12:00Z">
            <w:rPr>
              <w:u w:val="single"/>
            </w:rPr>
          </w:rPrChange>
        </w:rPr>
        <w:t xml:space="preserve"> r</w:t>
      </w:r>
      <w:r w:rsidRPr="004C7D81">
        <w:rPr>
          <w:rPrChange w:id="1242" w:author="GKARANI GEORGIA" w:date="2026-06-14T15:12:00Z">
            <w:rPr>
              <w:u w:val="single"/>
            </w:rPr>
          </w:rPrChange>
        </w:rPr>
        <w:t>eceived</w:t>
      </w:r>
      <w:r w:rsidR="00DB292D" w:rsidRPr="004C7D81">
        <w:rPr>
          <w:rPrChange w:id="1243" w:author="GKARANI GEORGIA" w:date="2026-06-14T15:12:00Z">
            <w:rPr>
              <w:u w:val="single"/>
            </w:rPr>
          </w:rPrChange>
        </w:rPr>
        <w:t xml:space="preserve"> b</w:t>
      </w:r>
      <w:r w:rsidRPr="004C7D81">
        <w:rPr>
          <w:rPrChange w:id="1244" w:author="GKARANI GEORGIA" w:date="2026-06-14T15:12:00Z">
            <w:rPr>
              <w:u w:val="single"/>
            </w:rPr>
          </w:rPrChange>
        </w:rPr>
        <w:t>y edges</w:t>
      </w:r>
      <w:r w:rsidRPr="00BA1667">
        <w:t xml:space="preserve"> connect</w:t>
      </w:r>
      <w:r>
        <w:t xml:space="preserve"> an internal transaction to an account that participates in it. The distinction </w:t>
      </w:r>
      <w:ins w:id="1245" w:author="GKARANI GEORGIA" w:date="2026-06-14T17:44:00Z">
        <w:r w:rsidR="00453BAA" w:rsidRPr="00453BAA">
          <w:t xml:space="preserve">between the two edge types </w:t>
        </w:r>
      </w:ins>
      <w:r>
        <w:t xml:space="preserve">lies in the role </w:t>
      </w:r>
      <w:del w:id="1246" w:author="GKARANI GEORGIA" w:date="2026-06-14T17:44:00Z">
        <w:r w:rsidDel="00453BAA">
          <w:delText>played by</w:delText>
        </w:r>
      </w:del>
      <w:ins w:id="1247" w:author="GKARANI GEORGIA" w:date="2026-06-14T17:44:00Z">
        <w:r w:rsidR="00453BAA">
          <w:t>of</w:t>
        </w:r>
      </w:ins>
      <w:r>
        <w:t xml:space="preserve"> the account</w:t>
      </w:r>
      <w:r w:rsidR="00875271">
        <w:t xml:space="preserve">, </w:t>
      </w:r>
      <w:r>
        <w:t xml:space="preserve">either </w:t>
      </w:r>
      <w:r w:rsidRPr="005B5A64">
        <w:t xml:space="preserve">as </w:t>
      </w:r>
      <w:r w:rsidR="005B5A64" w:rsidRPr="005B5A64">
        <w:t>a</w:t>
      </w:r>
      <w:r w:rsidRPr="005B5A64">
        <w:t xml:space="preserve"> sender or </w:t>
      </w:r>
      <w:r w:rsidR="005B5A64" w:rsidRPr="005B5A64">
        <w:t>as a</w:t>
      </w:r>
      <w:r w:rsidRPr="005B5A64">
        <w:t xml:space="preserve"> receiver.</w:t>
      </w:r>
      <w:r w:rsidR="005F5C34">
        <w:t xml:space="preserve"> For both </w:t>
      </w:r>
      <w:ins w:id="1248" w:author="GKARANI GEORGIA" w:date="2026-06-14T17:45:00Z">
        <w:r w:rsidR="00453BAA">
          <w:t xml:space="preserve">edge </w:t>
        </w:r>
      </w:ins>
      <w:r w:rsidR="005F5C34">
        <w:t>types</w:t>
      </w:r>
      <w:del w:id="1249" w:author="GKARANI GEORGIA" w:date="2026-06-14T17:46:00Z">
        <w:r w:rsidR="005F5C34" w:rsidDel="00453BAA">
          <w:delText xml:space="preserve"> </w:delText>
        </w:r>
      </w:del>
      <w:del w:id="1250" w:author="GKARANI GEORGIA" w:date="2026-06-14T17:45:00Z">
        <w:r w:rsidR="005F5C34" w:rsidDel="00453BAA">
          <w:delText>of edges</w:delText>
        </w:r>
      </w:del>
      <w:r w:rsidR="005F5C34">
        <w:t xml:space="preserve">, </w:t>
      </w:r>
      <w:del w:id="1251" w:author="GKARANI GEORGIA" w:date="2026-06-14T17:46:00Z">
        <w:r w:rsidR="005F5C34" w:rsidDel="00453BAA">
          <w:delText xml:space="preserve">we consider </w:delText>
        </w:r>
      </w:del>
      <w:r w:rsidR="005F5C34">
        <w:t>the following attributes</w:t>
      </w:r>
      <w:ins w:id="1252" w:author="GKARANI GEORGIA" w:date="2026-06-14T17:46:00Z">
        <w:r w:rsidR="00453BAA">
          <w:t xml:space="preserve"> are considered</w:t>
        </w:r>
      </w:ins>
      <w:r w:rsidR="005F5C34">
        <w:t>:</w:t>
      </w:r>
      <w:r w:rsidR="005710EB">
        <w:t xml:space="preserve"> </w:t>
      </w:r>
      <w:proofErr w:type="spellStart"/>
      <w:r w:rsidR="00F61154">
        <w:t>i</w:t>
      </w:r>
      <w:proofErr w:type="spellEnd"/>
      <w:r w:rsidR="005710EB">
        <w:t xml:space="preserve">) </w:t>
      </w:r>
      <w:proofErr w:type="spellStart"/>
      <w:r w:rsidR="00022DF9">
        <w:t>parentTransactionHash</w:t>
      </w:r>
      <w:proofErr w:type="spellEnd"/>
      <w:ins w:id="1253" w:author="GKARANI GEORGIA" w:date="2026-06-14T17:46:00Z">
        <w:r w:rsidR="00453BAA">
          <w:t>, which</w:t>
        </w:r>
      </w:ins>
      <w:del w:id="1254" w:author="GKARANI GEORGIA" w:date="2026-06-14T17:46:00Z">
        <w:r w:rsidRPr="005B5A64" w:rsidDel="00453BAA">
          <w:delText>:</w:delText>
        </w:r>
      </w:del>
      <w:r w:rsidRPr="005B5A64">
        <w:t xml:space="preserve"> </w:t>
      </w:r>
      <w:ins w:id="1255" w:author="GKARANI GEORGIA" w:date="2026-06-14T17:46:00Z">
        <w:r w:rsidR="00453BAA">
          <w:t xml:space="preserve">denotes </w:t>
        </w:r>
      </w:ins>
      <w:r w:rsidRPr="005B5A64">
        <w:t xml:space="preserve">the hash </w:t>
      </w:r>
      <w:ins w:id="1256" w:author="GKARANI GEORGIA" w:date="2026-06-14T17:46:00Z">
        <w:r w:rsidR="00453BAA">
          <w:t xml:space="preserve">value </w:t>
        </w:r>
      </w:ins>
      <w:r w:rsidRPr="005B5A64">
        <w:t xml:space="preserve">of the parent </w:t>
      </w:r>
      <w:del w:id="1257" w:author="GKARANI GEORGIA" w:date="2026-06-14T17:47:00Z">
        <w:r w:rsidRPr="005B5A64" w:rsidDel="00453BAA">
          <w:delText>(</w:delText>
        </w:r>
      </w:del>
      <w:r w:rsidRPr="005B5A64">
        <w:t>external</w:t>
      </w:r>
      <w:del w:id="1258" w:author="GKARANI GEORGIA" w:date="2026-06-14T17:46:00Z">
        <w:r w:rsidRPr="005B5A64" w:rsidDel="00453BAA">
          <w:delText>)</w:delText>
        </w:r>
      </w:del>
      <w:r w:rsidRPr="005B5A64">
        <w:t xml:space="preserve"> transaction that </w:t>
      </w:r>
      <w:del w:id="1259" w:author="GKARANI GEORGIA" w:date="2026-06-14T17:47:00Z">
        <w:r w:rsidRPr="005B5A64" w:rsidDel="00453BAA">
          <w:delText xml:space="preserve">triggered </w:delText>
        </w:r>
      </w:del>
      <w:ins w:id="1260" w:author="GKARANI GEORGIA" w:date="2026-06-14T17:47:00Z">
        <w:r w:rsidR="00453BAA">
          <w:t>generated</w:t>
        </w:r>
        <w:r w:rsidR="00453BAA" w:rsidRPr="005B5A64">
          <w:t xml:space="preserve"> </w:t>
        </w:r>
      </w:ins>
      <w:r w:rsidRPr="005B5A64">
        <w:t>the internal transaction</w:t>
      </w:r>
      <w:r w:rsidR="005710EB">
        <w:t xml:space="preserve">, </w:t>
      </w:r>
      <w:r w:rsidR="00F61154">
        <w:t>ii</w:t>
      </w:r>
      <w:r w:rsidR="005710EB">
        <w:t xml:space="preserve">) </w:t>
      </w:r>
      <w:proofErr w:type="spellStart"/>
      <w:r w:rsidR="00022DF9">
        <w:t>sequenceId</w:t>
      </w:r>
      <w:proofErr w:type="spellEnd"/>
      <w:ins w:id="1261" w:author="GKARANI GEORGIA" w:date="2026-06-14T17:47:00Z">
        <w:r w:rsidR="00453BAA">
          <w:t>, which is</w:t>
        </w:r>
      </w:ins>
      <w:del w:id="1262" w:author="GKARANI GEORGIA" w:date="2026-06-14T17:47:00Z">
        <w:r w:rsidRPr="005B5A64" w:rsidDel="00453BAA">
          <w:delText>:</w:delText>
        </w:r>
      </w:del>
      <w:r w:rsidRPr="005B5A64">
        <w:t xml:space="preserve"> a </w:t>
      </w:r>
      <w:ins w:id="1263" w:author="GKARANI GEORGIA" w:date="2026-06-14T17:48:00Z">
        <w:r w:rsidR="00453BAA" w:rsidRPr="00453BAA">
          <w:lastRenderedPageBreak/>
          <w:t>consecutive natural number starting from 1</w:t>
        </w:r>
      </w:ins>
      <w:del w:id="1264" w:author="GKARANI GEORGIA" w:date="2026-06-14T17:48:00Z">
        <w:r w:rsidRPr="005B5A64" w:rsidDel="00453BAA">
          <w:delText>non-negative integer</w:delText>
        </w:r>
      </w:del>
      <w:r w:rsidRPr="005B5A64">
        <w:t xml:space="preserve"> that uniquely identifies the internal transaction </w:t>
      </w:r>
      <w:del w:id="1265" w:author="GKARANI GEORGIA" w:date="2026-06-14T17:48:00Z">
        <w:r w:rsidRPr="005B5A64" w:rsidDel="00453BAA">
          <w:delText xml:space="preserve">within </w:delText>
        </w:r>
      </w:del>
      <w:ins w:id="1266" w:author="GKARANI GEORGIA" w:date="2026-06-14T17:48:00Z">
        <w:r w:rsidR="00453BAA">
          <w:t>among</w:t>
        </w:r>
        <w:r w:rsidR="00453BAA" w:rsidRPr="005B5A64">
          <w:t xml:space="preserve"> </w:t>
        </w:r>
      </w:ins>
      <w:del w:id="1267" w:author="GKARANI GEORGIA" w:date="2026-06-14T17:48:00Z">
        <w:r w:rsidRPr="005B5A64" w:rsidDel="00453BAA">
          <w:delText xml:space="preserve">the </w:delText>
        </w:r>
      </w:del>
      <w:ins w:id="1268" w:author="GKARANI GEORGIA" w:date="2026-06-14T17:48:00Z">
        <w:r w:rsidR="00453BAA">
          <w:t>those generated by the same</w:t>
        </w:r>
        <w:r w:rsidR="00453BAA" w:rsidRPr="005B5A64">
          <w:t xml:space="preserve"> </w:t>
        </w:r>
      </w:ins>
      <w:r w:rsidRPr="005B5A64">
        <w:t>parent</w:t>
      </w:r>
      <w:r w:rsidR="00173411">
        <w:t xml:space="preserve"> transaction</w:t>
      </w:r>
      <w:r w:rsidR="005710EB">
        <w:t xml:space="preserve">, and </w:t>
      </w:r>
      <w:r w:rsidR="00F61154">
        <w:t>iii</w:t>
      </w:r>
      <w:r w:rsidR="005710EB">
        <w:t xml:space="preserve">) </w:t>
      </w:r>
      <w:proofErr w:type="spellStart"/>
      <w:r w:rsidR="00DB292D">
        <w:t>accountAddress</w:t>
      </w:r>
      <w:proofErr w:type="spellEnd"/>
      <w:ins w:id="1269" w:author="GKARANI GEORGIA" w:date="2026-06-14T17:49:00Z">
        <w:r w:rsidR="00453BAA">
          <w:t>, which denotes</w:t>
        </w:r>
      </w:ins>
      <w:del w:id="1270" w:author="GKARANI GEORGIA" w:date="2026-06-14T17:49:00Z">
        <w:r w:rsidRPr="005B5A64" w:rsidDel="00453BAA">
          <w:delText>:</w:delText>
        </w:r>
      </w:del>
      <w:r w:rsidRPr="005B5A64">
        <w:t xml:space="preserve"> the address of the account </w:t>
      </w:r>
      <w:ins w:id="1271" w:author="GKARANI GEORGIA" w:date="2026-06-14T17:49:00Z">
        <w:r w:rsidR="00453BAA" w:rsidRPr="00453BAA">
          <w:t xml:space="preserve">participating </w:t>
        </w:r>
      </w:ins>
      <w:del w:id="1272" w:author="GKARANI GEORGIA" w:date="2026-06-14T17:49:00Z">
        <w:r w:rsidRPr="005B5A64" w:rsidDel="00453BAA">
          <w:delText xml:space="preserve">involved </w:delText>
        </w:r>
      </w:del>
      <w:r w:rsidRPr="005B5A64">
        <w:t>in the internal transaction.</w:t>
      </w:r>
    </w:p>
    <w:p w14:paraId="4EFD939E" w14:textId="0F6E8AD5" w:rsidR="0006448B" w:rsidRPr="0006448B" w:rsidDel="00453BAA" w:rsidRDefault="0006448B">
      <w:pPr>
        <w:pStyle w:val="a0"/>
        <w:rPr>
          <w:del w:id="1273" w:author="GKARANI GEORGIA" w:date="2026-06-14T17:49:00Z"/>
        </w:rPr>
        <w:pPrChange w:id="1274" w:author="GKARANI GEORGIA" w:date="2026-06-14T17:43:00Z">
          <w:pPr>
            <w:pStyle w:val="FirstParagraph"/>
            <w:jc w:val="both"/>
          </w:pPr>
        </w:pPrChange>
      </w:pPr>
    </w:p>
    <w:p w14:paraId="451F05BB" w14:textId="671BF33B" w:rsidR="00C525A6" w:rsidRDefault="005C3CEA" w:rsidP="004152E0">
      <w:pPr>
        <w:pStyle w:val="FirstParagraph"/>
        <w:jc w:val="both"/>
        <w:rPr>
          <w:ins w:id="1275" w:author="GKARANI GEORGIA" w:date="2026-06-14T21:09:00Z"/>
        </w:rPr>
      </w:pPr>
      <w:ins w:id="1276" w:author="GKARANI GEORGIA" w:date="2026-06-14T21:09:00Z">
        <w:r w:rsidRPr="005C3CEA">
          <w:t xml:space="preserve">The following </w:t>
        </w:r>
      </w:ins>
      <w:del w:id="1277" w:author="GKARANI GEORGIA" w:date="2026-06-14T21:09:00Z">
        <w:r w:rsidR="005F5C34" w:rsidRPr="005F5C34" w:rsidDel="005C3CEA">
          <w:delText>We also consider th</w:delText>
        </w:r>
        <w:r w:rsidR="005F5C34" w:rsidDel="005C3CEA">
          <w:delText>ese</w:delText>
        </w:r>
        <w:r w:rsidR="005F5C34" w:rsidRPr="005F5C34" w:rsidDel="005C3CEA">
          <w:delText xml:space="preserve"> </w:delText>
        </w:r>
      </w:del>
      <w:r w:rsidR="005F5C34" w:rsidRPr="005F5C34">
        <w:t>constraint</w:t>
      </w:r>
      <w:r w:rsidR="005F5C34">
        <w:t>s</w:t>
      </w:r>
      <w:ins w:id="1278" w:author="GKARANI GEORGIA" w:date="2026-06-14T21:09:00Z">
        <w:r w:rsidRPr="005C3CEA">
          <w:rPr>
            <w:rPrChange w:id="1279" w:author="GKARANI GEORGIA" w:date="2026-06-14T21:09:00Z">
              <w:rPr>
                <w:lang w:val="el-GR"/>
              </w:rPr>
            </w:rPrChange>
          </w:rPr>
          <w:t xml:space="preserve"> </w:t>
        </w:r>
        <w:r w:rsidRPr="005C3CEA">
          <w:t>are also considered</w:t>
        </w:r>
      </w:ins>
      <w:r w:rsidR="005F5C34" w:rsidRPr="005F5C34">
        <w:t>:</w:t>
      </w:r>
      <w:r w:rsidR="005710EB">
        <w:t xml:space="preserve"> </w:t>
      </w:r>
      <w:proofErr w:type="spellStart"/>
      <w:r w:rsidR="00F61154">
        <w:t>i</w:t>
      </w:r>
      <w:proofErr w:type="spellEnd"/>
      <w:r w:rsidR="005710EB">
        <w:t xml:space="preserve">) </w:t>
      </w:r>
      <w:r w:rsidR="00922F3D">
        <w:t>t</w:t>
      </w:r>
      <w:r w:rsidR="00895E06" w:rsidRPr="005B5A64">
        <w:t>he pair (</w:t>
      </w:r>
      <w:proofErr w:type="spellStart"/>
      <w:r w:rsidR="00022DF9">
        <w:t>parentTransactionHash</w:t>
      </w:r>
      <w:proofErr w:type="spellEnd"/>
      <w:r w:rsidR="00895E06" w:rsidRPr="005B5A64">
        <w:t xml:space="preserve">, </w:t>
      </w:r>
      <w:proofErr w:type="spellStart"/>
      <w:r w:rsidR="00022DF9">
        <w:t>sequenceId</w:t>
      </w:r>
      <w:proofErr w:type="spellEnd"/>
      <w:r w:rsidR="00895E06" w:rsidRPr="005B5A64">
        <w:t xml:space="preserve">) must </w:t>
      </w:r>
      <w:r w:rsidR="00D54BB6">
        <w:t>reference</w:t>
      </w:r>
      <w:r w:rsidR="00895E06" w:rsidRPr="005B5A64">
        <w:t xml:space="preserve"> a valid internal transaction</w:t>
      </w:r>
      <w:r w:rsidR="005710EB">
        <w:t xml:space="preserve">, </w:t>
      </w:r>
      <w:r w:rsidR="00F61154">
        <w:t>ii</w:t>
      </w:r>
      <w:r w:rsidR="005710EB">
        <w:t xml:space="preserve">) </w:t>
      </w:r>
      <w:proofErr w:type="spellStart"/>
      <w:r w:rsidR="00DB292D">
        <w:t>accountAddress</w:t>
      </w:r>
      <w:proofErr w:type="spellEnd"/>
      <w:r w:rsidR="00895E06" w:rsidRPr="005B5A64">
        <w:t xml:space="preserve"> must </w:t>
      </w:r>
      <w:del w:id="1280" w:author="GKARANI GEORGIA" w:date="2026-06-14T21:09:00Z">
        <w:r w:rsidR="00895E06" w:rsidRPr="005B5A64" w:rsidDel="005C3CEA">
          <w:delText xml:space="preserve">be </w:delText>
        </w:r>
      </w:del>
      <w:ins w:id="1281" w:author="GKARANI GEORGIA" w:date="2026-06-14T21:09:00Z">
        <w:r>
          <w:t>reference</w:t>
        </w:r>
        <w:r w:rsidRPr="005B5A64">
          <w:t xml:space="preserve"> </w:t>
        </w:r>
      </w:ins>
      <w:r w:rsidR="00895E06" w:rsidRPr="005B5A64">
        <w:t>a valid Ethereum account</w:t>
      </w:r>
      <w:r w:rsidR="005710EB">
        <w:t xml:space="preserve">, and </w:t>
      </w:r>
      <w:r w:rsidR="00F61154">
        <w:t>iii</w:t>
      </w:r>
      <w:r w:rsidR="005710EB">
        <w:t>)</w:t>
      </w:r>
      <w:r w:rsidR="004152E0">
        <w:t xml:space="preserve"> </w:t>
      </w:r>
      <w:r w:rsidR="00922F3D">
        <w:t>e</w:t>
      </w:r>
      <w:r w:rsidR="00895E06">
        <w:t xml:space="preserve">ach internal transaction </w:t>
      </w:r>
      <w:del w:id="1282" w:author="GKARANI GEORGIA" w:date="2026-06-14T21:10:00Z">
        <w:r w:rsidR="00895E06" w:rsidDel="005C3CEA">
          <w:delText xml:space="preserve">is </w:delText>
        </w:r>
      </w:del>
      <w:ins w:id="1283" w:author="GKARANI GEORGIA" w:date="2026-06-14T21:10:00Z">
        <w:r>
          <w:t xml:space="preserve">must be </w:t>
        </w:r>
      </w:ins>
      <w:r w:rsidR="00895E06">
        <w:t xml:space="preserve">associated with </w:t>
      </w:r>
      <w:ins w:id="1284" w:author="GKARANI GEORGIA" w:date="2026-06-14T21:10:00Z">
        <w:r>
          <w:t xml:space="preserve">exactly </w:t>
        </w:r>
      </w:ins>
      <w:r w:rsidR="00895E06">
        <w:t xml:space="preserve">one sender and </w:t>
      </w:r>
      <w:ins w:id="1285" w:author="GKARANI GEORGIA" w:date="2026-06-14T21:10:00Z">
        <w:r>
          <w:t xml:space="preserve">exactly </w:t>
        </w:r>
      </w:ins>
      <w:r w:rsidR="00895E06">
        <w:t>one receiver</w:t>
      </w:r>
      <w:r w:rsidR="00173411">
        <w:t xml:space="preserve">, </w:t>
      </w:r>
      <w:del w:id="1286" w:author="GKARANI GEORGIA" w:date="2026-06-14T21:10:00Z">
        <w:r w:rsidR="00173411" w:rsidDel="005C3CEA">
          <w:delText xml:space="preserve">but </w:delText>
        </w:r>
      </w:del>
      <w:ins w:id="1287" w:author="GKARANI GEORGIA" w:date="2026-06-14T21:10:00Z">
        <w:r>
          <w:t xml:space="preserve">whereas </w:t>
        </w:r>
      </w:ins>
      <w:del w:id="1288" w:author="GKARANI GEORGIA" w:date="2026-06-14T21:10:00Z">
        <w:r w:rsidR="00173411" w:rsidDel="005C3CEA">
          <w:delText xml:space="preserve">a </w:delText>
        </w:r>
      </w:del>
      <w:ins w:id="1289" w:author="GKARANI GEORGIA" w:date="2026-06-14T21:10:00Z">
        <w:r>
          <w:t xml:space="preserve">each </w:t>
        </w:r>
      </w:ins>
      <w:r w:rsidR="00173411">
        <w:t xml:space="preserve">sender or receiver </w:t>
      </w:r>
      <w:ins w:id="1290" w:author="GKARANI GEORGIA" w:date="2026-06-14T21:10:00Z">
        <w:r>
          <w:t xml:space="preserve">account </w:t>
        </w:r>
      </w:ins>
      <w:del w:id="1291" w:author="GKARANI GEORGIA" w:date="2026-06-14T21:10:00Z">
        <w:r w:rsidR="00173411" w:rsidDel="005C3CEA">
          <w:delText>could have</w:delText>
        </w:r>
      </w:del>
      <w:ins w:id="1292" w:author="GKARANI GEORGIA" w:date="2026-06-14T21:10:00Z">
        <w:r>
          <w:t>may participate</w:t>
        </w:r>
      </w:ins>
      <w:r w:rsidR="00173411">
        <w:t xml:space="preserve"> </w:t>
      </w:r>
      <w:del w:id="1293" w:author="GKARANI GEORGIA" w:date="2026-06-14T21:10:00Z">
        <w:r w:rsidR="00173411" w:rsidDel="005C3CEA">
          <w:delText xml:space="preserve">many </w:delText>
        </w:r>
      </w:del>
      <w:ins w:id="1294" w:author="GKARANI GEORGIA" w:date="2026-06-14T21:10:00Z">
        <w:r>
          <w:t xml:space="preserve">in multiple </w:t>
        </w:r>
      </w:ins>
      <w:r w:rsidR="00173411">
        <w:t>internal transactions.</w:t>
      </w:r>
    </w:p>
    <w:p w14:paraId="032C157E" w14:textId="3077240C" w:rsidR="005C3CEA" w:rsidRPr="005C3CEA" w:rsidDel="005C3CEA" w:rsidRDefault="005C3CEA">
      <w:pPr>
        <w:pStyle w:val="a0"/>
        <w:rPr>
          <w:del w:id="1295" w:author="GKARANI GEORGIA" w:date="2026-06-14T21:10:00Z"/>
        </w:rPr>
        <w:pPrChange w:id="1296" w:author="GKARANI GEORGIA" w:date="2026-06-14T21:09:00Z">
          <w:pPr>
            <w:pStyle w:val="FirstParagraph"/>
            <w:jc w:val="both"/>
          </w:pPr>
        </w:pPrChange>
      </w:pPr>
    </w:p>
    <w:p w14:paraId="5DAB6C7B" w14:textId="76929D7B" w:rsidR="00C525A6" w:rsidRPr="005B5A64" w:rsidRDefault="005B5A64" w:rsidP="00B7492C">
      <w:pPr>
        <w:pStyle w:val="FirstParagraph"/>
        <w:jc w:val="both"/>
      </w:pPr>
      <w:r w:rsidRPr="00BA1667">
        <w:t xml:space="preserve">An </w:t>
      </w:r>
      <w:r w:rsidR="00DB292D">
        <w:t>i</w:t>
      </w:r>
      <w:r w:rsidRPr="00BA1667">
        <w:t>nternal</w:t>
      </w:r>
      <w:r w:rsidR="00DB292D">
        <w:t xml:space="preserve"> s</w:t>
      </w:r>
      <w:r w:rsidRPr="00BA1667">
        <w:t>ent</w:t>
      </w:r>
      <w:r w:rsidR="00DB292D">
        <w:t xml:space="preserve"> b</w:t>
      </w:r>
      <w:r w:rsidRPr="00BA1667">
        <w:t xml:space="preserve">y </w:t>
      </w:r>
      <w:r w:rsidR="00E942C4" w:rsidRPr="00BA1667">
        <w:t>e</w:t>
      </w:r>
      <w:r w:rsidRPr="00BA1667">
        <w:t>dge represents</w:t>
      </w:r>
      <w:r w:rsidRPr="005B5A64">
        <w:t xml:space="preserve"> the relationship between an internal transaction and its sending account.</w:t>
      </w:r>
      <w:r w:rsidR="00B7492C">
        <w:t xml:space="preserve"> </w:t>
      </w:r>
      <w:r w:rsidR="76B3BEA6" w:rsidRPr="005B5A64">
        <w:t>A</w:t>
      </w:r>
      <w:r w:rsidRPr="005B5A64">
        <w:t>n</w:t>
      </w:r>
      <w:r w:rsidR="76B3BEA6" w:rsidRPr="005B5A64">
        <w:t xml:space="preserve"> internal</w:t>
      </w:r>
      <w:r w:rsidR="00DB292D">
        <w:t xml:space="preserve"> </w:t>
      </w:r>
      <w:r w:rsidR="76B3BEA6" w:rsidRPr="005B5A64">
        <w:t>sent</w:t>
      </w:r>
      <w:r w:rsidR="00DB292D">
        <w:t xml:space="preserve"> </w:t>
      </w:r>
      <w:r w:rsidR="76B3BEA6" w:rsidRPr="005B5A64">
        <w:t>by edge datatype is a tuple</w:t>
      </w:r>
      <w:r w:rsidR="5EC566FC" w:rsidRPr="005B5A64">
        <w:t xml:space="preserve"> </w:t>
      </w:r>
      <w:proofErr w:type="spellStart"/>
      <w:r w:rsidR="76B3BEA6" w:rsidRPr="005B5A64">
        <w:t>Einternal</w:t>
      </w:r>
      <w:r w:rsidR="00DB292D">
        <w:t>S</w:t>
      </w:r>
      <w:r w:rsidR="76B3BEA6" w:rsidRPr="005B5A64">
        <w:t>ent</w:t>
      </w:r>
      <w:r w:rsidR="00DB292D">
        <w:t>B</w:t>
      </w:r>
      <w:r w:rsidR="76B3BEA6" w:rsidRPr="005B5A64">
        <w:t>y</w:t>
      </w:r>
      <w:r w:rsidR="00DB292D">
        <w:t>D</w:t>
      </w:r>
      <w:r w:rsidR="76B3BEA6" w:rsidRPr="005B5A64">
        <w:t>t</w:t>
      </w:r>
      <w:proofErr w:type="spellEnd"/>
      <w:r w:rsidR="76B3BEA6" w:rsidRPr="005B5A64">
        <w:t xml:space="preserve"> = (</w:t>
      </w:r>
      <w:proofErr w:type="spellStart"/>
      <w:r w:rsidR="00022DF9">
        <w:t>parentTransactionHash</w:t>
      </w:r>
      <w:proofErr w:type="spellEnd"/>
      <w:r w:rsidR="76B3BEA6" w:rsidRPr="005B5A64">
        <w:t xml:space="preserve">, </w:t>
      </w:r>
      <w:proofErr w:type="spellStart"/>
      <w:r w:rsidR="00022DF9">
        <w:t>sequenceId</w:t>
      </w:r>
      <w:proofErr w:type="spellEnd"/>
      <w:r w:rsidR="76B3BEA6" w:rsidRPr="005B5A64">
        <w:t xml:space="preserve">, </w:t>
      </w:r>
      <w:proofErr w:type="spellStart"/>
      <w:r w:rsidR="00AA0EB5">
        <w:t>senderAddress</w:t>
      </w:r>
      <w:proofErr w:type="spellEnd"/>
      <w:r w:rsidR="76B3BEA6" w:rsidRPr="005B5A64">
        <w:t>)</w:t>
      </w:r>
      <w:ins w:id="1297" w:author="GKARANI GEORGIA" w:date="2026-06-14T21:11:00Z">
        <w:r w:rsidR="00437CC9">
          <w:t>,</w:t>
        </w:r>
      </w:ins>
      <w:r w:rsidR="76B3BEA6" w:rsidRPr="005B5A64">
        <w:t xml:space="preserve"> where</w:t>
      </w:r>
      <w:r w:rsidR="5F4F3939" w:rsidRPr="005B5A64">
        <w:t xml:space="preserve"> </w:t>
      </w:r>
      <w:proofErr w:type="spellStart"/>
      <w:r w:rsidR="00022DF9">
        <w:t>parentTransactionHash</w:t>
      </w:r>
      <w:proofErr w:type="spellEnd"/>
      <w:r w:rsidR="5F4F3939" w:rsidRPr="005B5A64">
        <w:t xml:space="preserve"> </w:t>
      </w:r>
      <w:r w:rsidR="007F327B">
        <w:t>∈ Hash number</w:t>
      </w:r>
      <w:r w:rsidR="5F4F3939" w:rsidRPr="005B5A64">
        <w:t xml:space="preserve">, </w:t>
      </w:r>
      <w:proofErr w:type="spellStart"/>
      <w:r w:rsidR="00022DF9">
        <w:t>sequenceId</w:t>
      </w:r>
      <w:proofErr w:type="spellEnd"/>
      <w:r w:rsidR="5F4F3939" w:rsidRPr="005B5A64">
        <w:t xml:space="preserve"> ∈ ℕ, </w:t>
      </w:r>
      <w:r w:rsidR="00173411">
        <w:t xml:space="preserve">and </w:t>
      </w:r>
      <w:proofErr w:type="spellStart"/>
      <w:r w:rsidR="00DB292D">
        <w:t>senderAddress</w:t>
      </w:r>
      <w:proofErr w:type="spellEnd"/>
      <w:r w:rsidR="00DB292D">
        <w:t xml:space="preserve"> </w:t>
      </w:r>
      <w:r w:rsidR="007F327B">
        <w:t>∈ Hash number</w:t>
      </w:r>
      <w:r w:rsidRPr="005B5A64">
        <w:t>.</w:t>
      </w:r>
    </w:p>
    <w:p w14:paraId="02EB378F" w14:textId="71B077E2" w:rsidR="00C525A6" w:rsidRDefault="6FDD3880" w:rsidP="00B7492C">
      <w:pPr>
        <w:pStyle w:val="FirstParagraph"/>
        <w:jc w:val="both"/>
      </w:pPr>
      <w:r>
        <w:t xml:space="preserve">An </w:t>
      </w:r>
      <w:r w:rsidR="00DB292D">
        <w:t>i</w:t>
      </w:r>
      <w:r>
        <w:t>nternal</w:t>
      </w:r>
      <w:r w:rsidR="00DB292D">
        <w:t xml:space="preserve"> r</w:t>
      </w:r>
      <w:r>
        <w:t>eceived</w:t>
      </w:r>
      <w:r w:rsidR="00DB292D">
        <w:t xml:space="preserve"> b</w:t>
      </w:r>
      <w:r>
        <w:t xml:space="preserve">y </w:t>
      </w:r>
      <w:r w:rsidR="53C73576">
        <w:t>e</w:t>
      </w:r>
      <w:r>
        <w:t>dge represents the relationship between an internal transaction and its receiving account.</w:t>
      </w:r>
      <w:r w:rsidR="22B55639">
        <w:t xml:space="preserve"> </w:t>
      </w:r>
      <w:r w:rsidR="3CC930D5">
        <w:t>An internal</w:t>
      </w:r>
      <w:r w:rsidR="00DB292D">
        <w:t xml:space="preserve"> </w:t>
      </w:r>
      <w:r w:rsidR="3CC930D5">
        <w:t>received</w:t>
      </w:r>
      <w:r w:rsidR="00DB292D">
        <w:t xml:space="preserve"> </w:t>
      </w:r>
      <w:r w:rsidR="3CC930D5">
        <w:t>by edge datatype is a tuple</w:t>
      </w:r>
      <w:r w:rsidR="5D0D97FA">
        <w:t xml:space="preserve"> </w:t>
      </w:r>
      <w:proofErr w:type="spellStart"/>
      <w:r w:rsidR="3CC930D5">
        <w:t>Einternal</w:t>
      </w:r>
      <w:r w:rsidR="00DB292D">
        <w:t>R</w:t>
      </w:r>
      <w:r w:rsidR="3CC930D5">
        <w:t>eceived</w:t>
      </w:r>
      <w:r w:rsidR="00DB292D">
        <w:t>B</w:t>
      </w:r>
      <w:r w:rsidR="3CC930D5">
        <w:t>y</w:t>
      </w:r>
      <w:r w:rsidR="00DB292D">
        <w:t>D</w:t>
      </w:r>
      <w:r w:rsidR="3CC930D5">
        <w:t>t</w:t>
      </w:r>
      <w:proofErr w:type="spellEnd"/>
      <w:r w:rsidR="3CC930D5">
        <w:t xml:space="preserve"> = (</w:t>
      </w:r>
      <w:proofErr w:type="spellStart"/>
      <w:r w:rsidR="00022DF9">
        <w:t>parentTransactionHash</w:t>
      </w:r>
      <w:proofErr w:type="spellEnd"/>
      <w:r w:rsidR="3CC930D5">
        <w:t xml:space="preserve">, </w:t>
      </w:r>
      <w:proofErr w:type="spellStart"/>
      <w:r w:rsidR="00022DF9">
        <w:t>sequenceId</w:t>
      </w:r>
      <w:proofErr w:type="spellEnd"/>
      <w:r w:rsidR="3CC930D5">
        <w:t xml:space="preserve">), </w:t>
      </w:r>
      <w:proofErr w:type="spellStart"/>
      <w:r w:rsidR="00AA0EB5">
        <w:t>senderAddress</w:t>
      </w:r>
      <w:proofErr w:type="spellEnd"/>
      <w:r w:rsidR="3CC930D5">
        <w:t>)</w:t>
      </w:r>
      <w:ins w:id="1298" w:author="GKARANI GEORGIA" w:date="2026-06-14T21:11:00Z">
        <w:r w:rsidR="00437CC9">
          <w:t>,</w:t>
        </w:r>
      </w:ins>
      <w:r w:rsidR="3CC930D5">
        <w:t xml:space="preserve"> where</w:t>
      </w:r>
      <w:r w:rsidR="30566162">
        <w:t xml:space="preserve"> </w:t>
      </w:r>
      <w:proofErr w:type="spellStart"/>
      <w:r w:rsidR="00022DF9">
        <w:t>parentTransactionHash</w:t>
      </w:r>
      <w:proofErr w:type="spellEnd"/>
      <w:r w:rsidR="30566162">
        <w:t xml:space="preserve"> </w:t>
      </w:r>
      <w:r w:rsidR="007F327B">
        <w:t>∈ Hash number</w:t>
      </w:r>
      <w:r w:rsidR="30566162">
        <w:t xml:space="preserve">, </w:t>
      </w:r>
      <w:proofErr w:type="spellStart"/>
      <w:r w:rsidR="00022DF9">
        <w:t>sequenceId</w:t>
      </w:r>
      <w:proofErr w:type="spellEnd"/>
      <w:r w:rsidR="30566162">
        <w:t xml:space="preserve"> ∈ ℕ, </w:t>
      </w:r>
      <w:r w:rsidR="2B66BD9F">
        <w:t xml:space="preserve">and </w:t>
      </w:r>
      <w:proofErr w:type="spellStart"/>
      <w:r w:rsidR="00B33723">
        <w:t>receiverAddress</w:t>
      </w:r>
      <w:proofErr w:type="spellEnd"/>
      <w:r w:rsidR="00B33723">
        <w:t xml:space="preserve"> </w:t>
      </w:r>
      <w:r w:rsidR="007F327B">
        <w:t>∈ Hash number</w:t>
      </w:r>
      <w:r>
        <w:t>.</w:t>
      </w:r>
    </w:p>
    <w:p w14:paraId="1D949080" w14:textId="3F38EAF6" w:rsidR="62E2991E" w:rsidRDefault="62E2991E" w:rsidP="00DB292D">
      <w:pPr>
        <w:pStyle w:val="a0"/>
        <w:jc w:val="both"/>
        <w:rPr>
          <w:ins w:id="1299" w:author="GKARANI GEORGIA" w:date="2026-06-14T21:12:00Z"/>
        </w:rPr>
      </w:pPr>
      <w:del w:id="1300" w:author="GKARANI GEORGIA" w:date="2026-06-14T21:12:00Z">
        <w:r w:rsidRPr="1E61DACF" w:rsidDel="00437CC9">
          <w:delText xml:space="preserve">In </w:delText>
        </w:r>
      </w:del>
      <w:r w:rsidRPr="1E61DACF">
        <w:t>Figure 3</w:t>
      </w:r>
      <w:del w:id="1301" w:author="GKARANI GEORGIA" w:date="2026-06-14T21:12:00Z">
        <w:r w:rsidRPr="1E61DACF" w:rsidDel="00437CC9">
          <w:delText>,</w:delText>
        </w:r>
      </w:del>
      <w:r w:rsidRPr="1E61DACF">
        <w:t xml:space="preserve"> </w:t>
      </w:r>
      <w:del w:id="1302" w:author="GKARANI GEORGIA" w:date="2026-06-14T21:12:00Z">
        <w:r w:rsidRPr="1E61DACF" w:rsidDel="00437CC9">
          <w:delText xml:space="preserve">we </w:delText>
        </w:r>
      </w:del>
      <w:r w:rsidRPr="1E61DACF">
        <w:t>illustrate</w:t>
      </w:r>
      <w:ins w:id="1303" w:author="GKARANI GEORGIA" w:date="2026-06-14T21:12:00Z">
        <w:r w:rsidR="00437CC9">
          <w:t>s</w:t>
        </w:r>
      </w:ins>
      <w:r w:rsidRPr="1E61DACF">
        <w:t xml:space="preserve"> the hierarchical relationship between an external transaction and the internal transactions it generates. The diagram shows an </w:t>
      </w:r>
      <w:r w:rsidR="00DB292D">
        <w:t>e</w:t>
      </w:r>
      <w:r w:rsidRPr="1E61DACF">
        <w:t xml:space="preserve">xternal </w:t>
      </w:r>
      <w:r w:rsidR="00DB292D">
        <w:t>t</w:t>
      </w:r>
      <w:r w:rsidRPr="1E61DACF">
        <w:t>ransaction node</w:t>
      </w:r>
      <w:del w:id="1304" w:author="GKARANI GEORGIA" w:date="2026-06-14T21:13:00Z">
        <w:r w:rsidRPr="1E61DACF" w:rsidDel="00437CC9">
          <w:delText>,</w:delText>
        </w:r>
      </w:del>
      <w:r w:rsidRPr="1E61DACF">
        <w:t xml:space="preserve"> </w:t>
      </w:r>
      <w:del w:id="1305" w:author="GKARANI GEORGIA" w:date="2026-06-14T21:13:00Z">
        <w:r w:rsidRPr="1E61DACF" w:rsidDel="00437CC9">
          <w:delText xml:space="preserve">which is </w:delText>
        </w:r>
      </w:del>
      <w:r w:rsidRPr="1E61DACF">
        <w:t xml:space="preserve">anchored to a block </w:t>
      </w:r>
      <w:del w:id="1306" w:author="GKARANI GEORGIA" w:date="2026-06-14T21:13:00Z">
        <w:r w:rsidRPr="1E61DACF" w:rsidDel="00437CC9">
          <w:delText xml:space="preserve">via </w:delText>
        </w:r>
      </w:del>
      <w:ins w:id="1307" w:author="GKARANI GEORGIA" w:date="2026-06-14T21:13:00Z">
        <w:r w:rsidR="00437CC9">
          <w:t>through</w:t>
        </w:r>
        <w:r w:rsidR="00437CC9" w:rsidRPr="1E61DACF">
          <w:t xml:space="preserve"> </w:t>
        </w:r>
      </w:ins>
      <w:del w:id="1308" w:author="GKARANI GEORGIA" w:date="2026-06-14T21:13:00Z">
        <w:r w:rsidRPr="1E61DACF" w:rsidDel="00437CC9">
          <w:delText xml:space="preserve">the </w:delText>
        </w:r>
      </w:del>
      <w:ins w:id="1309" w:author="GKARANI GEORGIA" w:date="2026-06-14T21:13:00Z">
        <w:r w:rsidR="00437CC9">
          <w:t>a</w:t>
        </w:r>
        <w:r w:rsidR="00437CC9" w:rsidRPr="1E61DACF">
          <w:t xml:space="preserve"> </w:t>
        </w:r>
      </w:ins>
      <w:r w:rsidR="00DB292D">
        <w:t>r</w:t>
      </w:r>
      <w:r w:rsidRPr="1E61DACF">
        <w:t xml:space="preserve">ecorded in edge. This external transaction acts as a parent </w:t>
      </w:r>
      <w:ins w:id="1310" w:author="GKARANI GEORGIA" w:date="2026-06-14T21:13:00Z">
        <w:r w:rsidR="00437CC9">
          <w:t xml:space="preserve">transaction </w:t>
        </w:r>
      </w:ins>
      <w:del w:id="1311" w:author="GKARANI GEORGIA" w:date="2026-06-14T21:13:00Z">
        <w:r w:rsidR="00D54BB6" w:rsidDel="00437CC9">
          <w:delText xml:space="preserve">which </w:delText>
        </w:r>
        <w:r w:rsidRPr="1E61DACF" w:rsidDel="00437CC9">
          <w:delText>trigger</w:delText>
        </w:r>
        <w:r w:rsidR="00D54BB6" w:rsidDel="00437CC9">
          <w:delText>s</w:delText>
        </w:r>
      </w:del>
      <w:ins w:id="1312" w:author="GKARANI GEORGIA" w:date="2026-06-14T21:13:00Z">
        <w:r w:rsidR="00437CC9">
          <w:t>and may generate</w:t>
        </w:r>
      </w:ins>
      <w:r w:rsidRPr="1E61DACF">
        <w:t xml:space="preserve"> multiple </w:t>
      </w:r>
      <w:r w:rsidR="00D54BB6">
        <w:t>i</w:t>
      </w:r>
      <w:r w:rsidRPr="1E61DACF">
        <w:t xml:space="preserve">nternal </w:t>
      </w:r>
      <w:r w:rsidR="00D54BB6">
        <w:t>t</w:t>
      </w:r>
      <w:r w:rsidRPr="1E61DACF">
        <w:t xml:space="preserve">ransaction nodes. These </w:t>
      </w:r>
      <w:ins w:id="1313" w:author="GKARANI GEORGIA" w:date="2026-06-14T21:13:00Z">
        <w:r w:rsidR="00437CC9">
          <w:t xml:space="preserve">internal </w:t>
        </w:r>
      </w:ins>
      <w:ins w:id="1314" w:author="GKARANI GEORGIA" w:date="2026-06-14T21:14:00Z">
        <w:r w:rsidR="00437CC9">
          <w:t xml:space="preserve">transaction </w:t>
        </w:r>
      </w:ins>
      <w:r w:rsidR="00D54BB6">
        <w:t xml:space="preserve">nodes </w:t>
      </w:r>
      <w:r w:rsidRPr="1E61DACF">
        <w:t xml:space="preserve">are linked to their parent </w:t>
      </w:r>
      <w:del w:id="1315" w:author="GKARANI GEORGIA" w:date="2026-06-14T21:14:00Z">
        <w:r w:rsidRPr="1E61DACF" w:rsidDel="00437CC9">
          <w:delText xml:space="preserve">via </w:delText>
        </w:r>
      </w:del>
      <w:ins w:id="1316" w:author="GKARANI GEORGIA" w:date="2026-06-14T21:14:00Z">
        <w:r w:rsidR="00437CC9">
          <w:t>through</w:t>
        </w:r>
        <w:r w:rsidR="00437CC9" w:rsidRPr="1E61DACF">
          <w:t xml:space="preserve"> </w:t>
        </w:r>
      </w:ins>
      <w:del w:id="1317" w:author="GKARANI GEORGIA" w:date="2026-06-14T21:14:00Z">
        <w:r w:rsidRPr="1E61DACF" w:rsidDel="00437CC9">
          <w:delText xml:space="preserve">the </w:delText>
        </w:r>
      </w:del>
      <w:r w:rsidR="00DB292D">
        <w:t>i</w:t>
      </w:r>
      <w:r w:rsidRPr="1E61DACF">
        <w:t>nternal</w:t>
      </w:r>
      <w:r w:rsidR="00DB292D">
        <w:t xml:space="preserve"> t</w:t>
      </w:r>
      <w:r w:rsidRPr="1E61DACF">
        <w:t>ransaction edge</w:t>
      </w:r>
      <w:ins w:id="1318" w:author="GKARANI GEORGIA" w:date="2026-06-14T21:14:00Z">
        <w:r w:rsidR="00437CC9">
          <w:t>s</w:t>
        </w:r>
      </w:ins>
      <w:r w:rsidRPr="1E61DACF">
        <w:t xml:space="preserve"> and are uniquely identified by the combination of the parent </w:t>
      </w:r>
      <w:ins w:id="1319" w:author="GKARANI GEORGIA" w:date="2026-06-14T21:14:00Z">
        <w:r w:rsidR="00437CC9">
          <w:t xml:space="preserve">transaction </w:t>
        </w:r>
      </w:ins>
      <w:r w:rsidRPr="1E61DACF">
        <w:t xml:space="preserve">hash and a sequence </w:t>
      </w:r>
      <w:r w:rsidR="00D54BB6">
        <w:t>identifier</w:t>
      </w:r>
      <w:r w:rsidRPr="1E61DACF">
        <w:t xml:space="preserve">. Finally, the diagram </w:t>
      </w:r>
      <w:del w:id="1320" w:author="GKARANI GEORGIA" w:date="2026-06-14T21:14:00Z">
        <w:r w:rsidRPr="1E61DACF" w:rsidDel="00437CC9">
          <w:delText xml:space="preserve">maps </w:delText>
        </w:r>
      </w:del>
      <w:ins w:id="1321" w:author="GKARANI GEORGIA" w:date="2026-06-14T21:14:00Z">
        <w:r w:rsidR="00437CC9">
          <w:t>represents</w:t>
        </w:r>
        <w:r w:rsidR="00437CC9" w:rsidRPr="1E61DACF">
          <w:t xml:space="preserve"> </w:t>
        </w:r>
      </w:ins>
      <w:r w:rsidRPr="1E61DACF">
        <w:t xml:space="preserve">the flow of funds or calls within these </w:t>
      </w:r>
      <w:del w:id="1322" w:author="GKARANI GEORGIA" w:date="2026-06-14T21:15:00Z">
        <w:r w:rsidRPr="1E61DACF" w:rsidDel="00437CC9">
          <w:delText>sub-</w:delText>
        </w:r>
      </w:del>
      <w:ins w:id="1323" w:author="GKARANI GEORGIA" w:date="2026-06-14T21:15:00Z">
        <w:r w:rsidR="00437CC9">
          <w:t xml:space="preserve">internal </w:t>
        </w:r>
      </w:ins>
      <w:r w:rsidRPr="1E61DACF">
        <w:t xml:space="preserve">transactions </w:t>
      </w:r>
      <w:ins w:id="1324" w:author="GKARANI GEORGIA" w:date="2026-06-14T21:15:00Z">
        <w:r w:rsidR="00437CC9">
          <w:t xml:space="preserve">by </w:t>
        </w:r>
      </w:ins>
      <w:r w:rsidRPr="1E61DACF">
        <w:t xml:space="preserve">using </w:t>
      </w:r>
      <w:r w:rsidR="00DB292D">
        <w:t>i</w:t>
      </w:r>
      <w:r w:rsidRPr="1E61DACF">
        <w:t>nternal</w:t>
      </w:r>
      <w:r w:rsidR="00DB292D">
        <w:t xml:space="preserve"> s</w:t>
      </w:r>
      <w:r w:rsidRPr="1E61DACF">
        <w:t>ent</w:t>
      </w:r>
      <w:r w:rsidR="00DB292D">
        <w:t xml:space="preserve"> b</w:t>
      </w:r>
      <w:r w:rsidRPr="1E61DACF">
        <w:t xml:space="preserve">y and </w:t>
      </w:r>
      <w:r w:rsidR="00DB292D">
        <w:t>i</w:t>
      </w:r>
      <w:r w:rsidRPr="1E61DACF">
        <w:t>nternal</w:t>
      </w:r>
      <w:r w:rsidR="00DB292D">
        <w:t xml:space="preserve"> r</w:t>
      </w:r>
      <w:r w:rsidRPr="1E61DACF">
        <w:t>eceived</w:t>
      </w:r>
      <w:r w:rsidR="00DB292D">
        <w:t xml:space="preserve"> b</w:t>
      </w:r>
      <w:r w:rsidRPr="1E61DACF">
        <w:t xml:space="preserve">y edges to connect </w:t>
      </w:r>
      <w:ins w:id="1325" w:author="GKARANI GEORGIA" w:date="2026-06-14T21:15:00Z">
        <w:r w:rsidR="00437CC9">
          <w:t xml:space="preserve">them </w:t>
        </w:r>
      </w:ins>
      <w:r w:rsidRPr="1E61DACF">
        <w:t xml:space="preserve">with the </w:t>
      </w:r>
      <w:del w:id="1326" w:author="GKARANI GEORGIA" w:date="2026-06-14T21:15:00Z">
        <w:r w:rsidRPr="1E61DACF" w:rsidDel="00437CC9">
          <w:delText xml:space="preserve">respective </w:delText>
        </w:r>
      </w:del>
      <w:ins w:id="1327" w:author="GKARANI GEORGIA" w:date="2026-06-14T21:15:00Z">
        <w:r w:rsidR="00437CC9">
          <w:t>corresponding</w:t>
        </w:r>
        <w:r w:rsidR="00437CC9" w:rsidRPr="1E61DACF">
          <w:t xml:space="preserve"> </w:t>
        </w:r>
      </w:ins>
      <w:r w:rsidR="00D54BB6">
        <w:t>a</w:t>
      </w:r>
      <w:r w:rsidRPr="1E61DACF">
        <w:t>ccount nodes.</w:t>
      </w:r>
    </w:p>
    <w:p w14:paraId="5EFCCDBA" w14:textId="00EF4E8B" w:rsidR="00437CC9" w:rsidDel="00C740C3" w:rsidRDefault="00437CC9" w:rsidP="00DB292D">
      <w:pPr>
        <w:pStyle w:val="a0"/>
        <w:jc w:val="both"/>
        <w:rPr>
          <w:del w:id="1328" w:author="GKARANI GEORGIA" w:date="2026-06-14T21:16:00Z"/>
        </w:rPr>
      </w:pPr>
    </w:p>
    <w:p w14:paraId="1D437395" w14:textId="1DAD2F19" w:rsidR="012A4B1F" w:rsidRDefault="00E321D7" w:rsidP="1E61DACF">
      <w:pPr>
        <w:pStyle w:val="a0"/>
        <w:jc w:val="center"/>
      </w:pPr>
      <w:r w:rsidRPr="00E321D7">
        <w:rPr>
          <w:noProof/>
        </w:rPr>
        <w:drawing>
          <wp:inline distT="0" distB="0" distL="0" distR="0" wp14:anchorId="17F494FF" wp14:editId="1135E308">
            <wp:extent cx="5943600" cy="3097530"/>
            <wp:effectExtent l="0" t="0" r="0" b="7620"/>
            <wp:docPr id="12432960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96040" name="Picture 1" descr="A diagram of a network&#10;&#10;AI-generated content may be incorrect."/>
                    <pic:cNvPicPr/>
                  </pic:nvPicPr>
                  <pic:blipFill>
                    <a:blip r:embed="rId14"/>
                    <a:stretch>
                      <a:fillRect/>
                    </a:stretch>
                  </pic:blipFill>
                  <pic:spPr>
                    <a:xfrm>
                      <a:off x="0" y="0"/>
                      <a:ext cx="5943600" cy="3097530"/>
                    </a:xfrm>
                    <a:prstGeom prst="rect">
                      <a:avLst/>
                    </a:prstGeom>
                  </pic:spPr>
                </pic:pic>
              </a:graphicData>
            </a:graphic>
          </wp:inline>
        </w:drawing>
      </w:r>
    </w:p>
    <w:p w14:paraId="4FE1B685" w14:textId="389931CF" w:rsidR="71B3AF58" w:rsidRDefault="71B3AF58" w:rsidP="1E61DACF">
      <w:pPr>
        <w:pStyle w:val="a0"/>
        <w:jc w:val="center"/>
      </w:pPr>
      <w:r w:rsidRPr="1E61DACF">
        <w:rPr>
          <w:b/>
          <w:bCs/>
        </w:rPr>
        <w:t xml:space="preserve">Figure 3. </w:t>
      </w:r>
      <w:r>
        <w:t xml:space="preserve">Relationship between </w:t>
      </w:r>
      <w:r w:rsidR="004064DB">
        <w:t>e</w:t>
      </w:r>
      <w:r>
        <w:t xml:space="preserve">xternal and </w:t>
      </w:r>
      <w:r w:rsidR="004064DB">
        <w:t>i</w:t>
      </w:r>
      <w:r>
        <w:t xml:space="preserve">nternal </w:t>
      </w:r>
      <w:ins w:id="1329" w:author="GKARANI GEORGIA" w:date="2026-06-14T21:12:00Z">
        <w:r w:rsidR="00437CC9">
          <w:t>t</w:t>
        </w:r>
      </w:ins>
      <w:del w:id="1330" w:author="GKARANI GEORGIA" w:date="2026-06-14T21:12:00Z">
        <w:r w:rsidDel="00437CC9">
          <w:delText>T</w:delText>
        </w:r>
      </w:del>
      <w:r>
        <w:t>ransactions</w:t>
      </w:r>
      <w:ins w:id="1331" w:author="GKARANI GEORGIA" w:date="2026-06-15T23:00:00Z">
        <w:r w:rsidR="00E261C9">
          <w:t>.</w:t>
        </w:r>
      </w:ins>
    </w:p>
    <w:p w14:paraId="4972DA89" w14:textId="50152542" w:rsidR="00C525A6" w:rsidRPr="00B129A6" w:rsidRDefault="00D206F0" w:rsidP="00811AA1">
      <w:pPr>
        <w:pStyle w:val="2"/>
        <w:jc w:val="both"/>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 xml:space="preserve">4. </w:t>
      </w:r>
      <w:r w:rsidRPr="00B129A6">
        <w:rPr>
          <w:rFonts w:asciiTheme="minorHAnsi" w:eastAsiaTheme="minorHAnsi" w:hAnsiTheme="minorHAnsi" w:cstheme="minorBidi"/>
          <w:color w:val="auto"/>
          <w:sz w:val="24"/>
          <w:szCs w:val="24"/>
        </w:rPr>
        <w:t>Experiments</w:t>
      </w:r>
    </w:p>
    <w:p w14:paraId="5305B0D3" w14:textId="67DE30C9" w:rsidR="000A0BED" w:rsidRDefault="00895E06" w:rsidP="000A0BED">
      <w:pPr>
        <w:pStyle w:val="a0"/>
        <w:jc w:val="both"/>
        <w:rPr>
          <w:ins w:id="1332" w:author="GKARANI GEORGIA" w:date="2026-06-15T09:52:00Z"/>
        </w:rPr>
      </w:pPr>
      <w:r>
        <w:t xml:space="preserve">To implement </w:t>
      </w:r>
      <w:ins w:id="1333" w:author="GKARANI GEORGIA" w:date="2026-06-15T09:53:00Z">
        <w:r w:rsidR="00C222A6" w:rsidRPr="00C222A6">
          <w:t xml:space="preserve">the proposed </w:t>
        </w:r>
      </w:ins>
      <w:del w:id="1334" w:author="GKARANI GEORGIA" w:date="2026-06-15T09:53:00Z">
        <w:r w:rsidR="00B129A6" w:rsidDel="00C222A6">
          <w:delText>our</w:delText>
        </w:r>
        <w:r w:rsidDel="00C222A6">
          <w:delText xml:space="preserve"> </w:delText>
        </w:r>
      </w:del>
      <w:r w:rsidR="004003E0">
        <w:t>model,</w:t>
      </w:r>
      <w:r>
        <w:t xml:space="preserve"> </w:t>
      </w:r>
      <w:ins w:id="1335" w:author="GKARANI GEORGIA" w:date="2026-06-15T09:53:00Z">
        <w:r w:rsidR="00C222A6">
          <w:t xml:space="preserve">data </w:t>
        </w:r>
      </w:ins>
      <w:r w:rsidR="00B129A6">
        <w:t>we</w:t>
      </w:r>
      <w:ins w:id="1336" w:author="GKARANI GEORGIA" w:date="2026-06-15T09:56:00Z">
        <w:r w:rsidR="00A82A11">
          <w:t>re</w:t>
        </w:r>
      </w:ins>
      <w:r>
        <w:t xml:space="preserve"> obtain</w:t>
      </w:r>
      <w:r w:rsidR="00B129A6">
        <w:t>ed</w:t>
      </w:r>
      <w:r>
        <w:t xml:space="preserve"> </w:t>
      </w:r>
      <w:del w:id="1337" w:author="GKARANI GEORGIA" w:date="2026-06-15T09:53:00Z">
        <w:r w:rsidDel="00C222A6">
          <w:delText xml:space="preserve">data </w:delText>
        </w:r>
      </w:del>
      <w:r>
        <w:t xml:space="preserve">from the Ethereum blockchain. For this purpose, a Python program was developed to extract data from a </w:t>
      </w:r>
      <w:ins w:id="1338" w:author="GKARANI GEORGIA" w:date="2026-06-15T09:54:00Z">
        <w:r w:rsidR="00C222A6">
          <w:t xml:space="preserve">selected </w:t>
        </w:r>
      </w:ins>
      <w:r>
        <w:t xml:space="preserve">set of blocks </w:t>
      </w:r>
      <w:del w:id="1339" w:author="GKARANI GEORGIA" w:date="2026-06-15T09:53:00Z">
        <w:r w:rsidDel="00C222A6">
          <w:delText xml:space="preserve">via </w:delText>
        </w:r>
      </w:del>
      <w:ins w:id="1340" w:author="GKARANI GEORGIA" w:date="2026-06-15T09:53:00Z">
        <w:r w:rsidR="00C222A6">
          <w:t xml:space="preserve">using </w:t>
        </w:r>
      </w:ins>
      <w:r>
        <w:t xml:space="preserve">the </w:t>
      </w:r>
      <w:proofErr w:type="spellStart"/>
      <w:r>
        <w:t>Etherscan</w:t>
      </w:r>
      <w:proofErr w:type="spellEnd"/>
      <w:r>
        <w:t xml:space="preserve"> API</w:t>
      </w:r>
      <w:del w:id="1341" w:author="GKARANI GEORGIA" w:date="2026-06-15T09:54:00Z">
        <w:r w:rsidDel="00C222A6">
          <w:delText xml:space="preserve"> (</w:delText>
        </w:r>
        <w:r w:rsidR="00A82A11" w:rsidDel="00C222A6">
          <w:fldChar w:fldCharType="begin"/>
        </w:r>
        <w:r w:rsidR="00A82A11" w:rsidDel="00C222A6">
          <w:delInstrText xml:space="preserve"> HYPERLINK "https://etherscan.io/apis" \h </w:delInstrText>
        </w:r>
        <w:r w:rsidR="00A82A11" w:rsidDel="00C222A6">
          <w:fldChar w:fldCharType="separate"/>
        </w:r>
        <w:r w:rsidR="00C525A6" w:rsidRPr="00FB7648" w:rsidDel="00C222A6">
          <w:rPr>
            <w:rStyle w:val="-"/>
            <w:i/>
            <w:iCs/>
            <w:color w:val="auto"/>
          </w:rPr>
          <w:delText>https://etherscan.io/apis</w:delText>
        </w:r>
        <w:r w:rsidR="00A82A11" w:rsidDel="00C222A6">
          <w:rPr>
            <w:rStyle w:val="-"/>
            <w:i/>
            <w:iCs/>
            <w:color w:val="auto"/>
          </w:rPr>
          <w:fldChar w:fldCharType="end"/>
        </w:r>
        <w:r w:rsidDel="00C222A6">
          <w:delText>)</w:delText>
        </w:r>
      </w:del>
      <w:r>
        <w:t xml:space="preserve">, </w:t>
      </w:r>
      <w:ins w:id="1342" w:author="GKARANI GEORGIA" w:date="2026-06-15T09:55:00Z">
        <w:r w:rsidR="00C222A6" w:rsidRPr="00C222A6">
          <w:t>which provides access to Ethereum blockchain data and supports their exploration</w:t>
        </w:r>
      </w:ins>
      <w:del w:id="1343" w:author="GKARANI GEORGIA" w:date="2026-06-15T09:55:00Z">
        <w:r w:rsidDel="00C222A6">
          <w:delText xml:space="preserve">a platform that enables the </w:delText>
        </w:r>
        <w:r w:rsidR="00D54BB6" w:rsidDel="00C222A6">
          <w:delText>extraction</w:delText>
        </w:r>
        <w:r w:rsidDel="00C222A6">
          <w:delText xml:space="preserve"> and exploration of Ethereum data</w:delText>
        </w:r>
      </w:del>
      <w:r>
        <w:t>.</w:t>
      </w:r>
      <w:r w:rsidR="000A0BED">
        <w:t xml:space="preserve"> </w:t>
      </w:r>
      <w:del w:id="1344" w:author="GKARANI GEORGIA" w:date="2026-06-15T09:55:00Z">
        <w:r w:rsidR="000A0BED" w:rsidDel="00C222A6">
          <w:delText xml:space="preserve">All </w:delText>
        </w:r>
      </w:del>
      <w:ins w:id="1345" w:author="GKARANI GEORGIA" w:date="2026-06-15T09:55:00Z">
        <w:r w:rsidR="00C222A6">
          <w:t xml:space="preserve">The </w:t>
        </w:r>
      </w:ins>
      <w:r w:rsidR="000A0BED">
        <w:t xml:space="preserve">experiments were conducted on a MacBook Air </w:t>
      </w:r>
      <w:ins w:id="1346" w:author="GKARANI GEORGIA" w:date="2026-06-15T09:55:00Z">
        <w:r w:rsidR="00C222A6">
          <w:t xml:space="preserve">equipped </w:t>
        </w:r>
      </w:ins>
      <w:r w:rsidR="000A0BED">
        <w:t xml:space="preserve">with </w:t>
      </w:r>
      <w:del w:id="1347" w:author="GKARANI GEORGIA" w:date="2026-06-15T09:55:00Z">
        <w:r w:rsidR="000A0BED" w:rsidDel="00C222A6">
          <w:delText xml:space="preserve">the </w:delText>
        </w:r>
      </w:del>
      <w:ins w:id="1348" w:author="GKARANI GEORGIA" w:date="2026-06-15T09:55:00Z">
        <w:r w:rsidR="00C222A6">
          <w:t xml:space="preserve">an </w:t>
        </w:r>
      </w:ins>
      <w:r w:rsidR="000A0BED">
        <w:t>Apple M4 chip and 16 GB of RAM, running macOS Tahoe 26.3. The GDB was managed using Neo4j version 2026.01.3.</w:t>
      </w:r>
    </w:p>
    <w:p w14:paraId="17EBD270" w14:textId="1FB0D069" w:rsidR="00C222A6" w:rsidDel="00C222A6" w:rsidRDefault="00C222A6" w:rsidP="000A0BED">
      <w:pPr>
        <w:pStyle w:val="a0"/>
        <w:jc w:val="both"/>
        <w:rPr>
          <w:del w:id="1349" w:author="GKARANI GEORGIA" w:date="2026-06-15T09:56:00Z"/>
        </w:rPr>
      </w:pPr>
    </w:p>
    <w:p w14:paraId="4FDD8943" w14:textId="42667566" w:rsidR="00C525A6" w:rsidRDefault="00895E06" w:rsidP="00A86FCD">
      <w:pPr>
        <w:pStyle w:val="a0"/>
        <w:jc w:val="both"/>
        <w:rPr>
          <w:ins w:id="1350" w:author="GKARANI GEORGIA" w:date="2026-06-15T09:57:00Z"/>
        </w:rPr>
      </w:pPr>
      <w:r>
        <w:t>The data</w:t>
      </w:r>
      <w:ins w:id="1351" w:author="GKARANI GEORGIA" w:date="2026-06-15T10:01:00Z">
        <w:r w:rsidR="003778C3">
          <w:t xml:space="preserve"> </w:t>
        </w:r>
      </w:ins>
      <w:del w:id="1352" w:author="GKARANI GEORGIA" w:date="2026-06-15T10:01:00Z">
        <w:r w:rsidDel="003778C3">
          <w:noBreakHyphen/>
        </w:r>
      </w:del>
      <w:r>
        <w:t xml:space="preserve">collection process </w:t>
      </w:r>
      <w:ins w:id="1353" w:author="GKARANI GEORGIA" w:date="2026-06-15T09:58:00Z">
        <w:r w:rsidR="00A82A11" w:rsidRPr="00A82A11">
          <w:t>comprised the following steps</w:t>
        </w:r>
      </w:ins>
      <w:del w:id="1354" w:author="GKARANI GEORGIA" w:date="2026-06-15T09:58:00Z">
        <w:r w:rsidDel="00A82A11">
          <w:delText>included</w:delText>
        </w:r>
      </w:del>
      <w:r>
        <w:t>:</w:t>
      </w:r>
      <w:r w:rsidR="00A86FCD">
        <w:t xml:space="preserve"> </w:t>
      </w:r>
      <w:proofErr w:type="spellStart"/>
      <w:r w:rsidR="00F61154">
        <w:t>i</w:t>
      </w:r>
      <w:proofErr w:type="spellEnd"/>
      <w:r w:rsidR="00A86FCD">
        <w:t>) r</w:t>
      </w:r>
      <w:r>
        <w:t xml:space="preserve">equests were </w:t>
      </w:r>
      <w:ins w:id="1355" w:author="GKARANI GEORGIA" w:date="2026-06-15T09:58:00Z">
        <w:r w:rsidR="00A82A11" w:rsidRPr="00A82A11">
          <w:t xml:space="preserve">submitted </w:t>
        </w:r>
      </w:ins>
      <w:del w:id="1356" w:author="GKARANI GEORGIA" w:date="2026-06-15T09:58:00Z">
        <w:r w:rsidDel="00A82A11">
          <w:delText xml:space="preserve">made </w:delText>
        </w:r>
      </w:del>
      <w:r>
        <w:t xml:space="preserve">through the </w:t>
      </w:r>
      <w:proofErr w:type="spellStart"/>
      <w:r>
        <w:t>Etherscan</w:t>
      </w:r>
      <w:proofErr w:type="spellEnd"/>
      <w:r>
        <w:t xml:space="preserve"> API to </w:t>
      </w:r>
      <w:ins w:id="1357" w:author="GKARANI GEORGIA" w:date="2026-06-15T09:58:00Z">
        <w:r w:rsidR="00A82A11" w:rsidRPr="00A82A11">
          <w:t xml:space="preserve">retrieve </w:t>
        </w:r>
      </w:ins>
      <w:del w:id="1358" w:author="GKARANI GEORGIA" w:date="2026-06-15T09:58:00Z">
        <w:r w:rsidDel="00A82A11">
          <w:delText xml:space="preserve">obtain </w:delText>
        </w:r>
      </w:del>
      <w:r w:rsidR="0086667C">
        <w:t>data</w:t>
      </w:r>
      <w:r>
        <w:t xml:space="preserve"> </w:t>
      </w:r>
      <w:ins w:id="1359" w:author="GKARANI GEORGIA" w:date="2026-06-15T09:58:00Z">
        <w:r w:rsidR="00A82A11" w:rsidRPr="00A82A11">
          <w:t xml:space="preserve">related </w:t>
        </w:r>
        <w:r w:rsidR="00A82A11">
          <w:t xml:space="preserve">to </w:t>
        </w:r>
      </w:ins>
      <w:del w:id="1360" w:author="GKARANI GEORGIA" w:date="2026-06-15T09:58:00Z">
        <w:r w:rsidDel="00A82A11">
          <w:delText xml:space="preserve">about </w:delText>
        </w:r>
      </w:del>
      <w:r>
        <w:t>account addresses, blocks, and transactions</w:t>
      </w:r>
      <w:r w:rsidR="00A86FCD">
        <w:t xml:space="preserve">, </w:t>
      </w:r>
      <w:r w:rsidR="00F61154">
        <w:t>ii</w:t>
      </w:r>
      <w:r w:rsidR="00FB7648">
        <w:t>) for each block</w:t>
      </w:r>
      <w:ins w:id="1361" w:author="GKARANI GEORGIA" w:date="2026-06-15T09:58:00Z">
        <w:r w:rsidR="00A82A11">
          <w:t>,</w:t>
        </w:r>
      </w:ins>
      <w:r w:rsidR="00FB7648">
        <w:t xml:space="preserve"> </w:t>
      </w:r>
      <w:del w:id="1362" w:author="GKARANI GEORGIA" w:date="2026-06-15T09:58:00Z">
        <w:r w:rsidR="00FB7648" w:rsidDel="00A82A11">
          <w:delText xml:space="preserve">we obtained </w:delText>
        </w:r>
      </w:del>
      <w:r w:rsidR="00FB7648">
        <w:t xml:space="preserve">its block number, </w:t>
      </w:r>
      <w:ins w:id="1363" w:author="GKARANI GEORGIA" w:date="2026-06-15T09:58:00Z">
        <w:r w:rsidR="00A82A11">
          <w:t>timestamp</w:t>
        </w:r>
      </w:ins>
      <w:ins w:id="1364" w:author="GKARANI GEORGIA" w:date="2026-06-15T09:59:00Z">
        <w:r w:rsidR="00A82A11">
          <w:t>,</w:t>
        </w:r>
      </w:ins>
      <w:ins w:id="1365" w:author="GKARANI GEORGIA" w:date="2026-06-15T09:58:00Z">
        <w:r w:rsidR="00A82A11">
          <w:t xml:space="preserve"> and </w:t>
        </w:r>
      </w:ins>
      <w:r w:rsidR="00FB7648">
        <w:t xml:space="preserve">data </w:t>
      </w:r>
      <w:ins w:id="1366" w:author="GKARANI GEORGIA" w:date="2026-06-15T09:59:00Z">
        <w:r w:rsidR="00A82A11" w:rsidRPr="00A82A11">
          <w:t xml:space="preserve">concerning </w:t>
        </w:r>
      </w:ins>
      <w:del w:id="1367" w:author="GKARANI GEORGIA" w:date="2026-06-15T09:59:00Z">
        <w:r w:rsidR="00FB7648" w:rsidDel="00A82A11">
          <w:delText xml:space="preserve">from </w:delText>
        </w:r>
      </w:del>
      <w:r w:rsidR="00FB7648">
        <w:t xml:space="preserve">its external and internal transactions, </w:t>
      </w:r>
      <w:del w:id="1368" w:author="GKARANI GEORGIA" w:date="2026-06-15T09:59:00Z">
        <w:r w:rsidR="00FB7648" w:rsidDel="00A82A11">
          <w:delText>and its timestamp</w:delText>
        </w:r>
      </w:del>
      <w:ins w:id="1369" w:author="GKARANI GEORGIA" w:date="2026-06-15T09:59:00Z">
        <w:r w:rsidR="00A82A11">
          <w:t>were collected</w:t>
        </w:r>
      </w:ins>
      <w:r w:rsidR="00FB7648">
        <w:t xml:space="preserve">, </w:t>
      </w:r>
      <w:r w:rsidR="00F61154">
        <w:t>iii</w:t>
      </w:r>
      <w:r w:rsidR="00A86FCD">
        <w:t>) f</w:t>
      </w:r>
      <w:r>
        <w:t>or each account</w:t>
      </w:r>
      <w:r w:rsidR="0086667C">
        <w:t xml:space="preserve"> </w:t>
      </w:r>
      <w:del w:id="1370" w:author="GKARANI GEORGIA" w:date="2026-06-15T09:59:00Z">
        <w:r w:rsidR="0086667C" w:rsidDel="00A82A11">
          <w:delText>(</w:delText>
        </w:r>
      </w:del>
      <w:r w:rsidR="0086667C">
        <w:t>address</w:t>
      </w:r>
      <w:ins w:id="1371" w:author="GKARANI GEORGIA" w:date="2026-06-15T09:59:00Z">
        <w:r w:rsidR="00A82A11">
          <w:t>,</w:t>
        </w:r>
      </w:ins>
      <w:del w:id="1372" w:author="GKARANI GEORGIA" w:date="2026-06-15T09:59:00Z">
        <w:r w:rsidR="0086667C" w:rsidDel="00A82A11">
          <w:delText>)</w:delText>
        </w:r>
      </w:del>
      <w:r w:rsidR="00FB7648">
        <w:t xml:space="preserve"> </w:t>
      </w:r>
      <w:del w:id="1373" w:author="GKARANI GEORGIA" w:date="2026-06-15T09:59:00Z">
        <w:r w:rsidR="00FB7648" w:rsidDel="00A82A11">
          <w:delText>we obtained</w:delText>
        </w:r>
        <w:r w:rsidDel="00A82A11">
          <w:delText xml:space="preserve"> </w:delText>
        </w:r>
      </w:del>
      <w:r>
        <w:t>its balance and type</w:t>
      </w:r>
      <w:ins w:id="1374" w:author="GKARANI GEORGIA" w:date="2026-06-15T10:02:00Z">
        <w:r w:rsidR="003778C3">
          <w:t>,</w:t>
        </w:r>
      </w:ins>
      <w:r>
        <w:t xml:space="preserve"> </w:t>
      </w:r>
      <w:ins w:id="1375" w:author="GKARANI GEORGIA" w:date="2026-06-15T09:59:00Z">
        <w:r w:rsidR="00A82A11">
          <w:t xml:space="preserve">namely </w:t>
        </w:r>
      </w:ins>
      <w:del w:id="1376" w:author="GKARANI GEORGIA" w:date="2026-06-15T09:59:00Z">
        <w:r w:rsidDel="00A82A11">
          <w:delText>(</w:delText>
        </w:r>
      </w:del>
      <w:r>
        <w:t xml:space="preserve">user </w:t>
      </w:r>
      <w:ins w:id="1377" w:author="GKARANI GEORGIA" w:date="2026-06-15T09:59:00Z">
        <w:r w:rsidR="00A82A11">
          <w:t xml:space="preserve">account </w:t>
        </w:r>
      </w:ins>
      <w:r>
        <w:t>or smart contract</w:t>
      </w:r>
      <w:ins w:id="1378" w:author="GKARANI GEORGIA" w:date="2026-06-15T09:59:00Z">
        <w:r w:rsidR="00A82A11">
          <w:t xml:space="preserve"> account</w:t>
        </w:r>
      </w:ins>
      <w:del w:id="1379" w:author="GKARANI GEORGIA" w:date="2026-06-15T09:59:00Z">
        <w:r w:rsidDel="00A82A11">
          <w:delText>)</w:delText>
        </w:r>
      </w:del>
      <w:r w:rsidR="00A86FCD">
        <w:t xml:space="preserve">, </w:t>
      </w:r>
      <w:ins w:id="1380" w:author="GKARANI GEORGIA" w:date="2026-06-15T09:59:00Z">
        <w:r w:rsidR="00A82A11">
          <w:t>wer</w:t>
        </w:r>
      </w:ins>
      <w:ins w:id="1381" w:author="GKARANI GEORGIA" w:date="2026-06-15T10:00:00Z">
        <w:r w:rsidR="00A82A11">
          <w:t xml:space="preserve">e retrieved, </w:t>
        </w:r>
      </w:ins>
      <w:r w:rsidR="00A86FCD">
        <w:t xml:space="preserve">and </w:t>
      </w:r>
      <w:r w:rsidR="00F61154">
        <w:t>iv</w:t>
      </w:r>
      <w:r w:rsidR="00A86FCD">
        <w:t>) f</w:t>
      </w:r>
      <w:r>
        <w:t>or each transaction</w:t>
      </w:r>
      <w:ins w:id="1382" w:author="GKARANI GEORGIA" w:date="2026-06-15T10:00:00Z">
        <w:r w:rsidR="00A82A11">
          <w:t>,</w:t>
        </w:r>
      </w:ins>
      <w:r w:rsidR="00FB7648">
        <w:t xml:space="preserve"> </w:t>
      </w:r>
      <w:del w:id="1383" w:author="GKARANI GEORGIA" w:date="2026-06-15T10:00:00Z">
        <w:r w:rsidR="00FB7648" w:rsidDel="00A82A11">
          <w:delText>we obtained</w:delText>
        </w:r>
        <w:r w:rsidDel="00A82A11">
          <w:delText xml:space="preserve"> </w:delText>
        </w:r>
      </w:del>
      <w:r w:rsidR="00FB7648">
        <w:t xml:space="preserve">the </w:t>
      </w:r>
      <w:ins w:id="1384" w:author="GKARANI GEORGIA" w:date="2026-06-15T10:00:00Z">
        <w:r w:rsidR="00A82A11" w:rsidRPr="00A82A11">
          <w:t xml:space="preserve">containing </w:t>
        </w:r>
      </w:ins>
      <w:r w:rsidR="00FB7648">
        <w:t>block</w:t>
      </w:r>
      <w:ins w:id="1385" w:author="GKARANI GEORGIA" w:date="2026-06-15T10:00:00Z">
        <w:r w:rsidR="00A82A11">
          <w:t>,</w:t>
        </w:r>
      </w:ins>
      <w:r w:rsidR="00FB7648">
        <w:t xml:space="preserve"> </w:t>
      </w:r>
      <w:del w:id="1386" w:author="GKARANI GEORGIA" w:date="2026-06-15T10:00:00Z">
        <w:r w:rsidR="00FB7648" w:rsidDel="00A82A11">
          <w:delText xml:space="preserve">to which it belongs, </w:delText>
        </w:r>
        <w:r w:rsidDel="00A82A11">
          <w:delText>its</w:delText>
        </w:r>
      </w:del>
      <w:ins w:id="1387" w:author="GKARANI GEORGIA" w:date="2026-06-15T10:00:00Z">
        <w:r w:rsidR="00A82A11">
          <w:t>transaction</w:t>
        </w:r>
      </w:ins>
      <w:r>
        <w:t xml:space="preserve"> hash</w:t>
      </w:r>
      <w:r w:rsidR="00FB7648">
        <w:t xml:space="preserve"> </w:t>
      </w:r>
      <w:del w:id="1388" w:author="GKARANI GEORGIA" w:date="2026-06-15T10:00:00Z">
        <w:r w:rsidR="00FB7648" w:rsidDel="00A82A11">
          <w:delText>number</w:delText>
        </w:r>
      </w:del>
      <w:ins w:id="1389" w:author="GKARANI GEORGIA" w:date="2026-06-15T10:00:00Z">
        <w:r w:rsidR="00A82A11">
          <w:t>value</w:t>
        </w:r>
      </w:ins>
      <w:r>
        <w:t xml:space="preserve">, </w:t>
      </w:r>
      <w:del w:id="1390" w:author="GKARANI GEORGIA" w:date="2026-06-15T10:00:00Z">
        <w:r w:rsidR="00FB7648" w:rsidDel="00A82A11">
          <w:delText>its</w:delText>
        </w:r>
        <w:r w:rsidDel="00A82A11">
          <w:delText xml:space="preserve"> </w:delText>
        </w:r>
      </w:del>
      <w:ins w:id="1391" w:author="GKARANI GEORGIA" w:date="2026-06-15T10:00:00Z">
        <w:r w:rsidR="00A82A11">
          <w:t xml:space="preserve">transaction </w:t>
        </w:r>
      </w:ins>
      <w:r>
        <w:t>type</w:t>
      </w:r>
      <w:ins w:id="1392" w:author="GKARANI GEORGIA" w:date="2026-06-15T10:01:00Z">
        <w:r w:rsidR="00A82A11">
          <w:t>, namely</w:t>
        </w:r>
      </w:ins>
      <w:r>
        <w:t xml:space="preserve"> </w:t>
      </w:r>
      <w:del w:id="1393" w:author="GKARANI GEORGIA" w:date="2026-06-15T10:01:00Z">
        <w:r w:rsidDel="00A82A11">
          <w:delText>(</w:delText>
        </w:r>
      </w:del>
      <w:r>
        <w:t>external or internal</w:t>
      </w:r>
      <w:del w:id="1394" w:author="GKARANI GEORGIA" w:date="2026-06-15T10:01:00Z">
        <w:r w:rsidDel="00A82A11">
          <w:delText>)</w:delText>
        </w:r>
      </w:del>
      <w:r>
        <w:t xml:space="preserve">, </w:t>
      </w:r>
      <w:r w:rsidR="00FB7648">
        <w:t xml:space="preserve">and </w:t>
      </w:r>
      <w:r>
        <w:t xml:space="preserve">the </w:t>
      </w:r>
      <w:del w:id="1395" w:author="GKARANI GEORGIA" w:date="2026-06-15T10:01:00Z">
        <w:r w:rsidDel="00A82A11">
          <w:delText xml:space="preserve">value </w:delText>
        </w:r>
      </w:del>
      <w:ins w:id="1396" w:author="GKARANI GEORGIA" w:date="2026-06-15T10:01:00Z">
        <w:r w:rsidR="00A82A11">
          <w:t xml:space="preserve">amount of ETH </w:t>
        </w:r>
      </w:ins>
      <w:r>
        <w:t>transferred</w:t>
      </w:r>
      <w:ins w:id="1397" w:author="GKARANI GEORGIA" w:date="2026-06-15T10:01:00Z">
        <w:r w:rsidR="00A82A11">
          <w:t>, were obtained</w:t>
        </w:r>
      </w:ins>
      <w:del w:id="1398" w:author="GKARANI GEORGIA" w:date="2026-06-15T10:01:00Z">
        <w:r w:rsidDel="00A82A11">
          <w:delText xml:space="preserve"> in ETH</w:delText>
        </w:r>
      </w:del>
      <w:r w:rsidR="00FB7648">
        <w:t>.</w:t>
      </w:r>
    </w:p>
    <w:p w14:paraId="110A4D6A" w14:textId="06D22111" w:rsidR="00A82A11" w:rsidDel="003778C3" w:rsidRDefault="00A82A11" w:rsidP="00A86FCD">
      <w:pPr>
        <w:pStyle w:val="a0"/>
        <w:jc w:val="both"/>
        <w:rPr>
          <w:del w:id="1399" w:author="GKARANI GEORGIA" w:date="2026-06-15T10:02:00Z"/>
        </w:rPr>
      </w:pPr>
    </w:p>
    <w:p w14:paraId="029249B0" w14:textId="733ABA1F" w:rsidR="3610BC35" w:rsidDel="00A82A11" w:rsidRDefault="492B329E" w:rsidP="7D4EAD5F">
      <w:pPr>
        <w:pStyle w:val="Compact"/>
        <w:jc w:val="both"/>
        <w:rPr>
          <w:del w:id="1400" w:author="GKARANI GEORGIA" w:date="2026-06-15T09:57:00Z"/>
        </w:rPr>
      </w:pPr>
      <w:r>
        <w:t xml:space="preserve">The </w:t>
      </w:r>
      <w:ins w:id="1401" w:author="GKARANI GEORGIA" w:date="2026-06-15T10:03:00Z">
        <w:r w:rsidR="003D3C93">
          <w:t xml:space="preserve">collected </w:t>
        </w:r>
      </w:ins>
      <w:r>
        <w:t>data were structured into nodes and relationships, according to the proposed model,</w:t>
      </w:r>
      <w:r w:rsidR="00652CD6">
        <w:t xml:space="preserve"> </w:t>
      </w:r>
      <w:del w:id="1402" w:author="GKARANI GEORGIA" w:date="2026-06-15T10:03:00Z">
        <w:r w:rsidR="00652CD6" w:rsidDel="003D3C93">
          <w:delText xml:space="preserve">see </w:delText>
        </w:r>
      </w:del>
      <w:ins w:id="1403" w:author="GKARANI GEORGIA" w:date="2026-06-15T10:03:00Z">
        <w:r w:rsidR="003D3C93">
          <w:t>as illustrated in F</w:t>
        </w:r>
      </w:ins>
      <w:del w:id="1404" w:author="GKARANI GEORGIA" w:date="2026-06-15T10:03:00Z">
        <w:r w:rsidR="00D54BB6" w:rsidDel="003D3C93">
          <w:delText>f</w:delText>
        </w:r>
      </w:del>
      <w:r w:rsidR="00652CD6">
        <w:t>igure</w:t>
      </w:r>
      <w:r w:rsidR="00D54BB6">
        <w:t>s</w:t>
      </w:r>
      <w:r w:rsidR="00652CD6">
        <w:t xml:space="preserve"> </w:t>
      </w:r>
      <w:r w:rsidR="00C71B29">
        <w:t>2</w:t>
      </w:r>
      <w:r w:rsidR="00D54BB6">
        <w:t xml:space="preserve"> and 3</w:t>
      </w:r>
      <w:r w:rsidR="00652CD6">
        <w:t>,</w:t>
      </w:r>
      <w:r>
        <w:t xml:space="preserve"> and </w:t>
      </w:r>
      <w:ins w:id="1405" w:author="GKARANI GEORGIA" w:date="2026-06-15T10:03:00Z">
        <w:r w:rsidR="003D3C93">
          <w:t xml:space="preserve">were </w:t>
        </w:r>
      </w:ins>
      <w:ins w:id="1406" w:author="GKARANI GEORGIA" w:date="2026-06-15T10:04:00Z">
        <w:r w:rsidR="003D3C93" w:rsidRPr="003D3C93">
          <w:t xml:space="preserve">subsequently </w:t>
        </w:r>
      </w:ins>
      <w:r>
        <w:t xml:space="preserve">loaded into a Neo4j GDB. </w:t>
      </w:r>
      <w:ins w:id="1407" w:author="GKARANI GEORGIA" w:date="2026-06-15T10:04:00Z">
        <w:r w:rsidR="003D3C93" w:rsidRPr="003D3C93">
          <w:t>In this representation</w:t>
        </w:r>
      </w:ins>
      <w:del w:id="1408" w:author="GKARANI GEORGIA" w:date="2026-06-15T10:04:00Z">
        <w:r w:rsidDel="003D3C93">
          <w:delText>Thus</w:delText>
        </w:r>
      </w:del>
      <w:r>
        <w:t xml:space="preserve">, nodes </w:t>
      </w:r>
      <w:del w:id="1409" w:author="GKARANI GEORGIA" w:date="2026-06-15T10:14:00Z">
        <w:r w:rsidDel="00D92210">
          <w:delText xml:space="preserve">represent </w:delText>
        </w:r>
      </w:del>
      <w:ins w:id="1410" w:author="GKARANI GEORGIA" w:date="2026-06-15T10:14:00Z">
        <w:r w:rsidR="00D92210">
          <w:t xml:space="preserve">correspond to </w:t>
        </w:r>
      </w:ins>
      <w:r>
        <w:t xml:space="preserve">entities such as </w:t>
      </w:r>
      <w:r w:rsidR="00652CD6">
        <w:t xml:space="preserve">account addresses, blocks, and </w:t>
      </w:r>
      <w:r>
        <w:t xml:space="preserve">transactions. Relationships between nodes are established </w:t>
      </w:r>
      <w:del w:id="1411" w:author="GKARANI GEORGIA" w:date="2026-06-15T10:14:00Z">
        <w:r w:rsidDel="00D92210">
          <w:delText>according to</w:delText>
        </w:r>
      </w:del>
      <w:ins w:id="1412" w:author="GKARANI GEORGIA" w:date="2026-06-15T10:14:00Z">
        <w:r w:rsidR="00D92210">
          <w:t>based on</w:t>
        </w:r>
      </w:ins>
      <w:r>
        <w:t xml:space="preserve"> the model</w:t>
      </w:r>
      <w:ins w:id="1413" w:author="GKARANI GEORGIA" w:date="2026-06-15T10:14:00Z">
        <w:r w:rsidR="00D92210">
          <w:t xml:space="preserve"> specification</w:t>
        </w:r>
      </w:ins>
      <w:del w:id="1414" w:author="GKARANI GEORGIA" w:date="2026-06-15T10:14:00Z">
        <w:r w:rsidDel="00D92210">
          <w:delText>’s definitions</w:delText>
        </w:r>
      </w:del>
      <w:r w:rsidR="00FB7648">
        <w:t xml:space="preserve">, </w:t>
      </w:r>
      <w:del w:id="1415" w:author="GKARANI GEORGIA" w:date="2026-06-15T10:15:00Z">
        <w:r w:rsidR="719EF82E" w:rsidDel="00D92210">
          <w:delText>e.g.</w:delText>
        </w:r>
        <w:r w:rsidDel="00D92210">
          <w:delText>,</w:delText>
        </w:r>
      </w:del>
      <w:ins w:id="1416" w:author="GKARANI GEORGIA" w:date="2026-06-15T10:15:00Z">
        <w:r w:rsidR="00D92210">
          <w:t>including for example,</w:t>
        </w:r>
      </w:ins>
      <w:r>
        <w:t xml:space="preserve"> the</w:t>
      </w:r>
      <w:ins w:id="1417" w:author="GKARANI GEORGIA" w:date="2026-06-15T10:20:00Z">
        <w:r w:rsidR="00D92210">
          <w:t xml:space="preserve"> </w:t>
        </w:r>
      </w:ins>
      <w:del w:id="1418" w:author="GKARANI GEORGIA" w:date="2026-06-15T10:20:00Z">
        <w:r w:rsidDel="00D92210">
          <w:delText xml:space="preserve"> </w:delText>
        </w:r>
      </w:del>
      <w:r>
        <w:t>“sent</w:t>
      </w:r>
      <w:r w:rsidR="004F7175">
        <w:t xml:space="preserve"> by</w:t>
      </w:r>
      <w:r>
        <w:t>” and “received</w:t>
      </w:r>
      <w:r w:rsidR="004F7175">
        <w:t xml:space="preserve"> by</w:t>
      </w:r>
      <w:r>
        <w:t xml:space="preserve">” relationships </w:t>
      </w:r>
      <w:ins w:id="1419" w:author="GKARANI GEORGIA" w:date="2026-06-15T10:17:00Z">
        <w:r w:rsidR="00D92210">
          <w:t xml:space="preserve">that connect transactions to the participating accounts, as well as </w:t>
        </w:r>
      </w:ins>
      <w:del w:id="1420" w:author="GKARANI GEORGIA" w:date="2026-06-15T10:17:00Z">
        <w:r w:rsidDel="00D92210">
          <w:delText xml:space="preserve">of a transaction and </w:delText>
        </w:r>
      </w:del>
      <w:r>
        <w:t xml:space="preserve">the links between consecutive blocks that </w:t>
      </w:r>
      <w:ins w:id="1421" w:author="GKARANI GEORGIA" w:date="2026-06-15T10:16:00Z">
        <w:r w:rsidR="00D92210">
          <w:t>capture the chronological structure of the blockchain</w:t>
        </w:r>
      </w:ins>
      <w:del w:id="1422" w:author="GKARANI GEORGIA" w:date="2026-06-15T10:16:00Z">
        <w:r w:rsidDel="00D92210">
          <w:delText>represent the blockchain</w:delText>
        </w:r>
        <w:r w:rsidR="004F7175" w:rsidDel="00D92210">
          <w:delText>, i.e., the trajectory</w:delText>
        </w:r>
      </w:del>
      <w:r>
        <w:t>.</w:t>
      </w:r>
    </w:p>
    <w:p w14:paraId="38279291" w14:textId="08C39EC0" w:rsidR="000A0BED" w:rsidDel="003D3C93" w:rsidRDefault="003D3C93" w:rsidP="00FB7648">
      <w:pPr>
        <w:pStyle w:val="Compact"/>
        <w:jc w:val="both"/>
        <w:rPr>
          <w:del w:id="1423" w:author="GKARANI GEORGIA" w:date="2026-06-15T10:02:00Z"/>
        </w:rPr>
      </w:pPr>
      <w:ins w:id="1424" w:author="GKARANI GEORGIA" w:date="2026-06-15T10:02:00Z">
        <w:r>
          <w:t xml:space="preserve"> </w:t>
        </w:r>
      </w:ins>
    </w:p>
    <w:p w14:paraId="77256F06" w14:textId="3AEFF86D" w:rsidR="00D92210" w:rsidDel="00B3555D" w:rsidRDefault="3E817BE2">
      <w:pPr>
        <w:pStyle w:val="Compact"/>
        <w:jc w:val="both"/>
        <w:rPr>
          <w:del w:id="1425" w:author="GKARANI GEORGIA" w:date="2026-06-15T10:24:00Z"/>
        </w:rPr>
      </w:pPr>
      <w:r>
        <w:t xml:space="preserve">The average time </w:t>
      </w:r>
      <w:ins w:id="1426" w:author="GKARANI GEORGIA" w:date="2026-06-15T10:22:00Z">
        <w:r w:rsidR="00D92210">
          <w:t xml:space="preserve">required </w:t>
        </w:r>
      </w:ins>
      <w:r>
        <w:t xml:space="preserve">to load one block into Neo4j was four minutes. </w:t>
      </w:r>
      <w:del w:id="1427" w:author="GKARANI GEORGIA" w:date="2026-06-15T10:22:00Z">
        <w:r w:rsidDel="00D92210">
          <w:delText xml:space="preserve">We loaded </w:delText>
        </w:r>
      </w:del>
      <w:ins w:id="1428" w:author="GKARANI GEORGIA" w:date="2026-06-15T10:22:00Z">
        <w:r w:rsidR="00D92210">
          <w:t>A</w:t>
        </w:r>
      </w:ins>
      <w:del w:id="1429" w:author="GKARANI GEORGIA" w:date="2026-06-15T10:22:00Z">
        <w:r w:rsidDel="00D92210">
          <w:delText>a</w:delText>
        </w:r>
      </w:del>
      <w:r>
        <w:t xml:space="preserve"> sequence of 100</w:t>
      </w:r>
      <w:r w:rsidR="00E95F1C">
        <w:t xml:space="preserve"> consecutive</w:t>
      </w:r>
      <w:r>
        <w:t xml:space="preserve"> blocks </w:t>
      </w:r>
      <w:ins w:id="1430" w:author="GKARANI GEORGIA" w:date="2026-06-15T10:22:00Z">
        <w:r w:rsidR="00D92210">
          <w:t xml:space="preserve">was loaded, </w:t>
        </w:r>
      </w:ins>
      <w:r>
        <w:t>starting from block number 20,512,878 (mined on Aug-12-2024 13:38:23 UTC). To analyze the network</w:t>
      </w:r>
      <w:r w:rsidR="0066590F">
        <w:t>’</w:t>
      </w:r>
      <w:r>
        <w:t xml:space="preserve">s behavior across different temporal windows, the data were processed in </w:t>
      </w:r>
      <w:r>
        <w:lastRenderedPageBreak/>
        <w:t>cumulative batches of 2, 10, 50, and 100 blocks</w:t>
      </w:r>
      <w:ins w:id="1431" w:author="GKARANI GEORGIA" w:date="2026-06-15T10:23:00Z">
        <w:r w:rsidR="00D92210">
          <w:t>.</w:t>
        </w:r>
      </w:ins>
      <w:del w:id="1432" w:author="GKARANI GEORGIA" w:date="2026-06-15T10:23:00Z">
        <w:r w:rsidDel="00D92210">
          <w:delText>;</w:delText>
        </w:r>
      </w:del>
      <w:r>
        <w:t xml:space="preserve"> </w:t>
      </w:r>
      <w:ins w:id="1433" w:author="GKARANI GEORGIA" w:date="2026-06-15T10:23:00Z">
        <w:r w:rsidR="00D92210">
          <w:t>F</w:t>
        </w:r>
      </w:ins>
      <w:del w:id="1434" w:author="GKARANI GEORGIA" w:date="2026-06-15T10:23:00Z">
        <w:r w:rsidDel="00D92210">
          <w:delText>f</w:delText>
        </w:r>
      </w:del>
      <w:r>
        <w:t xml:space="preserve">or each batch, </w:t>
      </w:r>
      <w:ins w:id="1435" w:author="GKARANI GEORGIA" w:date="2026-06-15T10:23:00Z">
        <w:r w:rsidR="00D92210">
          <w:t xml:space="preserve">a series of queries was </w:t>
        </w:r>
      </w:ins>
      <w:del w:id="1436" w:author="GKARANI GEORGIA" w:date="2026-06-15T10:23:00Z">
        <w:r w:rsidDel="00D92210">
          <w:delText xml:space="preserve">we </w:delText>
        </w:r>
      </w:del>
      <w:r>
        <w:t>executed</w:t>
      </w:r>
      <w:ins w:id="1437" w:author="GKARANI GEORGIA" w:date="2026-06-15T10:23:00Z">
        <w:r w:rsidR="00D92210">
          <w:t>,</w:t>
        </w:r>
      </w:ins>
      <w:r>
        <w:t xml:space="preserve"> </w:t>
      </w:r>
      <w:del w:id="1438" w:author="GKARANI GEORGIA" w:date="2026-06-15T10:24:00Z">
        <w:r w:rsidR="00E95F1C" w:rsidDel="00B3555D">
          <w:delText>a series of</w:delText>
        </w:r>
        <w:r w:rsidDel="00B3555D">
          <w:delText xml:space="preserve"> queries</w:delText>
        </w:r>
        <w:r w:rsidR="00E95F1C" w:rsidDel="00B3555D">
          <w:delText>, see</w:delText>
        </w:r>
      </w:del>
      <w:ins w:id="1439" w:author="GKARANI GEORGIA" w:date="2026-06-15T10:24:00Z">
        <w:r w:rsidR="00B3555D">
          <w:t>as described in</w:t>
        </w:r>
      </w:ins>
      <w:r w:rsidR="00E95F1C">
        <w:t xml:space="preserve"> </w:t>
      </w:r>
      <w:ins w:id="1440" w:author="GKARANI GEORGIA" w:date="2026-06-15T10:24:00Z">
        <w:r w:rsidR="00B3555D">
          <w:t>S</w:t>
        </w:r>
      </w:ins>
      <w:del w:id="1441" w:author="GKARANI GEORGIA" w:date="2026-06-15T10:24:00Z">
        <w:r w:rsidR="00E95F1C" w:rsidDel="00B3555D">
          <w:delText>subs</w:delText>
        </w:r>
      </w:del>
      <w:r w:rsidR="00E95F1C">
        <w:t>ections 4.1</w:t>
      </w:r>
      <w:ins w:id="1442" w:author="GKARANI GEORGIA" w:date="2026-06-15T10:24:00Z">
        <w:r w:rsidR="00B3555D">
          <w:t>-</w:t>
        </w:r>
      </w:ins>
      <w:del w:id="1443" w:author="GKARANI GEORGIA" w:date="2026-06-15T10:24:00Z">
        <w:r w:rsidR="00E95F1C" w:rsidDel="00B3555D">
          <w:delText xml:space="preserve"> to </w:delText>
        </w:r>
      </w:del>
      <w:r w:rsidR="00E95F1C">
        <w:t>4.4,</w:t>
      </w:r>
      <w:r>
        <w:t xml:space="preserve"> and </w:t>
      </w:r>
      <w:del w:id="1444" w:author="GKARANI GEORGIA" w:date="2026-06-15T10:24:00Z">
        <w:r w:rsidDel="00B3555D">
          <w:delText xml:space="preserve">recorded </w:delText>
        </w:r>
      </w:del>
      <w:r>
        <w:t>the corresponding statistics</w:t>
      </w:r>
      <w:ins w:id="1445" w:author="GKARANI GEORGIA" w:date="2026-06-15T10:24:00Z">
        <w:r w:rsidR="00B3555D" w:rsidRPr="00B3555D">
          <w:t xml:space="preserve"> </w:t>
        </w:r>
        <w:r w:rsidR="00B3555D">
          <w:t>were recorded</w:t>
        </w:r>
      </w:ins>
      <w:r>
        <w:t xml:space="preserve">. </w:t>
      </w:r>
      <w:del w:id="1446" w:author="GKARANI GEORGIA" w:date="2026-06-15T10:25:00Z">
        <w:r w:rsidDel="00B3555D">
          <w:delText xml:space="preserve">Once </w:delText>
        </w:r>
      </w:del>
      <w:ins w:id="1447" w:author="GKARANI GEORGIA" w:date="2026-06-15T10:25:00Z">
        <w:r w:rsidR="00B3555D">
          <w:t xml:space="preserve">After </w:t>
        </w:r>
      </w:ins>
      <w:r>
        <w:t xml:space="preserve">the data </w:t>
      </w:r>
      <w:ins w:id="1448" w:author="GKARANI GEORGIA" w:date="2026-06-15T10:25:00Z">
        <w:r w:rsidR="00B3555D">
          <w:t xml:space="preserve">had been </w:t>
        </w:r>
      </w:ins>
      <w:del w:id="1449" w:author="GKARANI GEORGIA" w:date="2026-06-15T10:25:00Z">
        <w:r w:rsidDel="00B3555D">
          <w:delText xml:space="preserve">were </w:delText>
        </w:r>
      </w:del>
      <w:r>
        <w:t>loaded into the Neo4j GDB, the queries were executed</w:t>
      </w:r>
      <w:del w:id="1450" w:author="GKARANI GEORGIA" w:date="2026-06-15T10:25:00Z">
        <w:r w:rsidDel="00B3555D">
          <w:delText>.</w:delText>
        </w:r>
      </w:del>
      <w:r w:rsidR="00E95F1C">
        <w:t xml:space="preserve"> </w:t>
      </w:r>
      <w:del w:id="1451" w:author="GKARANI GEORGIA" w:date="2026-06-15T10:25:00Z">
        <w:r w:rsidR="00E95F1C" w:rsidDel="00B3555D">
          <w:delText>We defined</w:delText>
        </w:r>
      </w:del>
      <w:ins w:id="1452" w:author="GKARANI GEORGIA" w:date="2026-06-15T10:25:00Z">
        <w:r w:rsidR="00B3555D">
          <w:t>and</w:t>
        </w:r>
      </w:ins>
      <w:r w:rsidR="00E95F1C">
        <w:t xml:space="preserve"> </w:t>
      </w:r>
      <w:ins w:id="1453" w:author="GKARANI GEORGIA" w:date="2026-06-15T10:25:00Z">
        <w:r w:rsidR="00B3555D">
          <w:t xml:space="preserve">organized into </w:t>
        </w:r>
      </w:ins>
      <w:r w:rsidR="00E95F1C">
        <w:t>four groups</w:t>
      </w:r>
      <w:del w:id="1454" w:author="GKARANI GEORGIA" w:date="2026-06-15T10:26:00Z">
        <w:r w:rsidR="00E95F1C" w:rsidDel="00B3555D">
          <w:delText xml:space="preserve"> of queries</w:delText>
        </w:r>
      </w:del>
      <w:r w:rsidR="00E95F1C">
        <w:t xml:space="preserve">: </w:t>
      </w:r>
      <w:proofErr w:type="spellStart"/>
      <w:r w:rsidR="00E95F1C">
        <w:t>i</w:t>
      </w:r>
      <w:proofErr w:type="spellEnd"/>
      <w:r w:rsidR="00E95F1C">
        <w:t xml:space="preserve">) account activity </w:t>
      </w:r>
      <w:ins w:id="1455" w:author="GKARANI GEORGIA" w:date="2026-06-15T10:26:00Z">
        <w:r w:rsidR="00B3555D">
          <w:t xml:space="preserve">based on </w:t>
        </w:r>
      </w:ins>
      <w:del w:id="1456" w:author="GKARANI GEORGIA" w:date="2026-06-15T10:26:00Z">
        <w:r w:rsidR="00E95F1C" w:rsidDel="00B3555D">
          <w:delText>(</w:delText>
        </w:r>
      </w:del>
      <w:r w:rsidR="00E95F1C">
        <w:t>ETH transfers</w:t>
      </w:r>
      <w:del w:id="1457" w:author="GKARANI GEORGIA" w:date="2026-06-15T10:26:00Z">
        <w:r w:rsidR="00E95F1C" w:rsidDel="00B3555D">
          <w:delText>)</w:delText>
        </w:r>
      </w:del>
      <w:r w:rsidR="00E95F1C">
        <w:t xml:space="preserve">, ii) account activity </w:t>
      </w:r>
      <w:ins w:id="1458" w:author="GKARANI GEORGIA" w:date="2026-06-15T10:26:00Z">
        <w:r w:rsidR="00B3555D">
          <w:t xml:space="preserve">based on </w:t>
        </w:r>
      </w:ins>
      <w:del w:id="1459" w:author="GKARANI GEORGIA" w:date="2026-06-15T10:26:00Z">
        <w:r w:rsidR="00E95F1C" w:rsidDel="00B3555D">
          <w:delText xml:space="preserve">by </w:delText>
        </w:r>
      </w:del>
      <w:ins w:id="1460" w:author="GKARANI GEORGIA" w:date="2026-06-15T10:26:00Z">
        <w:r w:rsidR="00B3555D">
          <w:t xml:space="preserve">the </w:t>
        </w:r>
      </w:ins>
      <w:r w:rsidR="00E95F1C">
        <w:t xml:space="preserve">number of transactions, iii) relationships between </w:t>
      </w:r>
      <w:r w:rsidR="0066590F">
        <w:t>a</w:t>
      </w:r>
      <w:r w:rsidR="00E95F1C">
        <w:t xml:space="preserve">ccounts, and iv) general transaction statistics. </w:t>
      </w:r>
      <w:r w:rsidR="00FB7648">
        <w:t xml:space="preserve">In </w:t>
      </w:r>
      <w:del w:id="1461" w:author="GKARANI GEORGIA" w:date="2026-06-15T10:26:00Z">
        <w:r w:rsidR="00FB7648" w:rsidDel="00B3555D">
          <w:delText xml:space="preserve">our </w:delText>
        </w:r>
      </w:del>
      <w:ins w:id="1462" w:author="GKARANI GEORGIA" w:date="2026-06-15T10:26:00Z">
        <w:r w:rsidR="00B3555D">
          <w:t xml:space="preserve">the reported </w:t>
        </w:r>
      </w:ins>
      <w:r w:rsidR="276A5EA0" w:rsidRPr="754FC18A">
        <w:t xml:space="preserve">results, </w:t>
      </w:r>
      <w:del w:id="1463" w:author="GKARANI GEORGIA" w:date="2026-06-15T10:27:00Z">
        <w:r w:rsidR="00FB7648" w:rsidRPr="754FC18A" w:rsidDel="00B3555D">
          <w:delText xml:space="preserve">the </w:delText>
        </w:r>
      </w:del>
      <w:ins w:id="1464" w:author="GKARANI GEORGIA" w:date="2026-06-15T10:27:00Z">
        <w:r w:rsidR="00B3555D" w:rsidRPr="754FC18A">
          <w:t xml:space="preserve">highlighted </w:t>
        </w:r>
      </w:ins>
      <w:r w:rsidR="00FB7648" w:rsidRPr="754FC18A">
        <w:t xml:space="preserve">items </w:t>
      </w:r>
      <w:del w:id="1465" w:author="GKARANI GEORGIA" w:date="2026-06-15T10:27:00Z">
        <w:r w:rsidR="00FB7648" w:rsidRPr="754FC18A" w:rsidDel="00B3555D">
          <w:delText>highlighted</w:delText>
        </w:r>
        <w:r w:rsidR="276A5EA0" w:rsidRPr="754FC18A" w:rsidDel="00B3555D">
          <w:delText xml:space="preserve"> </w:delText>
        </w:r>
      </w:del>
      <w:r w:rsidR="276A5EA0" w:rsidRPr="754FC18A">
        <w:t xml:space="preserve">indicate </w:t>
      </w:r>
      <w:del w:id="1466" w:author="GKARANI GEORGIA" w:date="2026-06-15T10:27:00Z">
        <w:r w:rsidR="276A5EA0" w:rsidRPr="754FC18A" w:rsidDel="00B3555D">
          <w:delText xml:space="preserve">that the </w:delText>
        </w:r>
      </w:del>
      <w:r w:rsidR="276A5EA0" w:rsidRPr="754FC18A">
        <w:t>element</w:t>
      </w:r>
      <w:ins w:id="1467" w:author="GKARANI GEORGIA" w:date="2026-06-15T10:27:00Z">
        <w:r w:rsidR="00B3555D">
          <w:t>s that</w:t>
        </w:r>
      </w:ins>
      <w:r w:rsidR="276A5EA0" w:rsidRPr="754FC18A">
        <w:t xml:space="preserve"> </w:t>
      </w:r>
      <w:ins w:id="1468" w:author="GKARANI GEORGIA" w:date="2026-06-15T10:28:00Z">
        <w:r w:rsidR="00B3555D">
          <w:t xml:space="preserve">appear consistently </w:t>
        </w:r>
      </w:ins>
      <w:del w:id="1469" w:author="GKARANI GEORGIA" w:date="2026-06-15T10:28:00Z">
        <w:r w:rsidR="276A5EA0" w:rsidRPr="754FC18A" w:rsidDel="00B3555D">
          <w:delText xml:space="preserve">is present </w:delText>
        </w:r>
      </w:del>
      <w:r w:rsidR="276A5EA0" w:rsidRPr="754FC18A">
        <w:t>across all tested block sizes</w:t>
      </w:r>
      <w:ins w:id="1470" w:author="GKARANI GEORGIA" w:date="2026-06-15T10:28:00Z">
        <w:r w:rsidR="00B3555D">
          <w:t xml:space="preserve">. </w:t>
        </w:r>
      </w:ins>
      <w:del w:id="1471" w:author="GKARANI GEORGIA" w:date="2026-06-15T10:28:00Z">
        <w:r w:rsidR="276A5EA0" w:rsidRPr="754FC18A" w:rsidDel="00B3555D">
          <w:delText>;</w:delText>
        </w:r>
      </w:del>
      <w:r w:rsidR="276A5EA0" w:rsidRPr="754FC18A">
        <w:t xml:space="preserve"> </w:t>
      </w:r>
      <w:del w:id="1472" w:author="GKARANI GEORGIA" w:date="2026-06-15T10:28:00Z">
        <w:r w:rsidR="276A5EA0" w:rsidRPr="754FC18A" w:rsidDel="00B3555D">
          <w:delText xml:space="preserve">this can be </w:delText>
        </w:r>
        <w:r w:rsidR="00E95F1C" w:rsidDel="00B3555D">
          <w:delText>checked</w:delText>
        </w:r>
        <w:r w:rsidR="276A5EA0" w:rsidRPr="754FC18A" w:rsidDel="00B3555D">
          <w:delText xml:space="preserve"> in Appendix A, which contains </w:delText>
        </w:r>
      </w:del>
      <w:ins w:id="1473" w:author="GKARANI GEORGIA" w:date="2026-06-15T10:28:00Z">
        <w:r w:rsidR="00B3555D">
          <w:t>T</w:t>
        </w:r>
      </w:ins>
      <w:del w:id="1474" w:author="GKARANI GEORGIA" w:date="2026-06-15T10:28:00Z">
        <w:r w:rsidR="276A5EA0" w:rsidRPr="754FC18A" w:rsidDel="00B3555D">
          <w:delText>t</w:delText>
        </w:r>
      </w:del>
      <w:r w:rsidR="276A5EA0" w:rsidRPr="754FC18A">
        <w:t>he complete results</w:t>
      </w:r>
      <w:ins w:id="1475" w:author="GKARANI GEORGIA" w:date="2026-06-15T10:28:00Z">
        <w:r w:rsidR="00B3555D">
          <w:t xml:space="preserve"> are provided in Appendix A.</w:t>
        </w:r>
      </w:ins>
      <w:ins w:id="1476" w:author="GKARANI GEORGIA" w:date="2026-06-15T10:30:00Z">
        <w:r w:rsidR="00B3555D">
          <w:t xml:space="preserve"> </w:t>
        </w:r>
      </w:ins>
      <w:del w:id="1477" w:author="GKARANI GEORGIA" w:date="2026-06-15T10:28:00Z">
        <w:r w:rsidR="276A5EA0" w:rsidRPr="754FC18A" w:rsidDel="00B3555D">
          <w:delText>.</w:delText>
        </w:r>
      </w:del>
      <w:bookmarkStart w:id="1478" w:name="queries-and-data-analysis"/>
    </w:p>
    <w:p w14:paraId="5B5603C8" w14:textId="61E15DD3" w:rsidR="00B3555D" w:rsidRDefault="00B3555D">
      <w:pPr>
        <w:pStyle w:val="Compact"/>
        <w:jc w:val="both"/>
        <w:pPrChange w:id="1479" w:author="GKARANI GEORGIA" w:date="2026-06-15T10:30:00Z">
          <w:pPr>
            <w:pStyle w:val="a0"/>
            <w:jc w:val="both"/>
          </w:pPr>
        </w:pPrChange>
      </w:pPr>
      <w:ins w:id="1480" w:author="GKARANI GEORGIA" w:date="2026-06-15T10:31:00Z">
        <w:r>
          <w:t xml:space="preserve">Although </w:t>
        </w:r>
      </w:ins>
      <w:del w:id="1481" w:author="GKARANI GEORGIA" w:date="2026-06-15T10:31:00Z">
        <w:r w:rsidR="000A0BED" w:rsidDel="00B3555D">
          <w:delText xml:space="preserve">While </w:delText>
        </w:r>
      </w:del>
      <w:r w:rsidR="000A0BED">
        <w:t xml:space="preserve">the data ingestion process </w:t>
      </w:r>
      <w:ins w:id="1482" w:author="GKARANI GEORGIA" w:date="2026-06-15T10:31:00Z">
        <w:r>
          <w:t xml:space="preserve">required approximately </w:t>
        </w:r>
      </w:ins>
      <w:del w:id="1483" w:author="GKARANI GEORGIA" w:date="2026-06-15T10:31:00Z">
        <w:r w:rsidR="000A0BED" w:rsidDel="00B3555D">
          <w:delText xml:space="preserve">averaged </w:delText>
        </w:r>
      </w:del>
      <w:r w:rsidR="000A0BED">
        <w:t>four minutes per block</w:t>
      </w:r>
      <w:ins w:id="1484" w:author="GKARANI GEORGIA" w:date="2026-06-15T10:31:00Z">
        <w:r>
          <w:t xml:space="preserve"> on average</w:t>
        </w:r>
      </w:ins>
      <w:r w:rsidR="000A0BED">
        <w:t xml:space="preserve">, </w:t>
      </w:r>
      <w:ins w:id="1485" w:author="GKARANI GEORGIA" w:date="2026-06-15T10:32:00Z">
        <w:r>
          <w:t xml:space="preserve">this delay was mainly caused by external factors, such as rate limits with </w:t>
        </w:r>
      </w:ins>
      <w:del w:id="1486" w:author="GKARANI GEORGIA" w:date="2026-06-15T10:32:00Z">
        <w:r w:rsidR="000A0BED" w:rsidDel="00B3555D">
          <w:delText xml:space="preserve">primarily due to external rate-limiting and latency from </w:delText>
        </w:r>
      </w:del>
      <w:r w:rsidR="000A0BED">
        <w:t xml:space="preserve">the </w:t>
      </w:r>
      <w:proofErr w:type="spellStart"/>
      <w:r w:rsidR="000A0BED">
        <w:t>Etherscan</w:t>
      </w:r>
      <w:proofErr w:type="spellEnd"/>
      <w:r w:rsidR="000A0BED">
        <w:t xml:space="preserve"> API</w:t>
      </w:r>
      <w:ins w:id="1487" w:author="GKARANI GEORGIA" w:date="2026-06-15T10:33:00Z">
        <w:r>
          <w:t>.</w:t>
        </w:r>
      </w:ins>
      <w:del w:id="1488" w:author="GKARANI GEORGIA" w:date="2026-06-15T10:33:00Z">
        <w:r w:rsidR="000A0BED" w:rsidDel="00B3555D">
          <w:delText>,</w:delText>
        </w:r>
      </w:del>
      <w:r w:rsidR="000A0BED">
        <w:t xml:space="preserve"> </w:t>
      </w:r>
      <w:ins w:id="1489" w:author="GKARANI GEORGIA" w:date="2026-06-15T10:33:00Z">
        <w:r>
          <w:t xml:space="preserve">By contrast, </w:t>
        </w:r>
      </w:ins>
      <w:r w:rsidR="000A0BED">
        <w:t xml:space="preserve">the GDB performance </w:t>
      </w:r>
      <w:del w:id="1490" w:author="GKARANI GEORGIA" w:date="2026-06-15T10:33:00Z">
        <w:r w:rsidR="000A0BED" w:rsidDel="00B3555D">
          <w:delText xml:space="preserve">itself </w:delText>
        </w:r>
      </w:del>
      <w:r w:rsidR="000A0BED">
        <w:t xml:space="preserve">was highly efficient: </w:t>
      </w:r>
      <w:del w:id="1491" w:author="GKARANI GEORGIA" w:date="2026-06-15T10:34:00Z">
        <w:r w:rsidR="000A0BED" w:rsidDel="00B3555D">
          <w:delText xml:space="preserve">every </w:delText>
        </w:r>
      </w:del>
      <w:ins w:id="1492" w:author="GKARANI GEORGIA" w:date="2026-06-15T10:34:00Z">
        <w:r>
          <w:t xml:space="preserve">all </w:t>
        </w:r>
      </w:ins>
      <w:r w:rsidR="000A0BED">
        <w:t>Cypher quer</w:t>
      </w:r>
      <w:ins w:id="1493" w:author="GKARANI GEORGIA" w:date="2026-06-15T10:34:00Z">
        <w:r>
          <w:t>ies</w:t>
        </w:r>
      </w:ins>
      <w:del w:id="1494" w:author="GKARANI GEORGIA" w:date="2026-06-15T10:34:00Z">
        <w:r w:rsidR="000A0BED" w:rsidDel="00B3555D">
          <w:delText>y</w:delText>
        </w:r>
      </w:del>
      <w:r w:rsidR="000A0BED">
        <w:t xml:space="preserve"> </w:t>
      </w:r>
      <w:ins w:id="1495" w:author="GKARANI GEORGIA" w:date="2026-06-15T10:34:00Z">
        <w:r w:rsidR="00F02653">
          <w:t xml:space="preserve">were </w:t>
        </w:r>
      </w:ins>
      <w:r w:rsidR="000A0BED">
        <w:t xml:space="preserve">executed in </w:t>
      </w:r>
      <w:r w:rsidR="000A0BED" w:rsidRPr="00F02653">
        <w:rPr>
          <w:iCs/>
          <w:rPrChange w:id="1496" w:author="GKARANI GEORGIA" w:date="2026-06-15T10:34:00Z">
            <w:rPr>
              <w:i/>
              <w:iCs/>
            </w:rPr>
          </w:rPrChange>
        </w:rPr>
        <w:t>less than one second</w:t>
      </w:r>
      <w:ins w:id="1497" w:author="GKARANI GEORGIA" w:date="2026-06-15T10:34:00Z">
        <w:r w:rsidR="00F02653">
          <w:t>,</w:t>
        </w:r>
      </w:ins>
      <w:r w:rsidR="000A0BED">
        <w:t xml:space="preserve"> </w:t>
      </w:r>
      <w:del w:id="1498" w:author="GKARANI GEORGIA" w:date="2026-06-15T10:34:00Z">
        <w:r w:rsidR="000A0BED" w:rsidDel="00F02653">
          <w:delText>(</w:delText>
        </w:r>
      </w:del>
      <w:r w:rsidR="000A0BED">
        <w:t xml:space="preserve">even </w:t>
      </w:r>
      <w:ins w:id="1499" w:author="GKARANI GEORGIA" w:date="2026-06-15T10:34:00Z">
        <w:r w:rsidR="00F02653">
          <w:t xml:space="preserve">for the dataset containing </w:t>
        </w:r>
      </w:ins>
      <w:del w:id="1500" w:author="GKARANI GEORGIA" w:date="2026-06-15T10:34:00Z">
        <w:r w:rsidR="000A0BED" w:rsidDel="00F02653">
          <w:delText xml:space="preserve">with </w:delText>
        </w:r>
      </w:del>
      <w:r w:rsidR="000A0BED">
        <w:t>100 blocks</w:t>
      </w:r>
      <w:del w:id="1501" w:author="GKARANI GEORGIA" w:date="2026-06-15T10:34:00Z">
        <w:r w:rsidR="000A0BED" w:rsidDel="00F02653">
          <w:delText>)</w:delText>
        </w:r>
      </w:del>
      <w:r w:rsidR="000A0BED">
        <w:t xml:space="preserve">. However, </w:t>
      </w:r>
      <w:ins w:id="1502" w:author="GKARANI GEORGIA" w:date="2026-06-15T10:35:00Z">
        <w:r w:rsidR="00F02653">
          <w:t xml:space="preserve">since </w:t>
        </w:r>
      </w:ins>
      <w:r w:rsidR="000A0BED">
        <w:t xml:space="preserve">100 blocks </w:t>
      </w:r>
      <w:ins w:id="1503" w:author="GKARANI GEORGIA" w:date="2026-06-15T10:35:00Z">
        <w:r w:rsidR="00F02653">
          <w:t xml:space="preserve">represent only a limited portion of the Ethereum blockchain, experiments with larger datasets are required to assess scalability more comprehensively. Therefore, the main </w:t>
        </w:r>
      </w:ins>
      <w:del w:id="1504" w:author="GKARANI GEORGIA" w:date="2026-06-15T10:35:00Z">
        <w:r w:rsidR="000A0BED" w:rsidDel="00F02653">
          <w:delText xml:space="preserve">occupy only; therefore, experiments with more blocks are necessary for evaluating scalability. Thus, </w:delText>
        </w:r>
      </w:del>
      <w:del w:id="1505" w:author="GKARANI GEORGIA" w:date="2026-06-15T10:36:00Z">
        <w:r w:rsidR="000A0BED" w:rsidDel="00F02653">
          <w:delText xml:space="preserve">the </w:delText>
        </w:r>
      </w:del>
      <w:r w:rsidR="000A0BED">
        <w:t xml:space="preserve">bottleneck </w:t>
      </w:r>
      <w:del w:id="1506" w:author="GKARANI GEORGIA" w:date="2026-06-15T10:36:00Z">
        <w:r w:rsidR="000A0BED" w:rsidDel="00F02653">
          <w:delText>lied in</w:delText>
        </w:r>
      </w:del>
      <w:ins w:id="1507" w:author="GKARANI GEORGIA" w:date="2026-06-15T10:36:00Z">
        <w:r w:rsidR="00F02653">
          <w:t>was</w:t>
        </w:r>
      </w:ins>
      <w:r w:rsidR="000A0BED">
        <w:t xml:space="preserve"> the external data acquisition rather than </w:t>
      </w:r>
      <w:ins w:id="1508" w:author="GKARANI GEORGIA" w:date="2026-06-15T10:36:00Z">
        <w:r w:rsidR="00F02653">
          <w:t>query execution within the GDB</w:t>
        </w:r>
      </w:ins>
      <w:del w:id="1509" w:author="GKARANI GEORGIA" w:date="2026-06-15T10:36:00Z">
        <w:r w:rsidR="000A0BED" w:rsidDel="00F02653">
          <w:delText>the queries</w:delText>
        </w:r>
      </w:del>
      <w:r w:rsidR="000A0BED">
        <w:t>.</w:t>
      </w:r>
    </w:p>
    <w:p w14:paraId="37027080" w14:textId="438CAD93" w:rsidR="00C525A6" w:rsidRPr="00811AA1" w:rsidRDefault="72D9264E" w:rsidP="754FC18A">
      <w:pPr>
        <w:pStyle w:val="3"/>
        <w:rPr>
          <w:rFonts w:asciiTheme="minorHAnsi" w:eastAsiaTheme="minorEastAsia" w:hAnsiTheme="minorHAnsi" w:cstheme="minorBidi"/>
          <w:color w:val="auto"/>
        </w:rPr>
      </w:pPr>
      <w:bookmarkStart w:id="1510" w:name="queries-on-account-activity"/>
      <w:r w:rsidRPr="754FC18A">
        <w:rPr>
          <w:rFonts w:asciiTheme="minorHAnsi" w:eastAsiaTheme="minorEastAsia" w:hAnsiTheme="minorHAnsi" w:cstheme="minorBidi"/>
          <w:color w:val="auto"/>
        </w:rPr>
        <w:t>4.1. Queries on account activity</w:t>
      </w:r>
      <w:r w:rsidR="00E95F1C">
        <w:rPr>
          <w:rFonts w:asciiTheme="minorHAnsi" w:eastAsiaTheme="minorEastAsia" w:hAnsiTheme="minorHAnsi" w:cstheme="minorBidi"/>
          <w:color w:val="auto"/>
        </w:rPr>
        <w:t xml:space="preserve"> (ETH transfers)</w:t>
      </w:r>
    </w:p>
    <w:p w14:paraId="713E662C" w14:textId="460E5924" w:rsidR="00C525A6" w:rsidRDefault="00895E06" w:rsidP="00811AA1">
      <w:pPr>
        <w:pStyle w:val="FirstParagraph"/>
        <w:jc w:val="both"/>
      </w:pPr>
      <w:r>
        <w:t xml:space="preserve">The ten most active accounts in terms of ETH received </w:t>
      </w:r>
      <w:r w:rsidR="00E95F1C">
        <w:t>or</w:t>
      </w:r>
      <w:r>
        <w:t xml:space="preserve"> sent were identified.</w:t>
      </w:r>
    </w:p>
    <w:p w14:paraId="7D37722B" w14:textId="3DD708B9" w:rsidR="00C525A6" w:rsidRDefault="00D206F0" w:rsidP="00811AA1">
      <w:pPr>
        <w:pStyle w:val="a0"/>
        <w:jc w:val="both"/>
      </w:pPr>
      <w:r>
        <w:rPr>
          <w:b/>
          <w:bCs/>
        </w:rPr>
        <w:t xml:space="preserve">4.1.1 </w:t>
      </w:r>
      <w:r w:rsidR="00FB7648">
        <w:rPr>
          <w:b/>
          <w:bCs/>
        </w:rPr>
        <w:t>Obtain</w:t>
      </w:r>
      <w:r>
        <w:rPr>
          <w:b/>
          <w:bCs/>
        </w:rPr>
        <w:t xml:space="preserve"> the ten accounts that received most ETH.</w:t>
      </w:r>
    </w:p>
    <w:p w14:paraId="654D4F95" w14:textId="1CCA7B18" w:rsidR="00C525A6" w:rsidRDefault="00895E06" w:rsidP="00D206F0">
      <w:pPr>
        <w:pStyle w:val="SourceCode"/>
      </w:pPr>
      <w:r w:rsidRPr="00E43626">
        <w:rPr>
          <w:rStyle w:val="VerbatimChar"/>
          <w:b/>
          <w:bCs/>
        </w:rPr>
        <w:t>MATCH</w:t>
      </w:r>
      <w:r>
        <w:rPr>
          <w:rStyle w:val="VerbatimChar"/>
        </w:rPr>
        <w:t xml:space="preserve"> (</w:t>
      </w:r>
      <w:proofErr w:type="spellStart"/>
      <w:proofErr w:type="gramStart"/>
      <w:r>
        <w:rPr>
          <w:rStyle w:val="VerbatimChar"/>
        </w:rPr>
        <w:t>u:User</w:t>
      </w:r>
      <w:proofErr w:type="spellEnd"/>
      <w:proofErr w:type="gramEnd"/>
      <w:r>
        <w:rPr>
          <w:rStyle w:val="VerbatimChar"/>
        </w:rPr>
        <w:t>)-[:</w:t>
      </w:r>
      <w:r w:rsidRPr="00E43626">
        <w:rPr>
          <w:rStyle w:val="VerbatimChar"/>
          <w:b/>
          <w:bCs/>
          <w:color w:val="0070C0"/>
        </w:rPr>
        <w:t>RECEIVED_BY</w:t>
      </w:r>
      <w:r>
        <w:rPr>
          <w:rStyle w:val="VerbatimChar"/>
        </w:rPr>
        <w:t>]-&gt;(</w:t>
      </w:r>
      <w:proofErr w:type="spellStart"/>
      <w:r>
        <w:rPr>
          <w:rStyle w:val="VerbatimChar"/>
        </w:rPr>
        <w:t>tx</w:t>
      </w:r>
      <w:proofErr w:type="spellEnd"/>
      <w:r>
        <w:rPr>
          <w:rStyle w:val="VerbatimChar"/>
        </w:rPr>
        <w:t>)</w:t>
      </w:r>
      <w:r>
        <w:br/>
      </w:r>
      <w:r w:rsidRPr="00E43626">
        <w:rPr>
          <w:rStyle w:val="VerbatimChar"/>
          <w:b/>
          <w:bCs/>
        </w:rPr>
        <w:t>WITH</w:t>
      </w:r>
      <w:r>
        <w:rPr>
          <w:rStyle w:val="VerbatimChar"/>
        </w:rPr>
        <w:t xml:space="preserve"> </w:t>
      </w:r>
      <w:proofErr w:type="spellStart"/>
      <w:r>
        <w:rPr>
          <w:rStyle w:val="VerbatimChar"/>
        </w:rPr>
        <w:t>u.address</w:t>
      </w:r>
      <w:proofErr w:type="spellEnd"/>
      <w:r>
        <w:rPr>
          <w:rStyle w:val="VerbatimChar"/>
        </w:rPr>
        <w:t xml:space="preserve"> </w:t>
      </w:r>
      <w:r w:rsidRPr="00E43626">
        <w:rPr>
          <w:rStyle w:val="VerbatimChar"/>
          <w:b/>
          <w:bCs/>
        </w:rPr>
        <w:t>AS</w:t>
      </w:r>
      <w:r>
        <w:rPr>
          <w:rStyle w:val="VerbatimChar"/>
        </w:rPr>
        <w:t xml:space="preserve"> account,</w:t>
      </w:r>
      <w:r>
        <w:br/>
      </w:r>
      <w:r>
        <w:rPr>
          <w:rStyle w:val="VerbatimChar"/>
        </w:rPr>
        <w:t xml:space="preserve">     </w:t>
      </w:r>
      <w:r w:rsidRPr="00E43626">
        <w:rPr>
          <w:rStyle w:val="VerbatimChar"/>
          <w:b/>
          <w:bCs/>
        </w:rPr>
        <w:t>CASE</w:t>
      </w:r>
      <w:r w:rsidRPr="00E43626">
        <w:rPr>
          <w:b/>
          <w:bCs/>
        </w:rPr>
        <w:br/>
      </w:r>
      <w:r>
        <w:rPr>
          <w:rStyle w:val="VerbatimChar"/>
        </w:rPr>
        <w:t xml:space="preserve">       </w:t>
      </w:r>
      <w:r w:rsidRPr="00E43626">
        <w:rPr>
          <w:rStyle w:val="VerbatimChar"/>
          <w:b/>
          <w:bCs/>
        </w:rPr>
        <w:t>WHEN</w:t>
      </w:r>
      <w:r>
        <w:rPr>
          <w:rStyle w:val="VerbatimChar"/>
        </w:rPr>
        <w:t xml:space="preserve"> </w:t>
      </w:r>
      <w:proofErr w:type="spellStart"/>
      <w:r>
        <w:rPr>
          <w:rStyle w:val="VerbatimChar"/>
        </w:rPr>
        <w:t>tx:</w:t>
      </w:r>
      <w:r w:rsidR="00540CA9">
        <w:rPr>
          <w:rStyle w:val="VerbatimChar"/>
        </w:rPr>
        <w:t>External</w:t>
      </w:r>
      <w:r>
        <w:rPr>
          <w:rStyle w:val="VerbatimChar"/>
        </w:rPr>
        <w:t>Transaction</w:t>
      </w:r>
      <w:proofErr w:type="spellEnd"/>
      <w:r>
        <w:rPr>
          <w:rStyle w:val="VerbatimChar"/>
        </w:rPr>
        <w:t xml:space="preserve"> </w:t>
      </w:r>
      <w:r w:rsidRPr="00E43626">
        <w:rPr>
          <w:rStyle w:val="VerbatimChar"/>
          <w:b/>
          <w:bCs/>
        </w:rPr>
        <w:t>THEN</w:t>
      </w:r>
      <w:r>
        <w:rPr>
          <w:rStyle w:val="VerbatimChar"/>
        </w:rPr>
        <w:t xml:space="preserve"> </w:t>
      </w:r>
      <w:proofErr w:type="spellStart"/>
      <w:r>
        <w:rPr>
          <w:rStyle w:val="VerbatimChar"/>
        </w:rPr>
        <w:t>tx.value</w:t>
      </w:r>
      <w:proofErr w:type="spellEnd"/>
      <w:r>
        <w:br/>
      </w:r>
      <w:r>
        <w:rPr>
          <w:rStyle w:val="VerbatimChar"/>
        </w:rPr>
        <w:t xml:space="preserve">       </w:t>
      </w:r>
      <w:r w:rsidRPr="00E43626">
        <w:rPr>
          <w:rStyle w:val="VerbatimChar"/>
          <w:b/>
          <w:bCs/>
        </w:rPr>
        <w:t>WHEN</w:t>
      </w:r>
      <w:r>
        <w:rPr>
          <w:rStyle w:val="VerbatimChar"/>
        </w:rPr>
        <w:t xml:space="preserve"> </w:t>
      </w:r>
      <w:proofErr w:type="spellStart"/>
      <w:r>
        <w:rPr>
          <w:rStyle w:val="VerbatimChar"/>
        </w:rPr>
        <w:t>tx:InternalTransaction</w:t>
      </w:r>
      <w:proofErr w:type="spellEnd"/>
      <w:r>
        <w:rPr>
          <w:rStyle w:val="VerbatimChar"/>
        </w:rPr>
        <w:t xml:space="preserve"> </w:t>
      </w:r>
      <w:r w:rsidRPr="00E43626">
        <w:rPr>
          <w:rStyle w:val="VerbatimChar"/>
          <w:b/>
          <w:bCs/>
        </w:rPr>
        <w:t>THEN</w:t>
      </w:r>
      <w:r>
        <w:rPr>
          <w:rStyle w:val="VerbatimChar"/>
        </w:rPr>
        <w:t xml:space="preserve"> </w:t>
      </w:r>
      <w:proofErr w:type="spellStart"/>
      <w:r>
        <w:rPr>
          <w:rStyle w:val="VerbatimChar"/>
        </w:rPr>
        <w:t>tx.amount</w:t>
      </w:r>
      <w:proofErr w:type="spellEnd"/>
      <w:r>
        <w:br/>
      </w:r>
      <w:r>
        <w:rPr>
          <w:rStyle w:val="VerbatimChar"/>
        </w:rPr>
        <w:t xml:space="preserve">     </w:t>
      </w:r>
      <w:r w:rsidRPr="00E43626">
        <w:rPr>
          <w:rStyle w:val="VerbatimChar"/>
          <w:b/>
          <w:bCs/>
        </w:rPr>
        <w:t>END AS</w:t>
      </w:r>
      <w:r>
        <w:rPr>
          <w:rStyle w:val="VerbatimChar"/>
        </w:rPr>
        <w:t xml:space="preserve"> </w:t>
      </w:r>
      <w:proofErr w:type="spellStart"/>
      <w:r>
        <w:rPr>
          <w:rStyle w:val="VerbatimChar"/>
        </w:rPr>
        <w:t>received_amount</w:t>
      </w:r>
      <w:proofErr w:type="spellEnd"/>
      <w:r>
        <w:br/>
      </w:r>
      <w:r w:rsidRPr="00E43626">
        <w:rPr>
          <w:rStyle w:val="VerbatimChar"/>
          <w:b/>
          <w:bCs/>
        </w:rPr>
        <w:t>RETURN</w:t>
      </w:r>
      <w:r>
        <w:rPr>
          <w:rStyle w:val="VerbatimChar"/>
        </w:rPr>
        <w:t xml:space="preserve"> account, </w:t>
      </w:r>
      <w:r w:rsidRPr="00E43626">
        <w:rPr>
          <w:rStyle w:val="VerbatimChar"/>
          <w:b/>
          <w:bCs/>
        </w:rPr>
        <w:t>SUM</w:t>
      </w:r>
      <w:r>
        <w:rPr>
          <w:rStyle w:val="VerbatimChar"/>
        </w:rPr>
        <w:t>(</w:t>
      </w:r>
      <w:proofErr w:type="spellStart"/>
      <w:r>
        <w:rPr>
          <w:rStyle w:val="VerbatimChar"/>
        </w:rPr>
        <w:t>received_amount</w:t>
      </w:r>
      <w:proofErr w:type="spellEnd"/>
      <w:r>
        <w:rPr>
          <w:rStyle w:val="VerbatimChar"/>
        </w:rPr>
        <w:t xml:space="preserve">) </w:t>
      </w:r>
      <w:r w:rsidRPr="00E43626">
        <w:rPr>
          <w:rStyle w:val="VerbatimChar"/>
          <w:b/>
          <w:bCs/>
        </w:rPr>
        <w:t xml:space="preserve">AS </w:t>
      </w:r>
      <w:proofErr w:type="spellStart"/>
      <w:r>
        <w:rPr>
          <w:rStyle w:val="VerbatimChar"/>
        </w:rPr>
        <w:t>total_received</w:t>
      </w:r>
      <w:proofErr w:type="spellEnd"/>
      <w:r>
        <w:br/>
      </w:r>
      <w:r w:rsidRPr="00E43626">
        <w:rPr>
          <w:rStyle w:val="VerbatimChar"/>
          <w:b/>
          <w:bCs/>
        </w:rPr>
        <w:t>ORDER BY</w:t>
      </w:r>
      <w:r>
        <w:rPr>
          <w:rStyle w:val="VerbatimChar"/>
        </w:rPr>
        <w:t xml:space="preserve"> </w:t>
      </w:r>
      <w:proofErr w:type="spellStart"/>
      <w:r>
        <w:rPr>
          <w:rStyle w:val="VerbatimChar"/>
        </w:rPr>
        <w:t>total_received</w:t>
      </w:r>
      <w:proofErr w:type="spellEnd"/>
      <w:r>
        <w:rPr>
          <w:rStyle w:val="VerbatimChar"/>
        </w:rPr>
        <w:t xml:space="preserve"> </w:t>
      </w:r>
      <w:r w:rsidRPr="00E43626">
        <w:rPr>
          <w:rStyle w:val="VerbatimChar"/>
          <w:b/>
          <w:bCs/>
        </w:rPr>
        <w:t>DESC</w:t>
      </w:r>
      <w:r>
        <w:br/>
      </w:r>
      <w:r w:rsidRPr="00E43626">
        <w:rPr>
          <w:rStyle w:val="VerbatimChar"/>
          <w:b/>
          <w:bCs/>
        </w:rPr>
        <w:t>LIMIT</w:t>
      </w:r>
      <w:r>
        <w:rPr>
          <w:rStyle w:val="VerbatimChar"/>
        </w:rPr>
        <w:t xml:space="preserve"> 10</w:t>
      </w:r>
    </w:p>
    <w:p w14:paraId="630D835F" w14:textId="71DF6E8C" w:rsidR="00C525A6" w:rsidRDefault="3610BC35" w:rsidP="00811AA1">
      <w:pPr>
        <w:pStyle w:val="FirstParagraph"/>
        <w:jc w:val="both"/>
        <w:rPr>
          <w:ins w:id="1511" w:author="GKARANI GEORGIA" w:date="2026-06-15T10:39:00Z"/>
        </w:rPr>
      </w:pPr>
      <w:del w:id="1512" w:author="GKARANI GEORGIA" w:date="2026-06-15T10:39:00Z">
        <w:r w:rsidDel="00FF5D8D">
          <w:delText xml:space="preserve">Note that </w:delText>
        </w:r>
      </w:del>
      <w:ins w:id="1513" w:author="GKARANI GEORGIA" w:date="2026-06-15T10:39:00Z">
        <w:r w:rsidR="00FF5D8D">
          <w:t>F</w:t>
        </w:r>
      </w:ins>
      <w:del w:id="1514" w:author="GKARANI GEORGIA" w:date="2026-06-15T10:39:00Z">
        <w:r w:rsidDel="00FF5D8D">
          <w:delText>f</w:delText>
        </w:r>
      </w:del>
      <w:r>
        <w:t>or external transactions</w:t>
      </w:r>
      <w:ins w:id="1515" w:author="GKARANI GEORGIA" w:date="2026-06-15T10:39:00Z">
        <w:r w:rsidR="00FF5D8D">
          <w:t>,</w:t>
        </w:r>
      </w:ins>
      <w:r>
        <w:t xml:space="preserve"> the amount of ETH received is stored in the </w:t>
      </w:r>
      <w:proofErr w:type="spellStart"/>
      <w:r w:rsidRPr="00943D7E">
        <w:rPr>
          <w:i/>
          <w:iCs/>
        </w:rPr>
        <w:t>tx.value</w:t>
      </w:r>
      <w:proofErr w:type="spellEnd"/>
      <w:r>
        <w:t xml:space="preserve"> attribute, whereas for internal transactions it is stored in </w:t>
      </w:r>
      <w:r w:rsidR="00943D7E">
        <w:t xml:space="preserve">the </w:t>
      </w:r>
      <w:proofErr w:type="spellStart"/>
      <w:proofErr w:type="gramStart"/>
      <w:r w:rsidRPr="00943D7E">
        <w:rPr>
          <w:i/>
          <w:iCs/>
        </w:rPr>
        <w:t>tx.amount</w:t>
      </w:r>
      <w:proofErr w:type="spellEnd"/>
      <w:proofErr w:type="gramEnd"/>
      <w:r w:rsidR="00943D7E">
        <w:t xml:space="preserve"> attribute</w:t>
      </w:r>
      <w:ins w:id="1516" w:author="GKARANI GEORGIA" w:date="2026-06-15T10:39:00Z">
        <w:r w:rsidR="00FF5D8D">
          <w:t>.</w:t>
        </w:r>
      </w:ins>
      <w:del w:id="1517" w:author="GKARANI GEORGIA" w:date="2026-06-15T10:39:00Z">
        <w:r w:rsidDel="00FF5D8D">
          <w:delText>;</w:delText>
        </w:r>
      </w:del>
      <w:r>
        <w:t xml:space="preserve"> </w:t>
      </w:r>
      <w:ins w:id="1518" w:author="GKARANI GEORGIA" w:date="2026-06-15T10:39:00Z">
        <w:r w:rsidR="00FF5D8D">
          <w:t>T</w:t>
        </w:r>
      </w:ins>
      <w:del w:id="1519" w:author="GKARANI GEORGIA" w:date="2026-06-15T10:39:00Z">
        <w:r w:rsidDel="00FF5D8D">
          <w:delText>t</w:delText>
        </w:r>
      </w:del>
      <w:r>
        <w:t>herefore, a CASE statement was used in the query</w:t>
      </w:r>
      <w:ins w:id="1520" w:author="GKARANI GEORGIA" w:date="2026-06-15T10:39:00Z">
        <w:r w:rsidR="00FF5D8D">
          <w:t xml:space="preserve"> to handle both transaction types</w:t>
        </w:r>
      </w:ins>
      <w:r>
        <w:t>. Table </w:t>
      </w:r>
      <w:ins w:id="1521" w:author="GKARANI GEORGIA" w:date="2026-06-16T09:07:00Z">
        <w:r w:rsidR="006B10A3">
          <w:t>2</w:t>
        </w:r>
      </w:ins>
      <w:del w:id="1522" w:author="GKARANI GEORGIA" w:date="2026-06-16T09:07:00Z">
        <w:r w:rsidDel="006B10A3">
          <w:delText>1</w:delText>
        </w:r>
      </w:del>
      <w:r>
        <w:t xml:space="preserve"> </w:t>
      </w:r>
      <w:ins w:id="1523" w:author="GKARANI GEORGIA" w:date="2026-06-15T10:40:00Z">
        <w:r w:rsidR="00FF5D8D">
          <w:t xml:space="preserve">presents </w:t>
        </w:r>
      </w:ins>
      <w:del w:id="1524" w:author="GKARANI GEORGIA" w:date="2026-06-15T10:40:00Z">
        <w:r w:rsidDel="00FF5D8D">
          <w:delText xml:space="preserve">shows </w:delText>
        </w:r>
      </w:del>
      <w:r>
        <w:t>the results</w:t>
      </w:r>
      <w:ins w:id="1525" w:author="GKARANI GEORGIA" w:date="2026-06-15T10:40:00Z">
        <w:r w:rsidR="00FF5D8D">
          <w:t xml:space="preserve"> obtained</w:t>
        </w:r>
      </w:ins>
      <w:r>
        <w:t xml:space="preserve"> for two blocks. The </w:t>
      </w:r>
      <w:ins w:id="1526" w:author="GKARANI GEORGIA" w:date="2026-06-15T10:40:00Z">
        <w:r w:rsidR="00FF5D8D">
          <w:t xml:space="preserve">same </w:t>
        </w:r>
      </w:ins>
      <w:r>
        <w:t xml:space="preserve">query was also executed </w:t>
      </w:r>
      <w:ins w:id="1527" w:author="GKARANI GEORGIA" w:date="2026-06-15T10:40:00Z">
        <w:r w:rsidR="00FF5D8D">
          <w:t xml:space="preserve">for datasets containing </w:t>
        </w:r>
      </w:ins>
      <w:del w:id="1528" w:author="GKARANI GEORGIA" w:date="2026-06-15T10:40:00Z">
        <w:r w:rsidDel="00FF5D8D">
          <w:delText xml:space="preserve">with </w:delText>
        </w:r>
      </w:del>
      <w:r>
        <w:t>10, 50, and 100 blocks</w:t>
      </w:r>
      <w:ins w:id="1529" w:author="GKARANI GEORGIA" w:date="2026-06-15T10:41:00Z">
        <w:r w:rsidR="00FF5D8D">
          <w:t>,</w:t>
        </w:r>
      </w:ins>
      <w:del w:id="1530" w:author="GKARANI GEORGIA" w:date="2026-06-15T10:41:00Z">
        <w:r w:rsidR="00943D7E" w:rsidDel="00FF5D8D">
          <w:delText>;</w:delText>
        </w:r>
      </w:del>
      <w:r>
        <w:t xml:space="preserve"> </w:t>
      </w:r>
      <w:ins w:id="1531" w:author="GKARANI GEORGIA" w:date="2026-06-15T10:40:00Z">
        <w:r w:rsidR="00FF5D8D">
          <w:t xml:space="preserve">and </w:t>
        </w:r>
      </w:ins>
      <w:r>
        <w:t>the</w:t>
      </w:r>
      <w:del w:id="1532" w:author="GKARANI GEORGIA" w:date="2026-06-15T10:40:00Z">
        <w:r w:rsidDel="00FF5D8D">
          <w:delText>ir</w:delText>
        </w:r>
      </w:del>
      <w:r>
        <w:t xml:space="preserve"> </w:t>
      </w:r>
      <w:ins w:id="1533" w:author="GKARANI GEORGIA" w:date="2026-06-15T10:40:00Z">
        <w:r w:rsidR="00FF5D8D">
          <w:t xml:space="preserve">corresponding </w:t>
        </w:r>
      </w:ins>
      <w:r>
        <w:t xml:space="preserve">results are </w:t>
      </w:r>
      <w:ins w:id="1534" w:author="GKARANI GEORGIA" w:date="2026-06-15T10:40:00Z">
        <w:r w:rsidR="00FF5D8D">
          <w:t xml:space="preserve">reported </w:t>
        </w:r>
      </w:ins>
      <w:del w:id="1535" w:author="GKARANI GEORGIA" w:date="2026-06-15T10:40:00Z">
        <w:r w:rsidR="00E95F1C" w:rsidDel="00FF5D8D">
          <w:delText>shown</w:delText>
        </w:r>
        <w:r w:rsidDel="00FF5D8D">
          <w:delText xml:space="preserve"> </w:delText>
        </w:r>
      </w:del>
      <w:r>
        <w:t>in Appendix A.</w:t>
      </w:r>
    </w:p>
    <w:p w14:paraId="3DE07CFD" w14:textId="09084965" w:rsidR="00FF5D8D" w:rsidRPr="00FF5D8D" w:rsidDel="00FF5D8D" w:rsidRDefault="00FF5D8D">
      <w:pPr>
        <w:pStyle w:val="a0"/>
        <w:rPr>
          <w:del w:id="1536" w:author="GKARANI GEORGIA" w:date="2026-06-15T10:41:00Z"/>
        </w:rPr>
        <w:pPrChange w:id="1537" w:author="GKARANI GEORGIA" w:date="2026-06-15T10:39:00Z">
          <w:pPr>
            <w:pStyle w:val="FirstParagraph"/>
            <w:jc w:val="both"/>
          </w:pPr>
        </w:pPrChange>
      </w:pPr>
    </w:p>
    <w:p w14:paraId="14CCC72A" w14:textId="23A0F7E2" w:rsidR="00C525A6" w:rsidRPr="0040200F" w:rsidRDefault="2F61107E" w:rsidP="0040200F">
      <w:pPr>
        <w:pStyle w:val="a0"/>
        <w:jc w:val="center"/>
      </w:pPr>
      <w:r w:rsidRPr="00F26E20">
        <w:rPr>
          <w:b/>
          <w:bCs/>
        </w:rPr>
        <w:t>Table </w:t>
      </w:r>
      <w:ins w:id="1538" w:author="GKARANI GEORGIA" w:date="2026-06-16T09:07:00Z">
        <w:r w:rsidR="006B10A3" w:rsidRPr="00F26E20">
          <w:rPr>
            <w:b/>
            <w:bCs/>
            <w:rPrChange w:id="1539" w:author="GKARANI GEORGIA" w:date="2026-06-16T09:18:00Z">
              <w:rPr>
                <w:b/>
                <w:bCs/>
                <w:highlight w:val="yellow"/>
              </w:rPr>
            </w:rPrChange>
          </w:rPr>
          <w:t>2</w:t>
        </w:r>
      </w:ins>
      <w:del w:id="1540" w:author="GKARANI GEORGIA" w:date="2026-06-16T09:07:00Z">
        <w:r w:rsidRPr="00F26E20" w:rsidDel="006B10A3">
          <w:rPr>
            <w:b/>
            <w:bCs/>
          </w:rPr>
          <w:delText>1</w:delText>
        </w:r>
      </w:del>
      <w:r w:rsidRPr="00F26E20">
        <w:rPr>
          <w:b/>
          <w:bCs/>
        </w:rPr>
        <w:t>.</w:t>
      </w:r>
      <w:r w:rsidRPr="008F0512">
        <w:rPr>
          <w:b/>
          <w:bCs/>
        </w:rPr>
        <w:t xml:space="preserve"> </w:t>
      </w:r>
      <w:r w:rsidRPr="0040200F">
        <w:t>Results of Query </w:t>
      </w:r>
      <w:r w:rsidR="00C43333">
        <w:t>4.</w:t>
      </w:r>
      <w:r w:rsidRPr="0040200F">
        <w:t>1.1 for two blocks.</w:t>
      </w:r>
    </w:p>
    <w:tbl>
      <w:tblPr>
        <w:tblW w:w="0" w:type="auto"/>
        <w:jc w:val="center"/>
        <w:tblLayout w:type="fixed"/>
        <w:tblLook w:val="06A0" w:firstRow="1" w:lastRow="0" w:firstColumn="1" w:lastColumn="0" w:noHBand="1" w:noVBand="1"/>
      </w:tblPr>
      <w:tblGrid>
        <w:gridCol w:w="2034"/>
        <w:gridCol w:w="2071"/>
        <w:gridCol w:w="2641"/>
      </w:tblGrid>
      <w:tr w:rsidR="2F61107E" w14:paraId="7989434F" w14:textId="77777777" w:rsidTr="0040200F">
        <w:trPr>
          <w:trHeight w:val="300"/>
          <w:jc w:val="center"/>
        </w:trPr>
        <w:tc>
          <w:tcPr>
            <w:tcW w:w="2034"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65646D2D" w14:textId="5CC5C51A" w:rsidR="2F61107E" w:rsidRDefault="2F61107E" w:rsidP="2F61107E">
            <w:pPr>
              <w:spacing w:after="0"/>
              <w:jc w:val="center"/>
            </w:pPr>
            <w:r w:rsidRPr="2F61107E">
              <w:rPr>
                <w:rFonts w:ascii="Aptos Narrow" w:eastAsia="Aptos Narrow" w:hAnsi="Aptos Narrow" w:cs="Aptos Narrow"/>
                <w:color w:val="000000" w:themeColor="text1"/>
                <w:sz w:val="22"/>
                <w:szCs w:val="22"/>
              </w:rPr>
              <w:t>Rank</w:t>
            </w:r>
          </w:p>
        </w:tc>
        <w:tc>
          <w:tcPr>
            <w:tcW w:w="2071"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0A52A4E0" w14:textId="4CCDB772"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2641"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54735FCA" w14:textId="6A9E12B2" w:rsidR="2F61107E" w:rsidRDefault="2F61107E" w:rsidP="2F61107E">
            <w:pPr>
              <w:spacing w:after="0"/>
              <w:jc w:val="center"/>
            </w:pPr>
            <w:proofErr w:type="spellStart"/>
            <w:r w:rsidRPr="2F61107E">
              <w:rPr>
                <w:rFonts w:ascii="Aptos Narrow" w:eastAsia="Aptos Narrow" w:hAnsi="Aptos Narrow" w:cs="Aptos Narrow"/>
                <w:color w:val="000000" w:themeColor="text1"/>
                <w:sz w:val="22"/>
                <w:szCs w:val="22"/>
              </w:rPr>
              <w:t>Total</w:t>
            </w:r>
            <w:r w:rsidR="00F90BD3">
              <w:rPr>
                <w:rFonts w:ascii="Aptos Narrow" w:eastAsia="Aptos Narrow" w:hAnsi="Aptos Narrow" w:cs="Aptos Narrow"/>
                <w:color w:val="000000" w:themeColor="text1"/>
                <w:sz w:val="22"/>
                <w:szCs w:val="22"/>
              </w:rPr>
              <w:t>_</w:t>
            </w:r>
            <w:r w:rsidR="00FA642A">
              <w:rPr>
                <w:rFonts w:ascii="Aptos Narrow" w:eastAsia="Aptos Narrow" w:hAnsi="Aptos Narrow" w:cs="Aptos Narrow"/>
                <w:color w:val="000000" w:themeColor="text1"/>
                <w:sz w:val="22"/>
                <w:szCs w:val="22"/>
              </w:rPr>
              <w:t>r</w:t>
            </w:r>
            <w:r w:rsidRPr="2F61107E">
              <w:rPr>
                <w:rFonts w:ascii="Aptos Narrow" w:eastAsia="Aptos Narrow" w:hAnsi="Aptos Narrow" w:cs="Aptos Narrow"/>
                <w:color w:val="000000" w:themeColor="text1"/>
                <w:sz w:val="22"/>
                <w:szCs w:val="22"/>
              </w:rPr>
              <w:t>eceived</w:t>
            </w:r>
            <w:proofErr w:type="spellEnd"/>
            <w:r w:rsidRPr="2F61107E">
              <w:rPr>
                <w:rFonts w:ascii="Aptos Narrow" w:eastAsia="Aptos Narrow" w:hAnsi="Aptos Narrow" w:cs="Aptos Narrow"/>
                <w:color w:val="000000" w:themeColor="text1"/>
                <w:sz w:val="22"/>
                <w:szCs w:val="22"/>
              </w:rPr>
              <w:t xml:space="preserve"> (</w:t>
            </w:r>
            <w:r w:rsidR="00E95F1C">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r>
      <w:tr w:rsidR="2F61107E" w14:paraId="60D297D1" w14:textId="77777777" w:rsidTr="0040200F">
        <w:trPr>
          <w:trHeight w:val="300"/>
          <w:jc w:val="center"/>
        </w:trPr>
        <w:tc>
          <w:tcPr>
            <w:tcW w:w="2034" w:type="dxa"/>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1971303F" w14:textId="4A79F08C" w:rsidR="2F61107E" w:rsidRDefault="2F61107E" w:rsidP="2F61107E">
            <w:pPr>
              <w:spacing w:after="0"/>
              <w:jc w:val="center"/>
            </w:pPr>
            <w:r w:rsidRPr="2F61107E">
              <w:rPr>
                <w:rFonts w:ascii="Aptos Narrow" w:eastAsia="Aptos Narrow" w:hAnsi="Aptos Narrow" w:cs="Aptos Narrow"/>
                <w:b/>
                <w:bCs/>
                <w:color w:val="000000" w:themeColor="text1"/>
                <w:sz w:val="22"/>
                <w:szCs w:val="22"/>
              </w:rPr>
              <w:t>1</w:t>
            </w:r>
          </w:p>
        </w:tc>
        <w:tc>
          <w:tcPr>
            <w:tcW w:w="2071" w:type="dxa"/>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625B0FD8" w14:textId="791E11D5" w:rsidR="2F61107E" w:rsidRDefault="2F61107E" w:rsidP="2F61107E">
            <w:pPr>
              <w:spacing w:after="0"/>
              <w:jc w:val="center"/>
            </w:pPr>
            <w:r w:rsidRPr="2F61107E">
              <w:rPr>
                <w:rFonts w:ascii="Aptos Narrow" w:eastAsia="Aptos Narrow" w:hAnsi="Aptos Narrow" w:cs="Aptos Narrow"/>
                <w:color w:val="000000" w:themeColor="text1"/>
                <w:sz w:val="22"/>
                <w:szCs w:val="22"/>
              </w:rPr>
              <w:t>0x10da...56ba8e</w:t>
            </w:r>
          </w:p>
        </w:tc>
        <w:tc>
          <w:tcPr>
            <w:tcW w:w="2641" w:type="dxa"/>
            <w:tcBorders>
              <w:top w:val="single" w:sz="8" w:space="0" w:color="000000" w:themeColor="text1"/>
              <w:left w:val="nil"/>
              <w:bottom w:val="nil"/>
              <w:right w:val="single" w:sz="8" w:space="0" w:color="000000" w:themeColor="text1"/>
            </w:tcBorders>
            <w:tcMar>
              <w:top w:w="15" w:type="dxa"/>
              <w:left w:w="15" w:type="dxa"/>
              <w:right w:w="15" w:type="dxa"/>
            </w:tcMar>
            <w:vAlign w:val="center"/>
          </w:tcPr>
          <w:p w14:paraId="3CE96894" w14:textId="5190D0C8" w:rsidR="2F61107E" w:rsidRDefault="2F61107E" w:rsidP="2F61107E">
            <w:pPr>
              <w:spacing w:after="0"/>
              <w:jc w:val="center"/>
            </w:pPr>
            <w:r w:rsidRPr="2F61107E">
              <w:rPr>
                <w:rFonts w:ascii="Aptos Narrow" w:eastAsia="Aptos Narrow" w:hAnsi="Aptos Narrow" w:cs="Aptos Narrow"/>
                <w:color w:val="000000" w:themeColor="text1"/>
                <w:sz w:val="22"/>
                <w:szCs w:val="22"/>
              </w:rPr>
              <w:t>50,000</w:t>
            </w:r>
          </w:p>
        </w:tc>
      </w:tr>
      <w:tr w:rsidR="2F61107E" w14:paraId="67A584FE" w14:textId="77777777" w:rsidTr="0040200F">
        <w:trPr>
          <w:trHeight w:val="300"/>
          <w:jc w:val="center"/>
        </w:trPr>
        <w:tc>
          <w:tcPr>
            <w:tcW w:w="2034" w:type="dxa"/>
            <w:tcBorders>
              <w:top w:val="nil"/>
              <w:left w:val="single" w:sz="8" w:space="0" w:color="000000" w:themeColor="text1"/>
              <w:bottom w:val="nil"/>
              <w:right w:val="nil"/>
            </w:tcBorders>
            <w:tcMar>
              <w:top w:w="15" w:type="dxa"/>
              <w:left w:w="15" w:type="dxa"/>
              <w:right w:w="15" w:type="dxa"/>
            </w:tcMar>
            <w:vAlign w:val="center"/>
          </w:tcPr>
          <w:p w14:paraId="48CA5F46" w14:textId="012707C2" w:rsidR="2F61107E" w:rsidRDefault="2F61107E" w:rsidP="2F61107E">
            <w:pPr>
              <w:spacing w:after="0"/>
              <w:jc w:val="center"/>
            </w:pPr>
            <w:r w:rsidRPr="2F61107E">
              <w:rPr>
                <w:rFonts w:ascii="Aptos Narrow" w:eastAsia="Aptos Narrow" w:hAnsi="Aptos Narrow" w:cs="Aptos Narrow"/>
                <w:b/>
                <w:bCs/>
                <w:color w:val="000000" w:themeColor="text1"/>
                <w:sz w:val="22"/>
                <w:szCs w:val="22"/>
              </w:rPr>
              <w:t>2</w:t>
            </w:r>
          </w:p>
        </w:tc>
        <w:tc>
          <w:tcPr>
            <w:tcW w:w="2071" w:type="dxa"/>
            <w:tcBorders>
              <w:top w:val="nil"/>
              <w:left w:val="single" w:sz="8" w:space="0" w:color="000000" w:themeColor="text1"/>
              <w:bottom w:val="nil"/>
              <w:right w:val="nil"/>
            </w:tcBorders>
            <w:shd w:val="clear" w:color="auto" w:fill="FCCACA"/>
            <w:tcMar>
              <w:top w:w="15" w:type="dxa"/>
              <w:left w:w="15" w:type="dxa"/>
              <w:right w:w="15" w:type="dxa"/>
            </w:tcMar>
            <w:vAlign w:val="center"/>
          </w:tcPr>
          <w:p w14:paraId="5510C03A" w14:textId="0210F185"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2641" w:type="dxa"/>
            <w:tcBorders>
              <w:top w:val="nil"/>
              <w:left w:val="nil"/>
              <w:bottom w:val="nil"/>
              <w:right w:val="single" w:sz="8" w:space="0" w:color="000000" w:themeColor="text1"/>
            </w:tcBorders>
            <w:tcMar>
              <w:top w:w="15" w:type="dxa"/>
              <w:left w:w="15" w:type="dxa"/>
              <w:right w:w="15" w:type="dxa"/>
            </w:tcMar>
            <w:vAlign w:val="center"/>
          </w:tcPr>
          <w:p w14:paraId="2F66B12B" w14:textId="53F4E565" w:rsidR="2F61107E" w:rsidRDefault="2F61107E" w:rsidP="2F61107E">
            <w:pPr>
              <w:spacing w:after="0"/>
              <w:jc w:val="center"/>
            </w:pPr>
            <w:r w:rsidRPr="2F61107E">
              <w:rPr>
                <w:rFonts w:ascii="Aptos Narrow" w:eastAsia="Aptos Narrow" w:hAnsi="Aptos Narrow" w:cs="Aptos Narrow"/>
                <w:color w:val="000000" w:themeColor="text1"/>
                <w:sz w:val="22"/>
                <w:szCs w:val="22"/>
              </w:rPr>
              <w:t>15,220</w:t>
            </w:r>
          </w:p>
        </w:tc>
      </w:tr>
      <w:tr w:rsidR="2F61107E" w14:paraId="4009768F" w14:textId="77777777" w:rsidTr="0040200F">
        <w:trPr>
          <w:trHeight w:val="300"/>
          <w:jc w:val="center"/>
        </w:trPr>
        <w:tc>
          <w:tcPr>
            <w:tcW w:w="2034" w:type="dxa"/>
            <w:tcBorders>
              <w:top w:val="nil"/>
              <w:left w:val="single" w:sz="8" w:space="0" w:color="000000" w:themeColor="text1"/>
              <w:bottom w:val="nil"/>
              <w:right w:val="nil"/>
            </w:tcBorders>
            <w:tcMar>
              <w:top w:w="15" w:type="dxa"/>
              <w:left w:w="15" w:type="dxa"/>
              <w:right w:w="15" w:type="dxa"/>
            </w:tcMar>
            <w:vAlign w:val="center"/>
          </w:tcPr>
          <w:p w14:paraId="0A7DB603" w14:textId="40AE66DA" w:rsidR="2F61107E" w:rsidRDefault="2F61107E" w:rsidP="2F61107E">
            <w:pPr>
              <w:spacing w:after="0"/>
              <w:jc w:val="center"/>
            </w:pPr>
            <w:r w:rsidRPr="2F61107E">
              <w:rPr>
                <w:rFonts w:ascii="Aptos Narrow" w:eastAsia="Aptos Narrow" w:hAnsi="Aptos Narrow" w:cs="Aptos Narrow"/>
                <w:b/>
                <w:bCs/>
                <w:color w:val="000000" w:themeColor="text1"/>
                <w:sz w:val="22"/>
                <w:szCs w:val="22"/>
              </w:rPr>
              <w:t>3</w:t>
            </w:r>
          </w:p>
        </w:tc>
        <w:tc>
          <w:tcPr>
            <w:tcW w:w="2071" w:type="dxa"/>
            <w:tcBorders>
              <w:top w:val="nil"/>
              <w:left w:val="single" w:sz="8" w:space="0" w:color="000000" w:themeColor="text1"/>
              <w:bottom w:val="nil"/>
              <w:right w:val="nil"/>
            </w:tcBorders>
            <w:tcMar>
              <w:top w:w="15" w:type="dxa"/>
              <w:left w:w="15" w:type="dxa"/>
              <w:right w:w="15" w:type="dxa"/>
            </w:tcMar>
            <w:vAlign w:val="center"/>
          </w:tcPr>
          <w:p w14:paraId="3D08F516" w14:textId="2AF15693" w:rsidR="2F61107E" w:rsidRDefault="2F61107E" w:rsidP="2F61107E">
            <w:pPr>
              <w:spacing w:after="0"/>
              <w:jc w:val="center"/>
            </w:pPr>
            <w:r w:rsidRPr="2F61107E">
              <w:rPr>
                <w:rFonts w:ascii="Aptos Narrow" w:eastAsia="Aptos Narrow" w:hAnsi="Aptos Narrow" w:cs="Aptos Narrow"/>
                <w:color w:val="000000" w:themeColor="text1"/>
                <w:sz w:val="22"/>
                <w:szCs w:val="22"/>
              </w:rPr>
              <w:t>0xe37e...57bd09</w:t>
            </w:r>
          </w:p>
        </w:tc>
        <w:tc>
          <w:tcPr>
            <w:tcW w:w="2641" w:type="dxa"/>
            <w:tcBorders>
              <w:top w:val="nil"/>
              <w:left w:val="nil"/>
              <w:bottom w:val="nil"/>
              <w:right w:val="single" w:sz="8" w:space="0" w:color="000000" w:themeColor="text1"/>
            </w:tcBorders>
            <w:tcMar>
              <w:top w:w="15" w:type="dxa"/>
              <w:left w:w="15" w:type="dxa"/>
              <w:right w:w="15" w:type="dxa"/>
            </w:tcMar>
            <w:vAlign w:val="center"/>
          </w:tcPr>
          <w:p w14:paraId="348C737A" w14:textId="3B3CE7D1" w:rsidR="2F61107E" w:rsidRDefault="2F61107E" w:rsidP="2F61107E">
            <w:pPr>
              <w:spacing w:after="0"/>
              <w:jc w:val="center"/>
            </w:pPr>
            <w:r w:rsidRPr="2F61107E">
              <w:rPr>
                <w:rFonts w:ascii="Aptos Narrow" w:eastAsia="Aptos Narrow" w:hAnsi="Aptos Narrow" w:cs="Aptos Narrow"/>
                <w:color w:val="000000" w:themeColor="text1"/>
                <w:sz w:val="22"/>
                <w:szCs w:val="22"/>
              </w:rPr>
              <w:t>9,600</w:t>
            </w:r>
          </w:p>
        </w:tc>
      </w:tr>
      <w:tr w:rsidR="2F61107E" w14:paraId="5085F8EE" w14:textId="77777777" w:rsidTr="0040200F">
        <w:trPr>
          <w:trHeight w:val="300"/>
          <w:jc w:val="center"/>
        </w:trPr>
        <w:tc>
          <w:tcPr>
            <w:tcW w:w="2034" w:type="dxa"/>
            <w:tcBorders>
              <w:top w:val="nil"/>
              <w:left w:val="single" w:sz="8" w:space="0" w:color="000000" w:themeColor="text1"/>
              <w:bottom w:val="nil"/>
              <w:right w:val="nil"/>
            </w:tcBorders>
            <w:tcMar>
              <w:top w:w="15" w:type="dxa"/>
              <w:left w:w="15" w:type="dxa"/>
              <w:right w:w="15" w:type="dxa"/>
            </w:tcMar>
            <w:vAlign w:val="center"/>
          </w:tcPr>
          <w:p w14:paraId="724C506E" w14:textId="56C3BA2E" w:rsidR="2F61107E" w:rsidRDefault="2F61107E" w:rsidP="2F61107E">
            <w:pPr>
              <w:spacing w:after="0"/>
              <w:jc w:val="center"/>
            </w:pPr>
            <w:r w:rsidRPr="2F61107E">
              <w:rPr>
                <w:rFonts w:ascii="Aptos Narrow" w:eastAsia="Aptos Narrow" w:hAnsi="Aptos Narrow" w:cs="Aptos Narrow"/>
                <w:b/>
                <w:bCs/>
                <w:color w:val="000000" w:themeColor="text1"/>
                <w:sz w:val="22"/>
                <w:szCs w:val="22"/>
              </w:rPr>
              <w:t>4</w:t>
            </w:r>
          </w:p>
        </w:tc>
        <w:tc>
          <w:tcPr>
            <w:tcW w:w="2071" w:type="dxa"/>
            <w:tcBorders>
              <w:top w:val="nil"/>
              <w:left w:val="single" w:sz="8" w:space="0" w:color="000000" w:themeColor="text1"/>
              <w:bottom w:val="nil"/>
              <w:right w:val="nil"/>
            </w:tcBorders>
            <w:tcMar>
              <w:top w:w="15" w:type="dxa"/>
              <w:left w:w="15" w:type="dxa"/>
              <w:right w:w="15" w:type="dxa"/>
            </w:tcMar>
            <w:vAlign w:val="center"/>
          </w:tcPr>
          <w:p w14:paraId="5EF2A583" w14:textId="064A56D9" w:rsidR="2F61107E" w:rsidRDefault="2F61107E" w:rsidP="2F61107E">
            <w:pPr>
              <w:spacing w:after="0"/>
              <w:jc w:val="center"/>
            </w:pPr>
            <w:r w:rsidRPr="2F61107E">
              <w:rPr>
                <w:rFonts w:ascii="Aptos Narrow" w:eastAsia="Aptos Narrow" w:hAnsi="Aptos Narrow" w:cs="Aptos Narrow"/>
                <w:color w:val="000000" w:themeColor="text1"/>
                <w:sz w:val="22"/>
                <w:szCs w:val="22"/>
              </w:rPr>
              <w:t>0x1111...960582</w:t>
            </w:r>
          </w:p>
        </w:tc>
        <w:tc>
          <w:tcPr>
            <w:tcW w:w="2641" w:type="dxa"/>
            <w:tcBorders>
              <w:top w:val="nil"/>
              <w:left w:val="nil"/>
              <w:bottom w:val="nil"/>
              <w:right w:val="single" w:sz="8" w:space="0" w:color="000000" w:themeColor="text1"/>
            </w:tcBorders>
            <w:tcMar>
              <w:top w:w="15" w:type="dxa"/>
              <w:left w:w="15" w:type="dxa"/>
              <w:right w:w="15" w:type="dxa"/>
            </w:tcMar>
            <w:vAlign w:val="center"/>
          </w:tcPr>
          <w:p w14:paraId="1209B92E" w14:textId="500B6EE9" w:rsidR="2F61107E" w:rsidRDefault="2F61107E" w:rsidP="2F61107E">
            <w:pPr>
              <w:spacing w:after="0"/>
              <w:jc w:val="center"/>
            </w:pPr>
            <w:r w:rsidRPr="2F61107E">
              <w:rPr>
                <w:rFonts w:ascii="Aptos Narrow" w:eastAsia="Aptos Narrow" w:hAnsi="Aptos Narrow" w:cs="Aptos Narrow"/>
                <w:color w:val="000000" w:themeColor="text1"/>
                <w:sz w:val="22"/>
                <w:szCs w:val="22"/>
              </w:rPr>
              <w:t>7,634</w:t>
            </w:r>
          </w:p>
        </w:tc>
      </w:tr>
      <w:tr w:rsidR="2F61107E" w14:paraId="73D14AC6" w14:textId="77777777" w:rsidTr="0040200F">
        <w:trPr>
          <w:trHeight w:val="300"/>
          <w:jc w:val="center"/>
        </w:trPr>
        <w:tc>
          <w:tcPr>
            <w:tcW w:w="2034" w:type="dxa"/>
            <w:tcBorders>
              <w:top w:val="nil"/>
              <w:left w:val="single" w:sz="8" w:space="0" w:color="000000" w:themeColor="text1"/>
              <w:bottom w:val="nil"/>
              <w:right w:val="nil"/>
            </w:tcBorders>
            <w:tcMar>
              <w:top w:w="15" w:type="dxa"/>
              <w:left w:w="15" w:type="dxa"/>
              <w:right w:w="15" w:type="dxa"/>
            </w:tcMar>
            <w:vAlign w:val="center"/>
          </w:tcPr>
          <w:p w14:paraId="37516ACA" w14:textId="14672CA2" w:rsidR="2F61107E" w:rsidRDefault="2F61107E" w:rsidP="2F61107E">
            <w:pPr>
              <w:spacing w:after="0"/>
              <w:jc w:val="center"/>
            </w:pPr>
            <w:r w:rsidRPr="2F61107E">
              <w:rPr>
                <w:rFonts w:ascii="Aptos Narrow" w:eastAsia="Aptos Narrow" w:hAnsi="Aptos Narrow" w:cs="Aptos Narrow"/>
                <w:b/>
                <w:bCs/>
                <w:color w:val="000000" w:themeColor="text1"/>
                <w:sz w:val="22"/>
                <w:szCs w:val="22"/>
              </w:rPr>
              <w:t>5</w:t>
            </w:r>
          </w:p>
        </w:tc>
        <w:tc>
          <w:tcPr>
            <w:tcW w:w="2071" w:type="dxa"/>
            <w:tcBorders>
              <w:top w:val="nil"/>
              <w:left w:val="single" w:sz="8" w:space="0" w:color="000000" w:themeColor="text1"/>
              <w:bottom w:val="nil"/>
              <w:right w:val="nil"/>
            </w:tcBorders>
            <w:tcMar>
              <w:top w:w="15" w:type="dxa"/>
              <w:left w:w="15" w:type="dxa"/>
              <w:right w:w="15" w:type="dxa"/>
            </w:tcMar>
            <w:vAlign w:val="center"/>
          </w:tcPr>
          <w:p w14:paraId="1717A6BF" w14:textId="4BB493BB" w:rsidR="2F61107E" w:rsidRDefault="2F61107E" w:rsidP="2F61107E">
            <w:pPr>
              <w:spacing w:after="0"/>
              <w:jc w:val="center"/>
            </w:pPr>
            <w:r w:rsidRPr="2F61107E">
              <w:rPr>
                <w:rFonts w:ascii="Aptos Narrow" w:eastAsia="Aptos Narrow" w:hAnsi="Aptos Narrow" w:cs="Aptos Narrow"/>
                <w:color w:val="000000" w:themeColor="text1"/>
                <w:sz w:val="22"/>
                <w:szCs w:val="22"/>
              </w:rPr>
              <w:t>0x7a25...f2488d</w:t>
            </w:r>
          </w:p>
        </w:tc>
        <w:tc>
          <w:tcPr>
            <w:tcW w:w="2641" w:type="dxa"/>
            <w:tcBorders>
              <w:top w:val="nil"/>
              <w:left w:val="nil"/>
              <w:bottom w:val="nil"/>
              <w:right w:val="single" w:sz="8" w:space="0" w:color="000000" w:themeColor="text1"/>
            </w:tcBorders>
            <w:tcMar>
              <w:top w:w="15" w:type="dxa"/>
              <w:left w:w="15" w:type="dxa"/>
              <w:right w:w="15" w:type="dxa"/>
            </w:tcMar>
            <w:vAlign w:val="center"/>
          </w:tcPr>
          <w:p w14:paraId="0C0D685C" w14:textId="7AC07829" w:rsidR="2F61107E" w:rsidRDefault="2F61107E" w:rsidP="2F61107E">
            <w:pPr>
              <w:spacing w:after="0"/>
              <w:jc w:val="center"/>
            </w:pPr>
            <w:r w:rsidRPr="2F61107E">
              <w:rPr>
                <w:rFonts w:ascii="Aptos Narrow" w:eastAsia="Aptos Narrow" w:hAnsi="Aptos Narrow" w:cs="Aptos Narrow"/>
                <w:color w:val="000000" w:themeColor="text1"/>
                <w:sz w:val="22"/>
                <w:szCs w:val="22"/>
              </w:rPr>
              <w:t>5,841</w:t>
            </w:r>
          </w:p>
        </w:tc>
      </w:tr>
      <w:tr w:rsidR="2F61107E" w14:paraId="5E3438FB" w14:textId="77777777" w:rsidTr="0040200F">
        <w:trPr>
          <w:trHeight w:val="300"/>
          <w:jc w:val="center"/>
        </w:trPr>
        <w:tc>
          <w:tcPr>
            <w:tcW w:w="2034" w:type="dxa"/>
            <w:tcBorders>
              <w:top w:val="nil"/>
              <w:left w:val="single" w:sz="8" w:space="0" w:color="000000" w:themeColor="text1"/>
              <w:bottom w:val="nil"/>
              <w:right w:val="nil"/>
            </w:tcBorders>
            <w:tcMar>
              <w:top w:w="15" w:type="dxa"/>
              <w:left w:w="15" w:type="dxa"/>
              <w:right w:w="15" w:type="dxa"/>
            </w:tcMar>
            <w:vAlign w:val="center"/>
          </w:tcPr>
          <w:p w14:paraId="1CA64322" w14:textId="059BE8D2" w:rsidR="2F61107E" w:rsidRDefault="2F61107E" w:rsidP="2F61107E">
            <w:pPr>
              <w:spacing w:after="0"/>
              <w:jc w:val="center"/>
            </w:pPr>
            <w:r w:rsidRPr="2F61107E">
              <w:rPr>
                <w:rFonts w:ascii="Aptos Narrow" w:eastAsia="Aptos Narrow" w:hAnsi="Aptos Narrow" w:cs="Aptos Narrow"/>
                <w:b/>
                <w:bCs/>
                <w:color w:val="000000" w:themeColor="text1"/>
                <w:sz w:val="22"/>
                <w:szCs w:val="22"/>
              </w:rPr>
              <w:t>6</w:t>
            </w:r>
          </w:p>
        </w:tc>
        <w:tc>
          <w:tcPr>
            <w:tcW w:w="2071" w:type="dxa"/>
            <w:tcBorders>
              <w:top w:val="nil"/>
              <w:left w:val="single" w:sz="8" w:space="0" w:color="000000" w:themeColor="text1"/>
              <w:bottom w:val="nil"/>
              <w:right w:val="nil"/>
            </w:tcBorders>
            <w:tcMar>
              <w:top w:w="15" w:type="dxa"/>
              <w:left w:w="15" w:type="dxa"/>
              <w:right w:w="15" w:type="dxa"/>
            </w:tcMar>
            <w:vAlign w:val="center"/>
          </w:tcPr>
          <w:p w14:paraId="5D7DB05B" w14:textId="2A96D9F0" w:rsidR="2F61107E" w:rsidRDefault="2F61107E" w:rsidP="2F61107E">
            <w:pPr>
              <w:spacing w:after="0"/>
              <w:jc w:val="center"/>
            </w:pPr>
            <w:r w:rsidRPr="2F61107E">
              <w:rPr>
                <w:rFonts w:ascii="Aptos Narrow" w:eastAsia="Aptos Narrow" w:hAnsi="Aptos Narrow" w:cs="Aptos Narrow"/>
                <w:color w:val="000000" w:themeColor="text1"/>
                <w:sz w:val="22"/>
                <w:szCs w:val="22"/>
              </w:rPr>
              <w:t>0x449f.</w:t>
            </w:r>
            <w:proofErr w:type="gramStart"/>
            <w:r w:rsidRPr="2F61107E">
              <w:rPr>
                <w:rFonts w:ascii="Aptos Narrow" w:eastAsia="Aptos Narrow" w:hAnsi="Aptos Narrow" w:cs="Aptos Narrow"/>
                <w:color w:val="000000" w:themeColor="text1"/>
                <w:sz w:val="22"/>
                <w:szCs w:val="22"/>
              </w:rPr>
              <w:t>..a</w:t>
            </w:r>
            <w:proofErr w:type="gramEnd"/>
            <w:r w:rsidRPr="2F61107E">
              <w:rPr>
                <w:rFonts w:ascii="Aptos Narrow" w:eastAsia="Aptos Narrow" w:hAnsi="Aptos Narrow" w:cs="Aptos Narrow"/>
                <w:color w:val="000000" w:themeColor="text1"/>
                <w:sz w:val="22"/>
                <w:szCs w:val="22"/>
              </w:rPr>
              <w:t>3d115</w:t>
            </w:r>
          </w:p>
        </w:tc>
        <w:tc>
          <w:tcPr>
            <w:tcW w:w="2641" w:type="dxa"/>
            <w:tcBorders>
              <w:top w:val="nil"/>
              <w:left w:val="nil"/>
              <w:bottom w:val="nil"/>
              <w:right w:val="single" w:sz="8" w:space="0" w:color="000000" w:themeColor="text1"/>
            </w:tcBorders>
            <w:tcMar>
              <w:top w:w="15" w:type="dxa"/>
              <w:left w:w="15" w:type="dxa"/>
              <w:right w:w="15" w:type="dxa"/>
            </w:tcMar>
            <w:vAlign w:val="center"/>
          </w:tcPr>
          <w:p w14:paraId="293A9039" w14:textId="1B22597D" w:rsidR="2F61107E" w:rsidRDefault="2F61107E" w:rsidP="2F61107E">
            <w:pPr>
              <w:spacing w:after="0"/>
              <w:jc w:val="center"/>
            </w:pPr>
            <w:r w:rsidRPr="2F61107E">
              <w:rPr>
                <w:rFonts w:ascii="Aptos Narrow" w:eastAsia="Aptos Narrow" w:hAnsi="Aptos Narrow" w:cs="Aptos Narrow"/>
                <w:color w:val="000000" w:themeColor="text1"/>
                <w:sz w:val="22"/>
                <w:szCs w:val="22"/>
              </w:rPr>
              <w:t>5,108</w:t>
            </w:r>
          </w:p>
        </w:tc>
      </w:tr>
      <w:tr w:rsidR="2F61107E" w14:paraId="2E2F2208" w14:textId="77777777" w:rsidTr="0040200F">
        <w:trPr>
          <w:trHeight w:val="300"/>
          <w:jc w:val="center"/>
        </w:trPr>
        <w:tc>
          <w:tcPr>
            <w:tcW w:w="2034" w:type="dxa"/>
            <w:tcBorders>
              <w:top w:val="nil"/>
              <w:left w:val="single" w:sz="8" w:space="0" w:color="000000" w:themeColor="text1"/>
              <w:bottom w:val="nil"/>
              <w:right w:val="nil"/>
            </w:tcBorders>
            <w:tcMar>
              <w:top w:w="15" w:type="dxa"/>
              <w:left w:w="15" w:type="dxa"/>
              <w:right w:w="15" w:type="dxa"/>
            </w:tcMar>
            <w:vAlign w:val="center"/>
          </w:tcPr>
          <w:p w14:paraId="2BDB52EE" w14:textId="4AA1684B" w:rsidR="2F61107E" w:rsidRDefault="2F61107E" w:rsidP="2F61107E">
            <w:pPr>
              <w:spacing w:after="0"/>
              <w:jc w:val="center"/>
            </w:pPr>
            <w:r w:rsidRPr="2F61107E">
              <w:rPr>
                <w:rFonts w:ascii="Aptos Narrow" w:eastAsia="Aptos Narrow" w:hAnsi="Aptos Narrow" w:cs="Aptos Narrow"/>
                <w:b/>
                <w:bCs/>
                <w:color w:val="000000" w:themeColor="text1"/>
                <w:sz w:val="22"/>
                <w:szCs w:val="22"/>
              </w:rPr>
              <w:t>7</w:t>
            </w:r>
          </w:p>
        </w:tc>
        <w:tc>
          <w:tcPr>
            <w:tcW w:w="2071" w:type="dxa"/>
            <w:tcBorders>
              <w:top w:val="nil"/>
              <w:left w:val="single" w:sz="8" w:space="0" w:color="000000" w:themeColor="text1"/>
              <w:bottom w:val="nil"/>
              <w:right w:val="nil"/>
            </w:tcBorders>
            <w:tcMar>
              <w:top w:w="15" w:type="dxa"/>
              <w:left w:w="15" w:type="dxa"/>
              <w:right w:w="15" w:type="dxa"/>
            </w:tcMar>
            <w:vAlign w:val="center"/>
          </w:tcPr>
          <w:p w14:paraId="4922F9DC" w14:textId="61C7C9D7" w:rsidR="2F61107E" w:rsidRDefault="2F61107E" w:rsidP="2F61107E">
            <w:pPr>
              <w:spacing w:after="0"/>
              <w:jc w:val="center"/>
            </w:pPr>
            <w:r w:rsidRPr="2F61107E">
              <w:rPr>
                <w:rFonts w:ascii="Aptos Narrow" w:eastAsia="Aptos Narrow" w:hAnsi="Aptos Narrow" w:cs="Aptos Narrow"/>
                <w:color w:val="000000" w:themeColor="text1"/>
                <w:sz w:val="22"/>
                <w:szCs w:val="22"/>
              </w:rPr>
              <w:t>0x77f8...292702</w:t>
            </w:r>
          </w:p>
        </w:tc>
        <w:tc>
          <w:tcPr>
            <w:tcW w:w="2641" w:type="dxa"/>
            <w:tcBorders>
              <w:top w:val="nil"/>
              <w:left w:val="nil"/>
              <w:bottom w:val="nil"/>
              <w:right w:val="single" w:sz="8" w:space="0" w:color="000000" w:themeColor="text1"/>
            </w:tcBorders>
            <w:tcMar>
              <w:top w:w="15" w:type="dxa"/>
              <w:left w:w="15" w:type="dxa"/>
              <w:right w:w="15" w:type="dxa"/>
            </w:tcMar>
            <w:vAlign w:val="center"/>
          </w:tcPr>
          <w:p w14:paraId="6C9607E1" w14:textId="32EA4123" w:rsidR="2F61107E" w:rsidRDefault="2F61107E" w:rsidP="2F61107E">
            <w:pPr>
              <w:spacing w:after="0"/>
              <w:jc w:val="center"/>
            </w:pPr>
            <w:r w:rsidRPr="2F61107E">
              <w:rPr>
                <w:rFonts w:ascii="Aptos Narrow" w:eastAsia="Aptos Narrow" w:hAnsi="Aptos Narrow" w:cs="Aptos Narrow"/>
                <w:color w:val="000000" w:themeColor="text1"/>
                <w:sz w:val="22"/>
                <w:szCs w:val="22"/>
              </w:rPr>
              <w:t>2,970</w:t>
            </w:r>
          </w:p>
        </w:tc>
      </w:tr>
      <w:tr w:rsidR="2F61107E" w14:paraId="190A05D2" w14:textId="77777777" w:rsidTr="0040200F">
        <w:trPr>
          <w:trHeight w:val="300"/>
          <w:jc w:val="center"/>
        </w:trPr>
        <w:tc>
          <w:tcPr>
            <w:tcW w:w="2034" w:type="dxa"/>
            <w:tcBorders>
              <w:top w:val="nil"/>
              <w:left w:val="single" w:sz="8" w:space="0" w:color="000000" w:themeColor="text1"/>
              <w:bottom w:val="nil"/>
              <w:right w:val="nil"/>
            </w:tcBorders>
            <w:tcMar>
              <w:top w:w="15" w:type="dxa"/>
              <w:left w:w="15" w:type="dxa"/>
              <w:right w:w="15" w:type="dxa"/>
            </w:tcMar>
            <w:vAlign w:val="center"/>
          </w:tcPr>
          <w:p w14:paraId="71315243" w14:textId="6EF45D84" w:rsidR="2F61107E" w:rsidRDefault="2F61107E" w:rsidP="2F61107E">
            <w:pPr>
              <w:spacing w:after="0"/>
              <w:jc w:val="center"/>
            </w:pPr>
            <w:r w:rsidRPr="2F61107E">
              <w:rPr>
                <w:rFonts w:ascii="Aptos Narrow" w:eastAsia="Aptos Narrow" w:hAnsi="Aptos Narrow" w:cs="Aptos Narrow"/>
                <w:b/>
                <w:bCs/>
                <w:color w:val="000000" w:themeColor="text1"/>
                <w:sz w:val="22"/>
                <w:szCs w:val="22"/>
              </w:rPr>
              <w:lastRenderedPageBreak/>
              <w:t>8</w:t>
            </w:r>
          </w:p>
        </w:tc>
        <w:tc>
          <w:tcPr>
            <w:tcW w:w="2071" w:type="dxa"/>
            <w:tcBorders>
              <w:top w:val="nil"/>
              <w:left w:val="single" w:sz="8" w:space="0" w:color="000000" w:themeColor="text1"/>
              <w:bottom w:val="nil"/>
              <w:right w:val="nil"/>
            </w:tcBorders>
            <w:tcMar>
              <w:top w:w="15" w:type="dxa"/>
              <w:left w:w="15" w:type="dxa"/>
              <w:right w:w="15" w:type="dxa"/>
            </w:tcMar>
            <w:vAlign w:val="center"/>
          </w:tcPr>
          <w:p w14:paraId="47C6AF58" w14:textId="3769739C" w:rsidR="2F61107E" w:rsidRDefault="2F61107E" w:rsidP="2F61107E">
            <w:pPr>
              <w:spacing w:after="0"/>
              <w:jc w:val="center"/>
            </w:pPr>
            <w:r w:rsidRPr="2F61107E">
              <w:rPr>
                <w:rFonts w:ascii="Aptos Narrow" w:eastAsia="Aptos Narrow" w:hAnsi="Aptos Narrow" w:cs="Aptos Narrow"/>
                <w:color w:val="000000" w:themeColor="text1"/>
                <w:sz w:val="22"/>
                <w:szCs w:val="22"/>
              </w:rPr>
              <w:t>0x3220...bf5daa</w:t>
            </w:r>
          </w:p>
        </w:tc>
        <w:tc>
          <w:tcPr>
            <w:tcW w:w="2641" w:type="dxa"/>
            <w:tcBorders>
              <w:top w:val="nil"/>
              <w:left w:val="nil"/>
              <w:bottom w:val="nil"/>
              <w:right w:val="single" w:sz="8" w:space="0" w:color="000000" w:themeColor="text1"/>
            </w:tcBorders>
            <w:tcMar>
              <w:top w:w="15" w:type="dxa"/>
              <w:left w:w="15" w:type="dxa"/>
              <w:right w:w="15" w:type="dxa"/>
            </w:tcMar>
            <w:vAlign w:val="center"/>
          </w:tcPr>
          <w:p w14:paraId="072C3765" w14:textId="784DD6CB" w:rsidR="2F61107E" w:rsidRDefault="2F61107E" w:rsidP="2F61107E">
            <w:pPr>
              <w:spacing w:after="0"/>
              <w:jc w:val="center"/>
            </w:pPr>
            <w:r w:rsidRPr="2F61107E">
              <w:rPr>
                <w:rFonts w:ascii="Aptos Narrow" w:eastAsia="Aptos Narrow" w:hAnsi="Aptos Narrow" w:cs="Aptos Narrow"/>
                <w:color w:val="000000" w:themeColor="text1"/>
                <w:sz w:val="22"/>
                <w:szCs w:val="22"/>
              </w:rPr>
              <w:t>2,804</w:t>
            </w:r>
          </w:p>
        </w:tc>
      </w:tr>
      <w:tr w:rsidR="2F61107E" w14:paraId="1C206D56" w14:textId="77777777" w:rsidTr="0040200F">
        <w:trPr>
          <w:trHeight w:val="300"/>
          <w:jc w:val="center"/>
        </w:trPr>
        <w:tc>
          <w:tcPr>
            <w:tcW w:w="2034" w:type="dxa"/>
            <w:tcBorders>
              <w:top w:val="nil"/>
              <w:left w:val="single" w:sz="8" w:space="0" w:color="000000" w:themeColor="text1"/>
              <w:bottom w:val="nil"/>
              <w:right w:val="nil"/>
            </w:tcBorders>
            <w:tcMar>
              <w:top w:w="15" w:type="dxa"/>
              <w:left w:w="15" w:type="dxa"/>
              <w:right w:w="15" w:type="dxa"/>
            </w:tcMar>
            <w:vAlign w:val="center"/>
          </w:tcPr>
          <w:p w14:paraId="63E2D46E" w14:textId="01B0112A" w:rsidR="2F61107E" w:rsidRDefault="2F61107E" w:rsidP="2F61107E">
            <w:pPr>
              <w:spacing w:after="0"/>
              <w:jc w:val="center"/>
            </w:pPr>
            <w:r w:rsidRPr="2F61107E">
              <w:rPr>
                <w:rFonts w:ascii="Aptos Narrow" w:eastAsia="Aptos Narrow" w:hAnsi="Aptos Narrow" w:cs="Aptos Narrow"/>
                <w:b/>
                <w:bCs/>
                <w:color w:val="000000" w:themeColor="text1"/>
                <w:sz w:val="22"/>
                <w:szCs w:val="22"/>
              </w:rPr>
              <w:t>9</w:t>
            </w:r>
          </w:p>
        </w:tc>
        <w:tc>
          <w:tcPr>
            <w:tcW w:w="2071" w:type="dxa"/>
            <w:tcBorders>
              <w:top w:val="nil"/>
              <w:left w:val="single" w:sz="8" w:space="0" w:color="000000" w:themeColor="text1"/>
              <w:bottom w:val="nil"/>
              <w:right w:val="nil"/>
            </w:tcBorders>
            <w:tcMar>
              <w:top w:w="15" w:type="dxa"/>
              <w:left w:w="15" w:type="dxa"/>
              <w:right w:w="15" w:type="dxa"/>
            </w:tcMar>
            <w:vAlign w:val="center"/>
          </w:tcPr>
          <w:p w14:paraId="5FF18A35" w14:textId="3BFE7093" w:rsidR="2F61107E" w:rsidRDefault="2F61107E" w:rsidP="2F61107E">
            <w:pPr>
              <w:spacing w:after="0"/>
              <w:jc w:val="center"/>
            </w:pPr>
            <w:r w:rsidRPr="2F61107E">
              <w:rPr>
                <w:rFonts w:ascii="Aptos Narrow" w:eastAsia="Aptos Narrow" w:hAnsi="Aptos Narrow" w:cs="Aptos Narrow"/>
                <w:color w:val="000000" w:themeColor="text1"/>
                <w:sz w:val="22"/>
                <w:szCs w:val="22"/>
              </w:rPr>
              <w:t>0x3fc9...2b7fad</w:t>
            </w:r>
          </w:p>
        </w:tc>
        <w:tc>
          <w:tcPr>
            <w:tcW w:w="2641" w:type="dxa"/>
            <w:tcBorders>
              <w:top w:val="nil"/>
              <w:left w:val="nil"/>
              <w:bottom w:val="nil"/>
              <w:right w:val="single" w:sz="8" w:space="0" w:color="000000" w:themeColor="text1"/>
            </w:tcBorders>
            <w:tcMar>
              <w:top w:w="15" w:type="dxa"/>
              <w:left w:w="15" w:type="dxa"/>
              <w:right w:w="15" w:type="dxa"/>
            </w:tcMar>
            <w:vAlign w:val="center"/>
          </w:tcPr>
          <w:p w14:paraId="1B55EF2D" w14:textId="7327AA21" w:rsidR="2F61107E" w:rsidRDefault="2F61107E" w:rsidP="2F61107E">
            <w:pPr>
              <w:spacing w:after="0"/>
              <w:jc w:val="center"/>
            </w:pPr>
            <w:r w:rsidRPr="2F61107E">
              <w:rPr>
                <w:rFonts w:ascii="Aptos Narrow" w:eastAsia="Aptos Narrow" w:hAnsi="Aptos Narrow" w:cs="Aptos Narrow"/>
                <w:color w:val="000000" w:themeColor="text1"/>
                <w:sz w:val="22"/>
                <w:szCs w:val="22"/>
              </w:rPr>
              <w:t>2,782</w:t>
            </w:r>
          </w:p>
        </w:tc>
      </w:tr>
      <w:tr w:rsidR="2F61107E" w14:paraId="06F97408" w14:textId="77777777" w:rsidTr="0040200F">
        <w:trPr>
          <w:trHeight w:val="300"/>
          <w:jc w:val="center"/>
        </w:trPr>
        <w:tc>
          <w:tcPr>
            <w:tcW w:w="2034"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26F971AE" w14:textId="14D2BC0C" w:rsidR="2F61107E" w:rsidRDefault="2F61107E" w:rsidP="2F61107E">
            <w:pPr>
              <w:spacing w:after="0"/>
              <w:jc w:val="center"/>
            </w:pPr>
            <w:r w:rsidRPr="2F61107E">
              <w:rPr>
                <w:rFonts w:ascii="Aptos Narrow" w:eastAsia="Aptos Narrow" w:hAnsi="Aptos Narrow" w:cs="Aptos Narrow"/>
                <w:b/>
                <w:bCs/>
                <w:color w:val="000000" w:themeColor="text1"/>
                <w:sz w:val="22"/>
                <w:szCs w:val="22"/>
              </w:rPr>
              <w:t>10</w:t>
            </w:r>
          </w:p>
        </w:tc>
        <w:tc>
          <w:tcPr>
            <w:tcW w:w="2071"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10D922B6" w14:textId="6808E994" w:rsidR="2F61107E" w:rsidRDefault="2F61107E" w:rsidP="2F61107E">
            <w:pPr>
              <w:spacing w:after="0"/>
              <w:jc w:val="center"/>
            </w:pPr>
            <w:r w:rsidRPr="2F61107E">
              <w:rPr>
                <w:rFonts w:ascii="Aptos Narrow" w:eastAsia="Aptos Narrow" w:hAnsi="Aptos Narrow" w:cs="Aptos Narrow"/>
                <w:color w:val="000000" w:themeColor="text1"/>
                <w:sz w:val="22"/>
                <w:szCs w:val="22"/>
              </w:rPr>
              <w:t>0x1111...842a65</w:t>
            </w:r>
          </w:p>
        </w:tc>
        <w:tc>
          <w:tcPr>
            <w:tcW w:w="2641"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3B68D5EB" w14:textId="72152EC9" w:rsidR="2F61107E" w:rsidRDefault="2F61107E" w:rsidP="2F61107E">
            <w:pPr>
              <w:spacing w:after="0"/>
              <w:jc w:val="center"/>
            </w:pPr>
            <w:r w:rsidRPr="2F61107E">
              <w:rPr>
                <w:rFonts w:ascii="Aptos Narrow" w:eastAsia="Aptos Narrow" w:hAnsi="Aptos Narrow" w:cs="Aptos Narrow"/>
                <w:color w:val="000000" w:themeColor="text1"/>
                <w:sz w:val="22"/>
                <w:szCs w:val="22"/>
              </w:rPr>
              <w:t>2,740</w:t>
            </w:r>
          </w:p>
        </w:tc>
      </w:tr>
    </w:tbl>
    <w:p w14:paraId="646336C1" w14:textId="6639B1FE" w:rsidR="00943D7E" w:rsidRDefault="54D69087" w:rsidP="00943D7E">
      <w:pPr>
        <w:pStyle w:val="a0"/>
        <w:jc w:val="both"/>
      </w:pPr>
      <w:r>
        <w:t xml:space="preserve">Figure </w:t>
      </w:r>
      <w:r w:rsidR="42401890">
        <w:t>4</w:t>
      </w:r>
      <w:r>
        <w:t xml:space="preserve"> shows the </w:t>
      </w:r>
      <w:del w:id="1541" w:author="GKARANI GEORGIA" w:date="2026-06-15T10:43:00Z">
        <w:r w:rsidDel="003E2FF9">
          <w:delText xml:space="preserve">total </w:delText>
        </w:r>
      </w:del>
      <w:ins w:id="1542" w:author="GKARANI GEORGIA" w:date="2026-06-15T10:43:00Z">
        <w:r w:rsidR="003E2FF9">
          <w:t xml:space="preserve">ten </w:t>
        </w:r>
      </w:ins>
      <w:ins w:id="1543" w:author="GKARANI GEORGIA" w:date="2026-06-15T10:44:00Z">
        <w:r w:rsidR="003E2FF9">
          <w:t xml:space="preserve">accounts </w:t>
        </w:r>
      </w:ins>
      <w:del w:id="1544" w:author="GKARANI GEORGIA" w:date="2026-06-15T10:44:00Z">
        <w:r w:rsidDel="003E2FF9">
          <w:delText xml:space="preserve">amount </w:delText>
        </w:r>
      </w:del>
      <w:ins w:id="1545" w:author="GKARANI GEORGIA" w:date="2026-06-15T10:43:00Z">
        <w:r w:rsidR="003E2FF9">
          <w:t>that received the highest total amount of ETH over 2, 10, 50, and 100 blocks.</w:t>
        </w:r>
      </w:ins>
      <w:del w:id="1546" w:author="GKARANI GEORGIA" w:date="2026-06-15T10:43:00Z">
        <w:r w:rsidDel="003E2FF9">
          <w:delText>of ETH received by the ten accounts</w:delText>
        </w:r>
      </w:del>
      <w:r>
        <w:t xml:space="preserve"> </w:t>
      </w:r>
      <w:del w:id="1547" w:author="GKARANI GEORGIA" w:date="2026-06-15T10:43:00Z">
        <w:r w:rsidDel="003E2FF9">
          <w:delText>that received most ETH over 2, 10, 50, and 100 blocks.</w:delText>
        </w:r>
      </w:del>
    </w:p>
    <w:p w14:paraId="4664C0A2" w14:textId="3783EE43" w:rsidR="003A50A2" w:rsidDel="00205C72" w:rsidRDefault="003A50A2" w:rsidP="00943D7E">
      <w:pPr>
        <w:pStyle w:val="a0"/>
        <w:jc w:val="both"/>
        <w:rPr>
          <w:del w:id="1548" w:author="GKARANI GEORGIA" w:date="2026-06-15T10:44:00Z"/>
        </w:rPr>
      </w:pPr>
    </w:p>
    <w:p w14:paraId="6A05A809" w14:textId="601009E4" w:rsidR="00C525A6" w:rsidRDefault="565AEB9B" w:rsidP="1E61DACF">
      <w:pPr>
        <w:pStyle w:val="CaptionedFigure"/>
        <w:jc w:val="center"/>
      </w:pPr>
      <w:r>
        <w:rPr>
          <w:noProof/>
        </w:rPr>
        <w:drawing>
          <wp:inline distT="0" distB="0" distL="0" distR="0" wp14:anchorId="360AB8DA" wp14:editId="570467EF">
            <wp:extent cx="4153879" cy="2076940"/>
            <wp:effectExtent l="0" t="0" r="0" b="0"/>
            <wp:docPr id="369392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92444" name=""/>
                    <pic:cNvPicPr/>
                  </pic:nvPicPr>
                  <pic:blipFill>
                    <a:blip r:embed="rId15">
                      <a:extLst>
                        <a:ext uri="{28A0092B-C50C-407E-A947-70E740481C1C}">
                          <a14:useLocalDpi xmlns:a14="http://schemas.microsoft.com/office/drawing/2010/main"/>
                        </a:ext>
                      </a:extLst>
                    </a:blip>
                    <a:stretch>
                      <a:fillRect/>
                    </a:stretch>
                  </pic:blipFill>
                  <pic:spPr>
                    <a:xfrm>
                      <a:off x="0" y="0"/>
                      <a:ext cx="4153879" cy="2076940"/>
                    </a:xfrm>
                    <a:prstGeom prst="rect">
                      <a:avLst/>
                    </a:prstGeom>
                  </pic:spPr>
                </pic:pic>
              </a:graphicData>
            </a:graphic>
          </wp:inline>
        </w:drawing>
      </w:r>
    </w:p>
    <w:p w14:paraId="67E3DCF1" w14:textId="6F9C9555" w:rsidR="00C525A6" w:rsidRDefault="58447C62" w:rsidP="1E61DACF">
      <w:pPr>
        <w:pStyle w:val="a0"/>
        <w:jc w:val="center"/>
        <w:rPr>
          <w:ins w:id="1549" w:author="GKARANI GEORGIA" w:date="2026-06-15T10:50:00Z"/>
        </w:rPr>
      </w:pPr>
      <w:r w:rsidRPr="1E61DACF">
        <w:rPr>
          <w:b/>
          <w:bCs/>
        </w:rPr>
        <w:t xml:space="preserve">Figure 4. </w:t>
      </w:r>
      <w:r>
        <w:t xml:space="preserve">Total </w:t>
      </w:r>
      <w:ins w:id="1550" w:author="GKARANI GEORGIA" w:date="2026-06-15T10:50:00Z">
        <w:r w:rsidR="007D739C">
          <w:t xml:space="preserve">ten accounts by total ETH received across </w:t>
        </w:r>
      </w:ins>
      <w:del w:id="1551" w:author="GKARANI GEORGIA" w:date="2026-06-15T10:50:00Z">
        <w:r w:rsidDel="007D739C">
          <w:delText xml:space="preserve">ETH </w:delText>
        </w:r>
        <w:r w:rsidR="09D49762" w:rsidDel="007D739C">
          <w:delText>r</w:delText>
        </w:r>
        <w:r w:rsidDel="007D739C">
          <w:delText>eceived</w:delText>
        </w:r>
        <w:r w:rsidR="00E95F1C" w:rsidDel="007D739C">
          <w:delText xml:space="preserve">. Top ten accounts over </w:delText>
        </w:r>
      </w:del>
      <w:r w:rsidR="00E95F1C">
        <w:t>2, 10, 50, and 100 blocks.</w:t>
      </w:r>
    </w:p>
    <w:p w14:paraId="64094568" w14:textId="279874EF" w:rsidR="007D739C" w:rsidDel="007D739C" w:rsidRDefault="007D739C" w:rsidP="1E61DACF">
      <w:pPr>
        <w:pStyle w:val="a0"/>
        <w:jc w:val="center"/>
        <w:rPr>
          <w:del w:id="1552" w:author="GKARANI GEORGIA" w:date="2026-06-15T10:50:00Z"/>
          <w:b/>
          <w:bCs/>
        </w:rPr>
      </w:pPr>
    </w:p>
    <w:p w14:paraId="7AD6B092" w14:textId="2E067AB5" w:rsidR="00C525A6" w:rsidRPr="003C61D6" w:rsidRDefault="516EF35A" w:rsidP="1E61DACF">
      <w:pPr>
        <w:pStyle w:val="a0"/>
        <w:rPr>
          <w:highlight w:val="yellow"/>
        </w:rPr>
      </w:pPr>
      <w:r w:rsidRPr="1E61DACF">
        <w:rPr>
          <w:b/>
          <w:bCs/>
        </w:rPr>
        <w:t>4.1.2 Obtain the ten accounts that sent most ETH.</w:t>
      </w:r>
    </w:p>
    <w:p w14:paraId="06C22259" w14:textId="1B93AD08" w:rsidR="00C525A6" w:rsidRDefault="00895E06">
      <w:pPr>
        <w:pStyle w:val="SourceCode"/>
      </w:pPr>
      <w:r w:rsidRPr="00E43626">
        <w:rPr>
          <w:rStyle w:val="VerbatimChar"/>
          <w:b/>
          <w:bCs/>
        </w:rPr>
        <w:t>MATCH</w:t>
      </w:r>
      <w:r>
        <w:rPr>
          <w:rStyle w:val="VerbatimChar"/>
        </w:rPr>
        <w:t xml:space="preserve"> (</w:t>
      </w:r>
      <w:proofErr w:type="spellStart"/>
      <w:proofErr w:type="gramStart"/>
      <w:r>
        <w:rPr>
          <w:rStyle w:val="VerbatimChar"/>
        </w:rPr>
        <w:t>u:User</w:t>
      </w:r>
      <w:proofErr w:type="spellEnd"/>
      <w:proofErr w:type="gramEnd"/>
      <w:r>
        <w:rPr>
          <w:rStyle w:val="VerbatimChar"/>
        </w:rPr>
        <w:t>)-[:</w:t>
      </w:r>
      <w:r w:rsidRPr="00E43626">
        <w:rPr>
          <w:rStyle w:val="VerbatimChar"/>
          <w:b/>
          <w:bCs/>
          <w:color w:val="0070C0"/>
        </w:rPr>
        <w:t>SENT_BY</w:t>
      </w:r>
      <w:r>
        <w:rPr>
          <w:rStyle w:val="VerbatimChar"/>
        </w:rPr>
        <w:t>]-&gt;(</w:t>
      </w:r>
      <w:proofErr w:type="spellStart"/>
      <w:r>
        <w:rPr>
          <w:rStyle w:val="VerbatimChar"/>
        </w:rPr>
        <w:t>tx</w:t>
      </w:r>
      <w:proofErr w:type="spellEnd"/>
      <w:r>
        <w:rPr>
          <w:rStyle w:val="VerbatimChar"/>
        </w:rPr>
        <w:t>)</w:t>
      </w:r>
      <w:r>
        <w:br/>
      </w:r>
      <w:r w:rsidRPr="00E43626">
        <w:rPr>
          <w:rStyle w:val="VerbatimChar"/>
          <w:b/>
          <w:bCs/>
        </w:rPr>
        <w:t>WITH</w:t>
      </w:r>
      <w:r>
        <w:rPr>
          <w:rStyle w:val="VerbatimChar"/>
        </w:rPr>
        <w:t xml:space="preserve"> </w:t>
      </w:r>
      <w:proofErr w:type="spellStart"/>
      <w:r>
        <w:rPr>
          <w:rStyle w:val="VerbatimChar"/>
        </w:rPr>
        <w:t>u.address</w:t>
      </w:r>
      <w:proofErr w:type="spellEnd"/>
      <w:r>
        <w:rPr>
          <w:rStyle w:val="VerbatimChar"/>
        </w:rPr>
        <w:t xml:space="preserve"> </w:t>
      </w:r>
      <w:r w:rsidRPr="00E43626">
        <w:rPr>
          <w:rStyle w:val="VerbatimChar"/>
          <w:b/>
          <w:bCs/>
        </w:rPr>
        <w:t>AS</w:t>
      </w:r>
      <w:r>
        <w:rPr>
          <w:rStyle w:val="VerbatimChar"/>
        </w:rPr>
        <w:t xml:space="preserve"> account,</w:t>
      </w:r>
      <w:r>
        <w:br/>
      </w:r>
      <w:r>
        <w:rPr>
          <w:rStyle w:val="VerbatimChar"/>
        </w:rPr>
        <w:t xml:space="preserve">     </w:t>
      </w:r>
      <w:r w:rsidRPr="00E43626">
        <w:rPr>
          <w:rStyle w:val="VerbatimChar"/>
          <w:b/>
          <w:bCs/>
        </w:rPr>
        <w:t>CASE</w:t>
      </w:r>
      <w:r>
        <w:br/>
      </w:r>
      <w:r>
        <w:rPr>
          <w:rStyle w:val="VerbatimChar"/>
        </w:rPr>
        <w:t xml:space="preserve">       </w:t>
      </w:r>
      <w:r w:rsidRPr="00E43626">
        <w:rPr>
          <w:rStyle w:val="VerbatimChar"/>
          <w:b/>
          <w:bCs/>
        </w:rPr>
        <w:t>WHEN</w:t>
      </w:r>
      <w:r>
        <w:rPr>
          <w:rStyle w:val="VerbatimChar"/>
        </w:rPr>
        <w:t xml:space="preserve"> </w:t>
      </w:r>
      <w:proofErr w:type="spellStart"/>
      <w:r>
        <w:rPr>
          <w:rStyle w:val="VerbatimChar"/>
        </w:rPr>
        <w:t>tx:</w:t>
      </w:r>
      <w:r w:rsidR="00540CA9">
        <w:rPr>
          <w:rStyle w:val="VerbatimChar"/>
        </w:rPr>
        <w:t>External</w:t>
      </w:r>
      <w:r>
        <w:rPr>
          <w:rStyle w:val="VerbatimChar"/>
        </w:rPr>
        <w:t>Transaction</w:t>
      </w:r>
      <w:proofErr w:type="spellEnd"/>
      <w:r>
        <w:rPr>
          <w:rStyle w:val="VerbatimChar"/>
        </w:rPr>
        <w:t xml:space="preserve"> </w:t>
      </w:r>
      <w:r w:rsidRPr="00E43626">
        <w:rPr>
          <w:rStyle w:val="VerbatimChar"/>
          <w:b/>
          <w:bCs/>
        </w:rPr>
        <w:t>THEN</w:t>
      </w:r>
      <w:r>
        <w:rPr>
          <w:rStyle w:val="VerbatimChar"/>
        </w:rPr>
        <w:t xml:space="preserve"> </w:t>
      </w:r>
      <w:proofErr w:type="spellStart"/>
      <w:r>
        <w:rPr>
          <w:rStyle w:val="VerbatimChar"/>
        </w:rPr>
        <w:t>tx.value</w:t>
      </w:r>
      <w:proofErr w:type="spellEnd"/>
      <w:r>
        <w:br/>
      </w:r>
      <w:r>
        <w:rPr>
          <w:rStyle w:val="VerbatimChar"/>
        </w:rPr>
        <w:t xml:space="preserve">       </w:t>
      </w:r>
      <w:r w:rsidRPr="00E43626">
        <w:rPr>
          <w:rStyle w:val="VerbatimChar"/>
          <w:b/>
          <w:bCs/>
        </w:rPr>
        <w:t>WHEN</w:t>
      </w:r>
      <w:r>
        <w:rPr>
          <w:rStyle w:val="VerbatimChar"/>
        </w:rPr>
        <w:t xml:space="preserve"> </w:t>
      </w:r>
      <w:proofErr w:type="spellStart"/>
      <w:r>
        <w:rPr>
          <w:rStyle w:val="VerbatimChar"/>
        </w:rPr>
        <w:t>tx:InternalTransaction</w:t>
      </w:r>
      <w:proofErr w:type="spellEnd"/>
      <w:r>
        <w:rPr>
          <w:rStyle w:val="VerbatimChar"/>
        </w:rPr>
        <w:t xml:space="preserve"> </w:t>
      </w:r>
      <w:r w:rsidRPr="00E43626">
        <w:rPr>
          <w:rStyle w:val="VerbatimChar"/>
          <w:b/>
          <w:bCs/>
        </w:rPr>
        <w:t>THEN</w:t>
      </w:r>
      <w:r>
        <w:rPr>
          <w:rStyle w:val="VerbatimChar"/>
        </w:rPr>
        <w:t xml:space="preserve"> </w:t>
      </w:r>
      <w:proofErr w:type="spellStart"/>
      <w:r>
        <w:rPr>
          <w:rStyle w:val="VerbatimChar"/>
        </w:rPr>
        <w:t>tx.amount</w:t>
      </w:r>
      <w:proofErr w:type="spellEnd"/>
      <w:r>
        <w:br/>
      </w:r>
      <w:r>
        <w:rPr>
          <w:rStyle w:val="VerbatimChar"/>
        </w:rPr>
        <w:t xml:space="preserve">     </w:t>
      </w:r>
      <w:r w:rsidRPr="00E43626">
        <w:rPr>
          <w:rStyle w:val="VerbatimChar"/>
          <w:b/>
          <w:bCs/>
        </w:rPr>
        <w:t>END AS</w:t>
      </w:r>
      <w:r>
        <w:rPr>
          <w:rStyle w:val="VerbatimChar"/>
        </w:rPr>
        <w:t xml:space="preserve"> </w:t>
      </w:r>
      <w:proofErr w:type="spellStart"/>
      <w:r>
        <w:rPr>
          <w:rStyle w:val="VerbatimChar"/>
        </w:rPr>
        <w:t>sent_amount</w:t>
      </w:r>
      <w:proofErr w:type="spellEnd"/>
      <w:r>
        <w:br/>
      </w:r>
      <w:r w:rsidRPr="00E43626">
        <w:rPr>
          <w:rStyle w:val="VerbatimChar"/>
          <w:b/>
          <w:bCs/>
        </w:rPr>
        <w:t>RETURN</w:t>
      </w:r>
      <w:r>
        <w:rPr>
          <w:rStyle w:val="VerbatimChar"/>
        </w:rPr>
        <w:t xml:space="preserve"> account, </w:t>
      </w:r>
      <w:r w:rsidRPr="00E43626">
        <w:rPr>
          <w:rStyle w:val="VerbatimChar"/>
          <w:b/>
          <w:bCs/>
        </w:rPr>
        <w:t>SUM</w:t>
      </w:r>
      <w:r>
        <w:rPr>
          <w:rStyle w:val="VerbatimChar"/>
        </w:rPr>
        <w:t>(</w:t>
      </w:r>
      <w:proofErr w:type="spellStart"/>
      <w:r>
        <w:rPr>
          <w:rStyle w:val="VerbatimChar"/>
        </w:rPr>
        <w:t>sent_amount</w:t>
      </w:r>
      <w:proofErr w:type="spellEnd"/>
      <w:r>
        <w:rPr>
          <w:rStyle w:val="VerbatimChar"/>
        </w:rPr>
        <w:t xml:space="preserve">) </w:t>
      </w:r>
      <w:r w:rsidRPr="00E43626">
        <w:rPr>
          <w:rStyle w:val="VerbatimChar"/>
          <w:b/>
          <w:bCs/>
        </w:rPr>
        <w:t>AS</w:t>
      </w:r>
      <w:r>
        <w:rPr>
          <w:rStyle w:val="VerbatimChar"/>
        </w:rPr>
        <w:t xml:space="preserve"> </w:t>
      </w:r>
      <w:proofErr w:type="spellStart"/>
      <w:r>
        <w:rPr>
          <w:rStyle w:val="VerbatimChar"/>
        </w:rPr>
        <w:t>total_sent</w:t>
      </w:r>
      <w:proofErr w:type="spellEnd"/>
      <w:r>
        <w:br/>
      </w:r>
      <w:r w:rsidRPr="00E43626">
        <w:rPr>
          <w:rStyle w:val="VerbatimChar"/>
          <w:b/>
          <w:bCs/>
        </w:rPr>
        <w:t>ORDER BY</w:t>
      </w:r>
      <w:r>
        <w:rPr>
          <w:rStyle w:val="VerbatimChar"/>
        </w:rPr>
        <w:t xml:space="preserve"> </w:t>
      </w:r>
      <w:proofErr w:type="spellStart"/>
      <w:r>
        <w:rPr>
          <w:rStyle w:val="VerbatimChar"/>
        </w:rPr>
        <w:t>total_sent</w:t>
      </w:r>
      <w:proofErr w:type="spellEnd"/>
      <w:r>
        <w:rPr>
          <w:rStyle w:val="VerbatimChar"/>
        </w:rPr>
        <w:t xml:space="preserve"> </w:t>
      </w:r>
      <w:r w:rsidRPr="00E43626">
        <w:rPr>
          <w:rStyle w:val="VerbatimChar"/>
          <w:b/>
          <w:bCs/>
        </w:rPr>
        <w:t>DESC</w:t>
      </w:r>
      <w:r>
        <w:br/>
      </w:r>
      <w:r w:rsidRPr="00E43626">
        <w:rPr>
          <w:rStyle w:val="VerbatimChar"/>
          <w:b/>
          <w:bCs/>
        </w:rPr>
        <w:t>LIMIT</w:t>
      </w:r>
      <w:r>
        <w:rPr>
          <w:rStyle w:val="VerbatimChar"/>
        </w:rPr>
        <w:t xml:space="preserve"> 10</w:t>
      </w:r>
      <w:bookmarkEnd w:id="1478"/>
      <w:bookmarkEnd w:id="1510"/>
    </w:p>
    <w:p w14:paraId="2D132919" w14:textId="51CFDC45" w:rsidR="00C525A6" w:rsidRDefault="00895E06" w:rsidP="00811AA1">
      <w:pPr>
        <w:pStyle w:val="FirstParagraph"/>
        <w:jc w:val="both"/>
        <w:rPr>
          <w:ins w:id="1553" w:author="GKARANI GEORGIA" w:date="2026-06-15T10:45:00Z"/>
        </w:rPr>
      </w:pPr>
      <w:r>
        <w:t xml:space="preserve">Table </w:t>
      </w:r>
      <w:ins w:id="1554" w:author="GKARANI GEORGIA" w:date="2026-06-16T09:31:00Z">
        <w:r w:rsidR="008155E7">
          <w:t>3</w:t>
        </w:r>
      </w:ins>
      <w:del w:id="1555" w:author="GKARANI GEORGIA" w:date="2026-06-16T09:31:00Z">
        <w:r w:rsidDel="008155E7">
          <w:delText>2</w:delText>
        </w:r>
      </w:del>
      <w:r>
        <w:t xml:space="preserve"> </w:t>
      </w:r>
      <w:ins w:id="1556" w:author="GKARANI GEORGIA" w:date="2026-06-15T10:45:00Z">
        <w:r w:rsidR="00022A8C">
          <w:t xml:space="preserve">presents </w:t>
        </w:r>
      </w:ins>
      <w:del w:id="1557" w:author="GKARANI GEORGIA" w:date="2026-06-15T10:45:00Z">
        <w:r w:rsidDel="00022A8C">
          <w:delText xml:space="preserve">shows </w:delText>
        </w:r>
      </w:del>
      <w:r>
        <w:t xml:space="preserve">the results for two blocks. The </w:t>
      </w:r>
      <w:ins w:id="1558" w:author="GKARANI GEORGIA" w:date="2026-06-15T10:45:00Z">
        <w:r w:rsidR="00022A8C">
          <w:t xml:space="preserve">corresponding results for </w:t>
        </w:r>
      </w:ins>
      <w:del w:id="1559" w:author="GKARANI GEORGIA" w:date="2026-06-15T10:45:00Z">
        <w:r w:rsidDel="00022A8C">
          <w:delText xml:space="preserve">query was also executed with </w:delText>
        </w:r>
      </w:del>
      <w:r>
        <w:t>10, 50, and 100 blocks</w:t>
      </w:r>
      <w:del w:id="1560" w:author="GKARANI GEORGIA" w:date="2026-06-15T10:45:00Z">
        <w:r w:rsidDel="00022A8C">
          <w:delText>;</w:delText>
        </w:r>
      </w:del>
      <w:r>
        <w:t xml:space="preserve"> </w:t>
      </w:r>
      <w:ins w:id="1561" w:author="GKARANI GEORGIA" w:date="2026-06-15T10:45:00Z">
        <w:r w:rsidR="00022A8C">
          <w:t xml:space="preserve">are provided </w:t>
        </w:r>
      </w:ins>
      <w:del w:id="1562" w:author="GKARANI GEORGIA" w:date="2026-06-15T10:45:00Z">
        <w:r w:rsidDel="00022A8C">
          <w:delText xml:space="preserve">their results are shown </w:delText>
        </w:r>
      </w:del>
      <w:r>
        <w:t>in Appendix A.</w:t>
      </w:r>
    </w:p>
    <w:p w14:paraId="6D69B7F1" w14:textId="686EEB88" w:rsidR="00022A8C" w:rsidRPr="00022A8C" w:rsidDel="00022A8C" w:rsidRDefault="00022A8C">
      <w:pPr>
        <w:pStyle w:val="a0"/>
        <w:rPr>
          <w:del w:id="1563" w:author="GKARANI GEORGIA" w:date="2026-06-15T10:46:00Z"/>
        </w:rPr>
        <w:pPrChange w:id="1564" w:author="GKARANI GEORGIA" w:date="2026-06-15T10:45:00Z">
          <w:pPr>
            <w:pStyle w:val="FirstParagraph"/>
            <w:jc w:val="both"/>
          </w:pPr>
        </w:pPrChange>
      </w:pPr>
    </w:p>
    <w:p w14:paraId="3B1BA40B" w14:textId="2E422659" w:rsidR="00C525A6" w:rsidRDefault="2F61107E" w:rsidP="0040200F">
      <w:pPr>
        <w:pStyle w:val="a0"/>
        <w:jc w:val="center"/>
      </w:pPr>
      <w:r w:rsidRPr="2F61107E">
        <w:rPr>
          <w:b/>
          <w:bCs/>
        </w:rPr>
        <w:t xml:space="preserve">Table </w:t>
      </w:r>
      <w:ins w:id="1565" w:author="GKARANI GEORGIA" w:date="2026-06-16T09:31:00Z">
        <w:r w:rsidR="008155E7">
          <w:rPr>
            <w:b/>
            <w:bCs/>
          </w:rPr>
          <w:t>3</w:t>
        </w:r>
      </w:ins>
      <w:del w:id="1566" w:author="GKARANI GEORGIA" w:date="2026-06-16T09:31:00Z">
        <w:r w:rsidRPr="2F61107E" w:rsidDel="008155E7">
          <w:rPr>
            <w:b/>
            <w:bCs/>
          </w:rPr>
          <w:delText>2</w:delText>
        </w:r>
      </w:del>
      <w:r w:rsidRPr="2F61107E">
        <w:rPr>
          <w:b/>
          <w:bCs/>
        </w:rPr>
        <w:t xml:space="preserve">. </w:t>
      </w:r>
      <w:r w:rsidRPr="0040200F">
        <w:t xml:space="preserve">Results of Query </w:t>
      </w:r>
      <w:r w:rsidR="00C43333">
        <w:t>4.</w:t>
      </w:r>
      <w:r w:rsidRPr="0040200F">
        <w:t>1.2 for two blocks.</w:t>
      </w:r>
    </w:p>
    <w:tbl>
      <w:tblPr>
        <w:tblW w:w="0" w:type="auto"/>
        <w:jc w:val="center"/>
        <w:tblLayout w:type="fixed"/>
        <w:tblLook w:val="06A0" w:firstRow="1" w:lastRow="0" w:firstColumn="1" w:lastColumn="0" w:noHBand="1" w:noVBand="1"/>
      </w:tblPr>
      <w:tblGrid>
        <w:gridCol w:w="2031"/>
        <w:gridCol w:w="2072"/>
        <w:gridCol w:w="2062"/>
      </w:tblGrid>
      <w:tr w:rsidR="2F61107E" w14:paraId="28DF3D11" w14:textId="77777777" w:rsidTr="0040200F">
        <w:trPr>
          <w:trHeight w:val="300"/>
          <w:jc w:val="center"/>
        </w:trPr>
        <w:tc>
          <w:tcPr>
            <w:tcW w:w="2031"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62F20F77" w14:textId="6261544D" w:rsidR="2F61107E" w:rsidRDefault="2F61107E" w:rsidP="2F61107E">
            <w:pPr>
              <w:spacing w:after="0"/>
              <w:jc w:val="center"/>
            </w:pPr>
            <w:r w:rsidRPr="2F61107E">
              <w:rPr>
                <w:rFonts w:ascii="Aptos Narrow" w:eastAsia="Aptos Narrow" w:hAnsi="Aptos Narrow" w:cs="Aptos Narrow"/>
                <w:color w:val="000000" w:themeColor="text1"/>
                <w:sz w:val="22"/>
                <w:szCs w:val="22"/>
              </w:rPr>
              <w:t>Rank</w:t>
            </w:r>
          </w:p>
        </w:tc>
        <w:tc>
          <w:tcPr>
            <w:tcW w:w="2072"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7D78793A" w14:textId="6E7E376F"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2062"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359B064E" w14:textId="30FEF16B" w:rsidR="2F61107E" w:rsidRDefault="2F61107E" w:rsidP="2F61107E">
            <w:pPr>
              <w:spacing w:after="0"/>
              <w:jc w:val="center"/>
            </w:pPr>
            <w:proofErr w:type="spellStart"/>
            <w:r w:rsidRPr="2F61107E">
              <w:rPr>
                <w:rFonts w:ascii="Aptos Narrow" w:eastAsia="Aptos Narrow" w:hAnsi="Aptos Narrow" w:cs="Aptos Narrow"/>
                <w:color w:val="000000" w:themeColor="text1"/>
                <w:sz w:val="22"/>
                <w:szCs w:val="22"/>
              </w:rPr>
              <w:t>Total</w:t>
            </w:r>
            <w:r w:rsidR="00F90BD3">
              <w:rPr>
                <w:rFonts w:ascii="Aptos Narrow" w:eastAsia="Aptos Narrow" w:hAnsi="Aptos Narrow" w:cs="Aptos Narrow"/>
                <w:color w:val="000000" w:themeColor="text1"/>
                <w:sz w:val="22"/>
                <w:szCs w:val="22"/>
              </w:rPr>
              <w:t>_</w:t>
            </w:r>
            <w:r w:rsidR="00540CA9">
              <w:rPr>
                <w:rFonts w:ascii="Aptos Narrow" w:eastAsia="Aptos Narrow" w:hAnsi="Aptos Narrow" w:cs="Aptos Narrow"/>
                <w:color w:val="000000" w:themeColor="text1"/>
                <w:sz w:val="22"/>
                <w:szCs w:val="22"/>
              </w:rPr>
              <w:t>s</w:t>
            </w:r>
            <w:r w:rsidRPr="2F61107E">
              <w:rPr>
                <w:rFonts w:ascii="Aptos Narrow" w:eastAsia="Aptos Narrow" w:hAnsi="Aptos Narrow" w:cs="Aptos Narrow"/>
                <w:color w:val="000000" w:themeColor="text1"/>
                <w:sz w:val="22"/>
                <w:szCs w:val="22"/>
              </w:rPr>
              <w:t>ent</w:t>
            </w:r>
            <w:proofErr w:type="spellEnd"/>
            <w:r w:rsidRPr="2F61107E">
              <w:rPr>
                <w:rFonts w:ascii="Aptos Narrow" w:eastAsia="Aptos Narrow" w:hAnsi="Aptos Narrow" w:cs="Aptos Narrow"/>
                <w:color w:val="000000" w:themeColor="text1"/>
                <w:sz w:val="22"/>
                <w:szCs w:val="22"/>
              </w:rPr>
              <w:t xml:space="preserve"> (</w:t>
            </w:r>
            <w:r w:rsidR="0046329A">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r>
      <w:tr w:rsidR="2F61107E" w14:paraId="5385985A" w14:textId="77777777" w:rsidTr="0040200F">
        <w:trPr>
          <w:trHeight w:val="300"/>
          <w:jc w:val="center"/>
        </w:trPr>
        <w:tc>
          <w:tcPr>
            <w:tcW w:w="2031" w:type="dxa"/>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52477357" w14:textId="561BAF5D" w:rsidR="2F61107E" w:rsidRDefault="2F61107E" w:rsidP="2F61107E">
            <w:pPr>
              <w:spacing w:after="0"/>
              <w:jc w:val="center"/>
            </w:pPr>
            <w:r w:rsidRPr="2F61107E">
              <w:rPr>
                <w:rFonts w:ascii="Aptos Narrow" w:eastAsia="Aptos Narrow" w:hAnsi="Aptos Narrow" w:cs="Aptos Narrow"/>
                <w:b/>
                <w:bCs/>
                <w:color w:val="000000" w:themeColor="text1"/>
                <w:sz w:val="22"/>
                <w:szCs w:val="22"/>
              </w:rPr>
              <w:t>1</w:t>
            </w:r>
          </w:p>
        </w:tc>
        <w:tc>
          <w:tcPr>
            <w:tcW w:w="2072" w:type="dxa"/>
            <w:tcBorders>
              <w:top w:val="single" w:sz="8" w:space="0" w:color="000000" w:themeColor="text1"/>
              <w:left w:val="single" w:sz="8" w:space="0" w:color="000000" w:themeColor="text1"/>
              <w:bottom w:val="nil"/>
              <w:right w:val="nil"/>
            </w:tcBorders>
            <w:shd w:val="clear" w:color="auto" w:fill="FCCACA"/>
            <w:tcMar>
              <w:top w:w="15" w:type="dxa"/>
              <w:left w:w="15" w:type="dxa"/>
              <w:right w:w="15" w:type="dxa"/>
            </w:tcMar>
            <w:vAlign w:val="center"/>
          </w:tcPr>
          <w:p w14:paraId="7E66F6C3" w14:textId="7BB36A29" w:rsidR="2F61107E" w:rsidRDefault="6569F9B5" w:rsidP="7D4EAD5F">
            <w:pPr>
              <w:spacing w:after="0"/>
              <w:jc w:val="center"/>
            </w:pPr>
            <w:r w:rsidRPr="7D4EAD5F">
              <w:rPr>
                <w:rFonts w:ascii="Aptos Narrow" w:eastAsia="Aptos Narrow" w:hAnsi="Aptos Narrow" w:cs="Aptos Narrow"/>
                <w:color w:val="000000" w:themeColor="text1"/>
                <w:sz w:val="22"/>
                <w:szCs w:val="22"/>
              </w:rPr>
              <w:t>0xc02a...756cc2</w:t>
            </w:r>
            <w:r w:rsidR="44CF9CC9" w:rsidRPr="7D4EAD5F">
              <w:rPr>
                <w:rFonts w:ascii="Aptos Narrow" w:eastAsia="Aptos Narrow" w:hAnsi="Aptos Narrow" w:cs="Aptos Narrow"/>
                <w:color w:val="000000" w:themeColor="text1"/>
                <w:sz w:val="22"/>
                <w:szCs w:val="22"/>
              </w:rPr>
              <w:t xml:space="preserve"> </w:t>
            </w:r>
          </w:p>
        </w:tc>
        <w:tc>
          <w:tcPr>
            <w:tcW w:w="2062" w:type="dxa"/>
            <w:tcBorders>
              <w:top w:val="single" w:sz="8" w:space="0" w:color="000000" w:themeColor="text1"/>
              <w:left w:val="nil"/>
              <w:bottom w:val="nil"/>
              <w:right w:val="single" w:sz="8" w:space="0" w:color="000000" w:themeColor="text1"/>
            </w:tcBorders>
            <w:tcMar>
              <w:top w:w="15" w:type="dxa"/>
              <w:left w:w="15" w:type="dxa"/>
              <w:right w:w="15" w:type="dxa"/>
            </w:tcMar>
            <w:vAlign w:val="center"/>
          </w:tcPr>
          <w:p w14:paraId="3FE49C6D" w14:textId="2B30E080" w:rsidR="2F61107E" w:rsidRDefault="2F61107E" w:rsidP="2F61107E">
            <w:pPr>
              <w:spacing w:after="0"/>
              <w:jc w:val="center"/>
            </w:pPr>
            <w:r w:rsidRPr="2F61107E">
              <w:rPr>
                <w:rFonts w:ascii="Aptos Narrow" w:eastAsia="Aptos Narrow" w:hAnsi="Aptos Narrow" w:cs="Aptos Narrow"/>
                <w:color w:val="000000" w:themeColor="text1"/>
                <w:sz w:val="22"/>
                <w:szCs w:val="22"/>
              </w:rPr>
              <w:t>55,555</w:t>
            </w:r>
          </w:p>
        </w:tc>
      </w:tr>
      <w:tr w:rsidR="2F61107E" w14:paraId="52706852" w14:textId="77777777" w:rsidTr="0040200F">
        <w:trPr>
          <w:trHeight w:val="300"/>
          <w:jc w:val="center"/>
        </w:trPr>
        <w:tc>
          <w:tcPr>
            <w:tcW w:w="2031" w:type="dxa"/>
            <w:tcBorders>
              <w:top w:val="nil"/>
              <w:left w:val="single" w:sz="8" w:space="0" w:color="000000" w:themeColor="text1"/>
              <w:bottom w:val="nil"/>
              <w:right w:val="nil"/>
            </w:tcBorders>
            <w:tcMar>
              <w:top w:w="15" w:type="dxa"/>
              <w:left w:w="15" w:type="dxa"/>
              <w:right w:w="15" w:type="dxa"/>
            </w:tcMar>
            <w:vAlign w:val="center"/>
          </w:tcPr>
          <w:p w14:paraId="68644674" w14:textId="4FD1A2B9" w:rsidR="2F61107E" w:rsidRDefault="2F61107E" w:rsidP="2F61107E">
            <w:pPr>
              <w:spacing w:after="0"/>
              <w:jc w:val="center"/>
            </w:pPr>
            <w:r w:rsidRPr="2F61107E">
              <w:rPr>
                <w:rFonts w:ascii="Aptos Narrow" w:eastAsia="Aptos Narrow" w:hAnsi="Aptos Narrow" w:cs="Aptos Narrow"/>
                <w:b/>
                <w:bCs/>
                <w:color w:val="000000" w:themeColor="text1"/>
                <w:sz w:val="22"/>
                <w:szCs w:val="22"/>
              </w:rPr>
              <w:t>2</w:t>
            </w:r>
          </w:p>
        </w:tc>
        <w:tc>
          <w:tcPr>
            <w:tcW w:w="2072" w:type="dxa"/>
            <w:tcBorders>
              <w:top w:val="nil"/>
              <w:left w:val="single" w:sz="8" w:space="0" w:color="000000" w:themeColor="text1"/>
              <w:bottom w:val="nil"/>
              <w:right w:val="nil"/>
            </w:tcBorders>
            <w:tcMar>
              <w:top w:w="15" w:type="dxa"/>
              <w:left w:w="15" w:type="dxa"/>
              <w:right w:w="15" w:type="dxa"/>
            </w:tcMar>
            <w:vAlign w:val="center"/>
          </w:tcPr>
          <w:p w14:paraId="1C485CCB" w14:textId="0484D831" w:rsidR="2F61107E" w:rsidRDefault="2F61107E" w:rsidP="2F61107E">
            <w:pPr>
              <w:spacing w:after="0"/>
              <w:jc w:val="center"/>
            </w:pPr>
            <w:r w:rsidRPr="2F61107E">
              <w:rPr>
                <w:rFonts w:ascii="Aptos Narrow" w:eastAsia="Aptos Narrow" w:hAnsi="Aptos Narrow" w:cs="Aptos Narrow"/>
                <w:color w:val="000000" w:themeColor="text1"/>
                <w:sz w:val="22"/>
                <w:szCs w:val="22"/>
              </w:rPr>
              <w:t>0xe37e...57bd09</w:t>
            </w:r>
          </w:p>
        </w:tc>
        <w:tc>
          <w:tcPr>
            <w:tcW w:w="2062" w:type="dxa"/>
            <w:tcBorders>
              <w:top w:val="nil"/>
              <w:left w:val="nil"/>
              <w:bottom w:val="nil"/>
              <w:right w:val="single" w:sz="8" w:space="0" w:color="000000" w:themeColor="text1"/>
            </w:tcBorders>
            <w:tcMar>
              <w:top w:w="15" w:type="dxa"/>
              <w:left w:w="15" w:type="dxa"/>
              <w:right w:w="15" w:type="dxa"/>
            </w:tcMar>
            <w:vAlign w:val="center"/>
          </w:tcPr>
          <w:p w14:paraId="7D110267" w14:textId="2D8F7281" w:rsidR="2F61107E" w:rsidRDefault="2F61107E" w:rsidP="2F61107E">
            <w:pPr>
              <w:spacing w:after="0"/>
              <w:jc w:val="center"/>
            </w:pPr>
            <w:r w:rsidRPr="2F61107E">
              <w:rPr>
                <w:rFonts w:ascii="Aptos Narrow" w:eastAsia="Aptos Narrow" w:hAnsi="Aptos Narrow" w:cs="Aptos Narrow"/>
                <w:color w:val="000000" w:themeColor="text1"/>
                <w:sz w:val="22"/>
                <w:szCs w:val="22"/>
              </w:rPr>
              <w:t>9,600</w:t>
            </w:r>
          </w:p>
        </w:tc>
      </w:tr>
      <w:tr w:rsidR="2F61107E" w14:paraId="65B628C8" w14:textId="77777777" w:rsidTr="0040200F">
        <w:trPr>
          <w:trHeight w:val="300"/>
          <w:jc w:val="center"/>
        </w:trPr>
        <w:tc>
          <w:tcPr>
            <w:tcW w:w="2031" w:type="dxa"/>
            <w:tcBorders>
              <w:top w:val="nil"/>
              <w:left w:val="single" w:sz="8" w:space="0" w:color="000000" w:themeColor="text1"/>
              <w:bottom w:val="nil"/>
              <w:right w:val="nil"/>
            </w:tcBorders>
            <w:tcMar>
              <w:top w:w="15" w:type="dxa"/>
              <w:left w:w="15" w:type="dxa"/>
              <w:right w:w="15" w:type="dxa"/>
            </w:tcMar>
            <w:vAlign w:val="center"/>
          </w:tcPr>
          <w:p w14:paraId="503F46C5" w14:textId="3AB9C930" w:rsidR="2F61107E" w:rsidRDefault="2F61107E" w:rsidP="2F61107E">
            <w:pPr>
              <w:spacing w:after="0"/>
              <w:jc w:val="center"/>
            </w:pPr>
            <w:r w:rsidRPr="2F61107E">
              <w:rPr>
                <w:rFonts w:ascii="Aptos Narrow" w:eastAsia="Aptos Narrow" w:hAnsi="Aptos Narrow" w:cs="Aptos Narrow"/>
                <w:b/>
                <w:bCs/>
                <w:color w:val="000000" w:themeColor="text1"/>
                <w:sz w:val="22"/>
                <w:szCs w:val="22"/>
              </w:rPr>
              <w:t>3</w:t>
            </w:r>
          </w:p>
        </w:tc>
        <w:tc>
          <w:tcPr>
            <w:tcW w:w="2072" w:type="dxa"/>
            <w:tcBorders>
              <w:top w:val="nil"/>
              <w:left w:val="single" w:sz="8" w:space="0" w:color="000000" w:themeColor="text1"/>
              <w:bottom w:val="nil"/>
              <w:right w:val="nil"/>
            </w:tcBorders>
            <w:shd w:val="clear" w:color="auto" w:fill="CAD8FC"/>
            <w:tcMar>
              <w:top w:w="15" w:type="dxa"/>
              <w:left w:w="15" w:type="dxa"/>
              <w:right w:w="15" w:type="dxa"/>
            </w:tcMar>
            <w:vAlign w:val="center"/>
          </w:tcPr>
          <w:p w14:paraId="542A3957" w14:textId="7E64EFD7" w:rsidR="2F61107E" w:rsidRDefault="2F61107E" w:rsidP="2F61107E">
            <w:pPr>
              <w:spacing w:after="0"/>
              <w:jc w:val="center"/>
            </w:pPr>
            <w:r w:rsidRPr="2F61107E">
              <w:rPr>
                <w:rFonts w:ascii="Aptos Narrow" w:eastAsia="Aptos Narrow" w:hAnsi="Aptos Narrow" w:cs="Aptos Narrow"/>
                <w:color w:val="000000" w:themeColor="text1"/>
                <w:sz w:val="22"/>
                <w:szCs w:val="22"/>
              </w:rPr>
              <w:t>0x1111...960582</w:t>
            </w:r>
          </w:p>
        </w:tc>
        <w:tc>
          <w:tcPr>
            <w:tcW w:w="2062" w:type="dxa"/>
            <w:tcBorders>
              <w:top w:val="nil"/>
              <w:left w:val="nil"/>
              <w:bottom w:val="nil"/>
              <w:right w:val="single" w:sz="8" w:space="0" w:color="000000" w:themeColor="text1"/>
            </w:tcBorders>
            <w:tcMar>
              <w:top w:w="15" w:type="dxa"/>
              <w:left w:w="15" w:type="dxa"/>
              <w:right w:w="15" w:type="dxa"/>
            </w:tcMar>
            <w:vAlign w:val="center"/>
          </w:tcPr>
          <w:p w14:paraId="0F44CDD1" w14:textId="79EF5BED" w:rsidR="2F61107E" w:rsidRDefault="2F61107E" w:rsidP="2F61107E">
            <w:pPr>
              <w:spacing w:after="0"/>
              <w:jc w:val="center"/>
            </w:pPr>
            <w:r w:rsidRPr="2F61107E">
              <w:rPr>
                <w:rFonts w:ascii="Aptos Narrow" w:eastAsia="Aptos Narrow" w:hAnsi="Aptos Narrow" w:cs="Aptos Narrow"/>
                <w:color w:val="000000" w:themeColor="text1"/>
                <w:sz w:val="22"/>
                <w:szCs w:val="22"/>
              </w:rPr>
              <w:t>7,634</w:t>
            </w:r>
          </w:p>
        </w:tc>
      </w:tr>
      <w:tr w:rsidR="2F61107E" w14:paraId="5EDCAED2" w14:textId="77777777" w:rsidTr="0040200F">
        <w:trPr>
          <w:trHeight w:val="300"/>
          <w:jc w:val="center"/>
        </w:trPr>
        <w:tc>
          <w:tcPr>
            <w:tcW w:w="2031" w:type="dxa"/>
            <w:tcBorders>
              <w:top w:val="nil"/>
              <w:left w:val="single" w:sz="8" w:space="0" w:color="000000" w:themeColor="text1"/>
              <w:bottom w:val="nil"/>
              <w:right w:val="nil"/>
            </w:tcBorders>
            <w:tcMar>
              <w:top w:w="15" w:type="dxa"/>
              <w:left w:w="15" w:type="dxa"/>
              <w:right w:w="15" w:type="dxa"/>
            </w:tcMar>
            <w:vAlign w:val="center"/>
          </w:tcPr>
          <w:p w14:paraId="5752AEE5" w14:textId="0567A23E" w:rsidR="2F61107E" w:rsidRDefault="2F61107E" w:rsidP="2F61107E">
            <w:pPr>
              <w:spacing w:after="0"/>
              <w:jc w:val="center"/>
            </w:pPr>
            <w:r w:rsidRPr="2F61107E">
              <w:rPr>
                <w:rFonts w:ascii="Aptos Narrow" w:eastAsia="Aptos Narrow" w:hAnsi="Aptos Narrow" w:cs="Aptos Narrow"/>
                <w:b/>
                <w:bCs/>
                <w:color w:val="000000" w:themeColor="text1"/>
                <w:sz w:val="22"/>
                <w:szCs w:val="22"/>
              </w:rPr>
              <w:t>4</w:t>
            </w:r>
          </w:p>
        </w:tc>
        <w:tc>
          <w:tcPr>
            <w:tcW w:w="2072" w:type="dxa"/>
            <w:tcBorders>
              <w:top w:val="nil"/>
              <w:left w:val="single" w:sz="8" w:space="0" w:color="000000" w:themeColor="text1"/>
              <w:bottom w:val="nil"/>
              <w:right w:val="nil"/>
            </w:tcBorders>
            <w:tcMar>
              <w:top w:w="15" w:type="dxa"/>
              <w:left w:w="15" w:type="dxa"/>
              <w:right w:w="15" w:type="dxa"/>
            </w:tcMar>
            <w:vAlign w:val="center"/>
          </w:tcPr>
          <w:p w14:paraId="0C9451DA" w14:textId="5295C963" w:rsidR="2F61107E" w:rsidRDefault="2F61107E" w:rsidP="2F61107E">
            <w:pPr>
              <w:spacing w:after="0"/>
              <w:jc w:val="center"/>
            </w:pPr>
            <w:r w:rsidRPr="2F61107E">
              <w:rPr>
                <w:rFonts w:ascii="Aptos Narrow" w:eastAsia="Aptos Narrow" w:hAnsi="Aptos Narrow" w:cs="Aptos Narrow"/>
                <w:color w:val="000000" w:themeColor="text1"/>
                <w:sz w:val="22"/>
                <w:szCs w:val="22"/>
              </w:rPr>
              <w:t>0x7f1d.</w:t>
            </w:r>
            <w:proofErr w:type="gramStart"/>
            <w:r w:rsidRPr="2F61107E">
              <w:rPr>
                <w:rFonts w:ascii="Aptos Narrow" w:eastAsia="Aptos Narrow" w:hAnsi="Aptos Narrow" w:cs="Aptos Narrow"/>
                <w:color w:val="000000" w:themeColor="text1"/>
                <w:sz w:val="22"/>
                <w:szCs w:val="22"/>
              </w:rPr>
              <w:t>..e</w:t>
            </w:r>
            <w:proofErr w:type="gramEnd"/>
            <w:r w:rsidRPr="2F61107E">
              <w:rPr>
                <w:rFonts w:ascii="Aptos Narrow" w:eastAsia="Aptos Narrow" w:hAnsi="Aptos Narrow" w:cs="Aptos Narrow"/>
                <w:color w:val="000000" w:themeColor="text1"/>
                <w:sz w:val="22"/>
                <w:szCs w:val="22"/>
              </w:rPr>
              <w:t>4219b</w:t>
            </w:r>
          </w:p>
        </w:tc>
        <w:tc>
          <w:tcPr>
            <w:tcW w:w="2062" w:type="dxa"/>
            <w:tcBorders>
              <w:top w:val="nil"/>
              <w:left w:val="nil"/>
              <w:bottom w:val="nil"/>
              <w:right w:val="single" w:sz="8" w:space="0" w:color="000000" w:themeColor="text1"/>
            </w:tcBorders>
            <w:tcMar>
              <w:top w:w="15" w:type="dxa"/>
              <w:left w:w="15" w:type="dxa"/>
              <w:right w:w="15" w:type="dxa"/>
            </w:tcMar>
            <w:vAlign w:val="center"/>
          </w:tcPr>
          <w:p w14:paraId="6D92E9A1" w14:textId="72FE3A63" w:rsidR="2F61107E" w:rsidRDefault="2F61107E" w:rsidP="2F61107E">
            <w:pPr>
              <w:spacing w:after="0"/>
              <w:jc w:val="center"/>
            </w:pPr>
            <w:r w:rsidRPr="2F61107E">
              <w:rPr>
                <w:rFonts w:ascii="Aptos Narrow" w:eastAsia="Aptos Narrow" w:hAnsi="Aptos Narrow" w:cs="Aptos Narrow"/>
                <w:color w:val="000000" w:themeColor="text1"/>
                <w:sz w:val="22"/>
                <w:szCs w:val="22"/>
              </w:rPr>
              <w:t>7,451</w:t>
            </w:r>
          </w:p>
        </w:tc>
      </w:tr>
      <w:tr w:rsidR="2F61107E" w14:paraId="4C906DF0" w14:textId="77777777" w:rsidTr="0040200F">
        <w:trPr>
          <w:trHeight w:val="300"/>
          <w:jc w:val="center"/>
        </w:trPr>
        <w:tc>
          <w:tcPr>
            <w:tcW w:w="2031" w:type="dxa"/>
            <w:tcBorders>
              <w:top w:val="nil"/>
              <w:left w:val="single" w:sz="8" w:space="0" w:color="000000" w:themeColor="text1"/>
              <w:bottom w:val="nil"/>
              <w:right w:val="nil"/>
            </w:tcBorders>
            <w:tcMar>
              <w:top w:w="15" w:type="dxa"/>
              <w:left w:w="15" w:type="dxa"/>
              <w:right w:w="15" w:type="dxa"/>
            </w:tcMar>
            <w:vAlign w:val="center"/>
          </w:tcPr>
          <w:p w14:paraId="1351994D" w14:textId="4996113A" w:rsidR="2F61107E" w:rsidRDefault="2F61107E" w:rsidP="2F61107E">
            <w:pPr>
              <w:spacing w:after="0"/>
              <w:jc w:val="center"/>
            </w:pPr>
            <w:r w:rsidRPr="2F61107E">
              <w:rPr>
                <w:rFonts w:ascii="Aptos Narrow" w:eastAsia="Aptos Narrow" w:hAnsi="Aptos Narrow" w:cs="Aptos Narrow"/>
                <w:b/>
                <w:bCs/>
                <w:color w:val="000000" w:themeColor="text1"/>
                <w:sz w:val="22"/>
                <w:szCs w:val="22"/>
              </w:rPr>
              <w:t>5</w:t>
            </w:r>
          </w:p>
        </w:tc>
        <w:tc>
          <w:tcPr>
            <w:tcW w:w="2072" w:type="dxa"/>
            <w:tcBorders>
              <w:top w:val="nil"/>
              <w:left w:val="single" w:sz="8" w:space="0" w:color="000000" w:themeColor="text1"/>
              <w:bottom w:val="nil"/>
              <w:right w:val="nil"/>
            </w:tcBorders>
            <w:tcMar>
              <w:top w:w="15" w:type="dxa"/>
              <w:left w:w="15" w:type="dxa"/>
              <w:right w:w="15" w:type="dxa"/>
            </w:tcMar>
            <w:vAlign w:val="center"/>
          </w:tcPr>
          <w:p w14:paraId="5DA15FB2" w14:textId="68A8AB16" w:rsidR="2F61107E" w:rsidRDefault="2F61107E" w:rsidP="2F61107E">
            <w:pPr>
              <w:spacing w:after="0"/>
              <w:jc w:val="center"/>
            </w:pPr>
            <w:r w:rsidRPr="2F61107E">
              <w:rPr>
                <w:rFonts w:ascii="Aptos Narrow" w:eastAsia="Aptos Narrow" w:hAnsi="Aptos Narrow" w:cs="Aptos Narrow"/>
                <w:color w:val="000000" w:themeColor="text1"/>
                <w:sz w:val="22"/>
                <w:szCs w:val="22"/>
              </w:rPr>
              <w:t>0x3a21...a74b22</w:t>
            </w:r>
          </w:p>
        </w:tc>
        <w:tc>
          <w:tcPr>
            <w:tcW w:w="2062" w:type="dxa"/>
            <w:tcBorders>
              <w:top w:val="nil"/>
              <w:left w:val="nil"/>
              <w:bottom w:val="nil"/>
              <w:right w:val="single" w:sz="8" w:space="0" w:color="000000" w:themeColor="text1"/>
            </w:tcBorders>
            <w:tcMar>
              <w:top w:w="15" w:type="dxa"/>
              <w:left w:w="15" w:type="dxa"/>
              <w:right w:w="15" w:type="dxa"/>
            </w:tcMar>
            <w:vAlign w:val="center"/>
          </w:tcPr>
          <w:p w14:paraId="69555CF8" w14:textId="24915142" w:rsidR="2F61107E" w:rsidRDefault="2F61107E" w:rsidP="2F61107E">
            <w:pPr>
              <w:spacing w:after="0"/>
              <w:jc w:val="center"/>
            </w:pPr>
            <w:r w:rsidRPr="2F61107E">
              <w:rPr>
                <w:rFonts w:ascii="Aptos Narrow" w:eastAsia="Aptos Narrow" w:hAnsi="Aptos Narrow" w:cs="Aptos Narrow"/>
                <w:color w:val="000000" w:themeColor="text1"/>
                <w:sz w:val="22"/>
                <w:szCs w:val="22"/>
              </w:rPr>
              <w:t>5,108</w:t>
            </w:r>
          </w:p>
        </w:tc>
      </w:tr>
      <w:tr w:rsidR="2F61107E" w14:paraId="2A5D6670" w14:textId="77777777" w:rsidTr="0040200F">
        <w:trPr>
          <w:trHeight w:val="300"/>
          <w:jc w:val="center"/>
        </w:trPr>
        <w:tc>
          <w:tcPr>
            <w:tcW w:w="2031" w:type="dxa"/>
            <w:tcBorders>
              <w:top w:val="nil"/>
              <w:left w:val="single" w:sz="8" w:space="0" w:color="000000" w:themeColor="text1"/>
              <w:bottom w:val="nil"/>
              <w:right w:val="nil"/>
            </w:tcBorders>
            <w:tcMar>
              <w:top w:w="15" w:type="dxa"/>
              <w:left w:w="15" w:type="dxa"/>
              <w:right w:w="15" w:type="dxa"/>
            </w:tcMar>
            <w:vAlign w:val="center"/>
          </w:tcPr>
          <w:p w14:paraId="53BCC643" w14:textId="0CAEAEB5" w:rsidR="2F61107E" w:rsidRDefault="2F61107E" w:rsidP="2F61107E">
            <w:pPr>
              <w:spacing w:after="0"/>
              <w:jc w:val="center"/>
            </w:pPr>
            <w:r w:rsidRPr="2F61107E">
              <w:rPr>
                <w:rFonts w:ascii="Aptos Narrow" w:eastAsia="Aptos Narrow" w:hAnsi="Aptos Narrow" w:cs="Aptos Narrow"/>
                <w:b/>
                <w:bCs/>
                <w:color w:val="000000" w:themeColor="text1"/>
                <w:sz w:val="22"/>
                <w:szCs w:val="22"/>
              </w:rPr>
              <w:t>6</w:t>
            </w:r>
          </w:p>
        </w:tc>
        <w:tc>
          <w:tcPr>
            <w:tcW w:w="2072" w:type="dxa"/>
            <w:tcBorders>
              <w:top w:val="nil"/>
              <w:left w:val="single" w:sz="8" w:space="0" w:color="000000" w:themeColor="text1"/>
              <w:bottom w:val="nil"/>
              <w:right w:val="nil"/>
            </w:tcBorders>
            <w:tcMar>
              <w:top w:w="15" w:type="dxa"/>
              <w:left w:w="15" w:type="dxa"/>
              <w:right w:w="15" w:type="dxa"/>
            </w:tcMar>
            <w:vAlign w:val="center"/>
          </w:tcPr>
          <w:p w14:paraId="7DC30D08" w14:textId="7EC26ECB" w:rsidR="2F61107E" w:rsidRDefault="2F61107E" w:rsidP="2F61107E">
            <w:pPr>
              <w:spacing w:after="0"/>
              <w:jc w:val="center"/>
            </w:pPr>
            <w:r w:rsidRPr="2F61107E">
              <w:rPr>
                <w:rFonts w:ascii="Aptos Narrow" w:eastAsia="Aptos Narrow" w:hAnsi="Aptos Narrow" w:cs="Aptos Narrow"/>
                <w:color w:val="000000" w:themeColor="text1"/>
                <w:sz w:val="22"/>
                <w:szCs w:val="22"/>
              </w:rPr>
              <w:t>0x7a25...f2488d</w:t>
            </w:r>
          </w:p>
        </w:tc>
        <w:tc>
          <w:tcPr>
            <w:tcW w:w="2062" w:type="dxa"/>
            <w:tcBorders>
              <w:top w:val="nil"/>
              <w:left w:val="nil"/>
              <w:bottom w:val="nil"/>
              <w:right w:val="single" w:sz="8" w:space="0" w:color="000000" w:themeColor="text1"/>
            </w:tcBorders>
            <w:tcMar>
              <w:top w:w="15" w:type="dxa"/>
              <w:left w:w="15" w:type="dxa"/>
              <w:right w:w="15" w:type="dxa"/>
            </w:tcMar>
            <w:vAlign w:val="center"/>
          </w:tcPr>
          <w:p w14:paraId="25A647B1" w14:textId="11E07437" w:rsidR="2F61107E" w:rsidRDefault="2F61107E" w:rsidP="2F61107E">
            <w:pPr>
              <w:spacing w:after="0"/>
              <w:jc w:val="center"/>
            </w:pPr>
            <w:r w:rsidRPr="2F61107E">
              <w:rPr>
                <w:rFonts w:ascii="Aptos Narrow" w:eastAsia="Aptos Narrow" w:hAnsi="Aptos Narrow" w:cs="Aptos Narrow"/>
                <w:color w:val="000000" w:themeColor="text1"/>
                <w:sz w:val="22"/>
                <w:szCs w:val="22"/>
              </w:rPr>
              <w:t>3,641</w:t>
            </w:r>
          </w:p>
        </w:tc>
      </w:tr>
      <w:tr w:rsidR="2F61107E" w14:paraId="141CD2E6" w14:textId="77777777" w:rsidTr="0040200F">
        <w:trPr>
          <w:trHeight w:val="300"/>
          <w:jc w:val="center"/>
        </w:trPr>
        <w:tc>
          <w:tcPr>
            <w:tcW w:w="2031" w:type="dxa"/>
            <w:tcBorders>
              <w:top w:val="nil"/>
              <w:left w:val="single" w:sz="8" w:space="0" w:color="000000" w:themeColor="text1"/>
              <w:bottom w:val="nil"/>
              <w:right w:val="nil"/>
            </w:tcBorders>
            <w:tcMar>
              <w:top w:w="15" w:type="dxa"/>
              <w:left w:w="15" w:type="dxa"/>
              <w:right w:w="15" w:type="dxa"/>
            </w:tcMar>
            <w:vAlign w:val="center"/>
          </w:tcPr>
          <w:p w14:paraId="01BD2DA1" w14:textId="77FA4CB6" w:rsidR="2F61107E" w:rsidRDefault="2F61107E" w:rsidP="2F61107E">
            <w:pPr>
              <w:spacing w:after="0"/>
              <w:jc w:val="center"/>
            </w:pPr>
            <w:r w:rsidRPr="2F61107E">
              <w:rPr>
                <w:rFonts w:ascii="Aptos Narrow" w:eastAsia="Aptos Narrow" w:hAnsi="Aptos Narrow" w:cs="Aptos Narrow"/>
                <w:b/>
                <w:bCs/>
                <w:color w:val="000000" w:themeColor="text1"/>
                <w:sz w:val="22"/>
                <w:szCs w:val="22"/>
              </w:rPr>
              <w:t>7</w:t>
            </w:r>
          </w:p>
        </w:tc>
        <w:tc>
          <w:tcPr>
            <w:tcW w:w="2072" w:type="dxa"/>
            <w:tcBorders>
              <w:top w:val="nil"/>
              <w:left w:val="single" w:sz="8" w:space="0" w:color="000000" w:themeColor="text1"/>
              <w:bottom w:val="nil"/>
              <w:right w:val="nil"/>
            </w:tcBorders>
            <w:tcMar>
              <w:top w:w="15" w:type="dxa"/>
              <w:left w:w="15" w:type="dxa"/>
              <w:right w:w="15" w:type="dxa"/>
            </w:tcMar>
            <w:vAlign w:val="center"/>
          </w:tcPr>
          <w:p w14:paraId="490FA500" w14:textId="3ED0A739" w:rsidR="2F61107E" w:rsidRDefault="2F61107E" w:rsidP="2F61107E">
            <w:pPr>
              <w:spacing w:after="0"/>
              <w:jc w:val="center"/>
            </w:pPr>
            <w:r w:rsidRPr="2F61107E">
              <w:rPr>
                <w:rFonts w:ascii="Aptos Narrow" w:eastAsia="Aptos Narrow" w:hAnsi="Aptos Narrow" w:cs="Aptos Narrow"/>
                <w:color w:val="000000" w:themeColor="text1"/>
                <w:sz w:val="22"/>
                <w:szCs w:val="22"/>
              </w:rPr>
              <w:t>0x6edf...1c5048</w:t>
            </w:r>
          </w:p>
        </w:tc>
        <w:tc>
          <w:tcPr>
            <w:tcW w:w="2062" w:type="dxa"/>
            <w:tcBorders>
              <w:top w:val="nil"/>
              <w:left w:val="nil"/>
              <w:bottom w:val="nil"/>
              <w:right w:val="single" w:sz="8" w:space="0" w:color="000000" w:themeColor="text1"/>
            </w:tcBorders>
            <w:tcMar>
              <w:top w:w="15" w:type="dxa"/>
              <w:left w:w="15" w:type="dxa"/>
              <w:right w:w="15" w:type="dxa"/>
            </w:tcMar>
            <w:vAlign w:val="center"/>
          </w:tcPr>
          <w:p w14:paraId="4E5332E4" w14:textId="4808EAC4" w:rsidR="2F61107E" w:rsidRDefault="2F61107E" w:rsidP="2F61107E">
            <w:pPr>
              <w:spacing w:after="0"/>
              <w:jc w:val="center"/>
            </w:pPr>
            <w:r w:rsidRPr="2F61107E">
              <w:rPr>
                <w:rFonts w:ascii="Aptos Narrow" w:eastAsia="Aptos Narrow" w:hAnsi="Aptos Narrow" w:cs="Aptos Narrow"/>
                <w:color w:val="000000" w:themeColor="text1"/>
                <w:sz w:val="22"/>
                <w:szCs w:val="22"/>
              </w:rPr>
              <w:t>2,804</w:t>
            </w:r>
          </w:p>
        </w:tc>
      </w:tr>
      <w:tr w:rsidR="2F61107E" w14:paraId="7510BB96" w14:textId="77777777" w:rsidTr="0040200F">
        <w:trPr>
          <w:trHeight w:val="300"/>
          <w:jc w:val="center"/>
        </w:trPr>
        <w:tc>
          <w:tcPr>
            <w:tcW w:w="2031" w:type="dxa"/>
            <w:tcBorders>
              <w:top w:val="nil"/>
              <w:left w:val="single" w:sz="8" w:space="0" w:color="000000" w:themeColor="text1"/>
              <w:bottom w:val="nil"/>
              <w:right w:val="nil"/>
            </w:tcBorders>
            <w:tcMar>
              <w:top w:w="15" w:type="dxa"/>
              <w:left w:w="15" w:type="dxa"/>
              <w:right w:w="15" w:type="dxa"/>
            </w:tcMar>
            <w:vAlign w:val="center"/>
          </w:tcPr>
          <w:p w14:paraId="4B488D67" w14:textId="5C053C80" w:rsidR="2F61107E" w:rsidRDefault="2F61107E" w:rsidP="2F61107E">
            <w:pPr>
              <w:spacing w:after="0"/>
              <w:jc w:val="center"/>
            </w:pPr>
            <w:r w:rsidRPr="2F61107E">
              <w:rPr>
                <w:rFonts w:ascii="Aptos Narrow" w:eastAsia="Aptos Narrow" w:hAnsi="Aptos Narrow" w:cs="Aptos Narrow"/>
                <w:b/>
                <w:bCs/>
                <w:color w:val="000000" w:themeColor="text1"/>
                <w:sz w:val="22"/>
                <w:szCs w:val="22"/>
              </w:rPr>
              <w:t>8</w:t>
            </w:r>
          </w:p>
        </w:tc>
        <w:tc>
          <w:tcPr>
            <w:tcW w:w="2072" w:type="dxa"/>
            <w:tcBorders>
              <w:top w:val="nil"/>
              <w:left w:val="single" w:sz="8" w:space="0" w:color="000000" w:themeColor="text1"/>
              <w:bottom w:val="nil"/>
              <w:right w:val="nil"/>
            </w:tcBorders>
            <w:tcMar>
              <w:top w:w="15" w:type="dxa"/>
              <w:left w:w="15" w:type="dxa"/>
              <w:right w:w="15" w:type="dxa"/>
            </w:tcMar>
            <w:vAlign w:val="center"/>
          </w:tcPr>
          <w:p w14:paraId="317E8413" w14:textId="7B36D0E7" w:rsidR="2F61107E" w:rsidRDefault="2F61107E" w:rsidP="2F61107E">
            <w:pPr>
              <w:spacing w:after="0"/>
              <w:jc w:val="center"/>
            </w:pPr>
            <w:r w:rsidRPr="2F61107E">
              <w:rPr>
                <w:rFonts w:ascii="Aptos Narrow" w:eastAsia="Aptos Narrow" w:hAnsi="Aptos Narrow" w:cs="Aptos Narrow"/>
                <w:color w:val="000000" w:themeColor="text1"/>
                <w:sz w:val="22"/>
                <w:szCs w:val="22"/>
              </w:rPr>
              <w:t>0x3fc9...2b7fad</w:t>
            </w:r>
          </w:p>
        </w:tc>
        <w:tc>
          <w:tcPr>
            <w:tcW w:w="2062" w:type="dxa"/>
            <w:tcBorders>
              <w:top w:val="nil"/>
              <w:left w:val="nil"/>
              <w:bottom w:val="nil"/>
              <w:right w:val="single" w:sz="8" w:space="0" w:color="000000" w:themeColor="text1"/>
            </w:tcBorders>
            <w:tcMar>
              <w:top w:w="15" w:type="dxa"/>
              <w:left w:w="15" w:type="dxa"/>
              <w:right w:w="15" w:type="dxa"/>
            </w:tcMar>
            <w:vAlign w:val="center"/>
          </w:tcPr>
          <w:p w14:paraId="3AED8B6A" w14:textId="7BB8A9CB" w:rsidR="2F61107E" w:rsidRDefault="2F61107E" w:rsidP="2F61107E">
            <w:pPr>
              <w:spacing w:after="0"/>
              <w:jc w:val="center"/>
            </w:pPr>
            <w:r w:rsidRPr="2F61107E">
              <w:rPr>
                <w:rFonts w:ascii="Aptos Narrow" w:eastAsia="Aptos Narrow" w:hAnsi="Aptos Narrow" w:cs="Aptos Narrow"/>
                <w:color w:val="000000" w:themeColor="text1"/>
                <w:sz w:val="22"/>
                <w:szCs w:val="22"/>
              </w:rPr>
              <w:t>2,782</w:t>
            </w:r>
          </w:p>
        </w:tc>
      </w:tr>
      <w:tr w:rsidR="2F61107E" w14:paraId="39302EB1" w14:textId="77777777" w:rsidTr="0040200F">
        <w:trPr>
          <w:trHeight w:val="300"/>
          <w:jc w:val="center"/>
        </w:trPr>
        <w:tc>
          <w:tcPr>
            <w:tcW w:w="2031" w:type="dxa"/>
            <w:tcBorders>
              <w:top w:val="nil"/>
              <w:left w:val="single" w:sz="8" w:space="0" w:color="000000" w:themeColor="text1"/>
              <w:bottom w:val="nil"/>
              <w:right w:val="nil"/>
            </w:tcBorders>
            <w:tcMar>
              <w:top w:w="15" w:type="dxa"/>
              <w:left w:w="15" w:type="dxa"/>
              <w:right w:w="15" w:type="dxa"/>
            </w:tcMar>
            <w:vAlign w:val="center"/>
          </w:tcPr>
          <w:p w14:paraId="459305A3" w14:textId="7EB5599B" w:rsidR="2F61107E" w:rsidRDefault="2F61107E" w:rsidP="2F61107E">
            <w:pPr>
              <w:spacing w:after="0"/>
              <w:jc w:val="center"/>
            </w:pPr>
            <w:r w:rsidRPr="2F61107E">
              <w:rPr>
                <w:rFonts w:ascii="Aptos Narrow" w:eastAsia="Aptos Narrow" w:hAnsi="Aptos Narrow" w:cs="Aptos Narrow"/>
                <w:b/>
                <w:bCs/>
                <w:color w:val="000000" w:themeColor="text1"/>
                <w:sz w:val="22"/>
                <w:szCs w:val="22"/>
              </w:rPr>
              <w:lastRenderedPageBreak/>
              <w:t>9</w:t>
            </w:r>
          </w:p>
        </w:tc>
        <w:tc>
          <w:tcPr>
            <w:tcW w:w="2072" w:type="dxa"/>
            <w:tcBorders>
              <w:top w:val="nil"/>
              <w:left w:val="single" w:sz="8" w:space="0" w:color="000000" w:themeColor="text1"/>
              <w:bottom w:val="nil"/>
              <w:right w:val="nil"/>
            </w:tcBorders>
            <w:tcMar>
              <w:top w:w="15" w:type="dxa"/>
              <w:left w:w="15" w:type="dxa"/>
              <w:right w:w="15" w:type="dxa"/>
            </w:tcMar>
            <w:vAlign w:val="center"/>
          </w:tcPr>
          <w:p w14:paraId="75817A28" w14:textId="45BED225" w:rsidR="2F61107E" w:rsidRDefault="2F61107E" w:rsidP="2F61107E">
            <w:pPr>
              <w:spacing w:after="0"/>
              <w:jc w:val="center"/>
            </w:pPr>
            <w:r w:rsidRPr="2F61107E">
              <w:rPr>
                <w:rFonts w:ascii="Aptos Narrow" w:eastAsia="Aptos Narrow" w:hAnsi="Aptos Narrow" w:cs="Aptos Narrow"/>
                <w:color w:val="000000" w:themeColor="text1"/>
                <w:sz w:val="22"/>
                <w:szCs w:val="22"/>
              </w:rPr>
              <w:t>0x1111...842a65</w:t>
            </w:r>
          </w:p>
        </w:tc>
        <w:tc>
          <w:tcPr>
            <w:tcW w:w="2062" w:type="dxa"/>
            <w:tcBorders>
              <w:top w:val="nil"/>
              <w:left w:val="nil"/>
              <w:bottom w:val="nil"/>
              <w:right w:val="single" w:sz="8" w:space="0" w:color="000000" w:themeColor="text1"/>
            </w:tcBorders>
            <w:tcMar>
              <w:top w:w="15" w:type="dxa"/>
              <w:left w:w="15" w:type="dxa"/>
              <w:right w:w="15" w:type="dxa"/>
            </w:tcMar>
            <w:vAlign w:val="center"/>
          </w:tcPr>
          <w:p w14:paraId="7F6A5EEE" w14:textId="594B7FB2" w:rsidR="2F61107E" w:rsidRDefault="2F61107E" w:rsidP="2F61107E">
            <w:pPr>
              <w:spacing w:after="0"/>
              <w:jc w:val="center"/>
            </w:pPr>
            <w:r w:rsidRPr="2F61107E">
              <w:rPr>
                <w:rFonts w:ascii="Aptos Narrow" w:eastAsia="Aptos Narrow" w:hAnsi="Aptos Narrow" w:cs="Aptos Narrow"/>
                <w:color w:val="000000" w:themeColor="text1"/>
                <w:sz w:val="22"/>
                <w:szCs w:val="22"/>
              </w:rPr>
              <w:t>2,740</w:t>
            </w:r>
          </w:p>
        </w:tc>
      </w:tr>
      <w:tr w:rsidR="2F61107E" w14:paraId="1DDB7FA4" w14:textId="77777777" w:rsidTr="0040200F">
        <w:trPr>
          <w:trHeight w:val="300"/>
          <w:jc w:val="center"/>
        </w:trPr>
        <w:tc>
          <w:tcPr>
            <w:tcW w:w="2031"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616A11A7" w14:textId="62BD7468" w:rsidR="2F61107E" w:rsidRDefault="2F61107E" w:rsidP="2F61107E">
            <w:pPr>
              <w:spacing w:after="0"/>
              <w:jc w:val="center"/>
            </w:pPr>
            <w:r w:rsidRPr="2F61107E">
              <w:rPr>
                <w:rFonts w:ascii="Aptos Narrow" w:eastAsia="Aptos Narrow" w:hAnsi="Aptos Narrow" w:cs="Aptos Narrow"/>
                <w:b/>
                <w:bCs/>
                <w:color w:val="000000" w:themeColor="text1"/>
                <w:sz w:val="22"/>
                <w:szCs w:val="22"/>
              </w:rPr>
              <w:t>10</w:t>
            </w:r>
          </w:p>
        </w:tc>
        <w:tc>
          <w:tcPr>
            <w:tcW w:w="2072"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49174E82" w14:textId="4E4AE3A1" w:rsidR="2F61107E" w:rsidRDefault="2F61107E" w:rsidP="2F61107E">
            <w:pPr>
              <w:spacing w:after="0"/>
              <w:jc w:val="center"/>
            </w:pPr>
            <w:r w:rsidRPr="2F61107E">
              <w:rPr>
                <w:rFonts w:ascii="Aptos Narrow" w:eastAsia="Aptos Narrow" w:hAnsi="Aptos Narrow" w:cs="Aptos Narrow"/>
                <w:color w:val="000000" w:themeColor="text1"/>
                <w:sz w:val="22"/>
                <w:szCs w:val="22"/>
              </w:rPr>
              <w:t>0xea22...d676f5</w:t>
            </w:r>
          </w:p>
        </w:tc>
        <w:tc>
          <w:tcPr>
            <w:tcW w:w="2062"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54B8482C" w14:textId="484A8E96" w:rsidR="2F61107E" w:rsidRDefault="2F61107E" w:rsidP="2F61107E">
            <w:pPr>
              <w:spacing w:after="0"/>
              <w:jc w:val="center"/>
            </w:pPr>
            <w:r w:rsidRPr="2F61107E">
              <w:rPr>
                <w:rFonts w:ascii="Aptos Narrow" w:eastAsia="Aptos Narrow" w:hAnsi="Aptos Narrow" w:cs="Aptos Narrow"/>
                <w:color w:val="000000" w:themeColor="text1"/>
                <w:sz w:val="22"/>
                <w:szCs w:val="22"/>
              </w:rPr>
              <w:t>2,300</w:t>
            </w:r>
          </w:p>
        </w:tc>
      </w:tr>
    </w:tbl>
    <w:p w14:paraId="03E30DCC" w14:textId="2516828E" w:rsidR="00DA575F" w:rsidRDefault="40F781D8" w:rsidP="00DA575F">
      <w:pPr>
        <w:pStyle w:val="a0"/>
        <w:jc w:val="both"/>
        <w:rPr>
          <w:ins w:id="1567" w:author="GKARANI GEORGIA" w:date="2026-06-15T10:46:00Z"/>
        </w:rPr>
      </w:pPr>
      <w:r>
        <w:t xml:space="preserve">Figure </w:t>
      </w:r>
      <w:r w:rsidR="4316B654">
        <w:t>5</w:t>
      </w:r>
      <w:r>
        <w:t xml:space="preserve"> shows the</w:t>
      </w:r>
      <w:ins w:id="1568" w:author="GKARANI GEORGIA" w:date="2026-06-15T10:47:00Z">
        <w:r w:rsidR="007D739C" w:rsidRPr="007D739C">
          <w:t xml:space="preserve"> </w:t>
        </w:r>
        <w:r w:rsidR="007D739C">
          <w:t>ten accounts that sent the highest</w:t>
        </w:r>
      </w:ins>
      <w:r>
        <w:t xml:space="preserve"> total amount of </w:t>
      </w:r>
      <w:r w:rsidR="3576D842">
        <w:t>ETH</w:t>
      </w:r>
      <w:r>
        <w:t xml:space="preserve"> </w:t>
      </w:r>
      <w:del w:id="1569" w:author="GKARANI GEORGIA" w:date="2026-06-15T10:47:00Z">
        <w:r w:rsidDel="007D739C">
          <w:delText xml:space="preserve">sent by the ten accounts that sent most </w:delText>
        </w:r>
        <w:r w:rsidR="3576D842" w:rsidDel="007D739C">
          <w:delText>ETH</w:delText>
        </w:r>
        <w:r w:rsidDel="007D739C">
          <w:delText xml:space="preserve"> over </w:delText>
        </w:r>
      </w:del>
      <w:ins w:id="1570" w:author="GKARANI GEORGIA" w:date="2026-06-15T10:47:00Z">
        <w:r w:rsidR="007D739C">
          <w:t xml:space="preserve">across </w:t>
        </w:r>
      </w:ins>
      <w:r>
        <w:t>2, 10, 50, and 100 blocks.</w:t>
      </w:r>
    </w:p>
    <w:p w14:paraId="6BDA4CB7" w14:textId="41D2D8FC" w:rsidR="00C525A6" w:rsidDel="00DA575F" w:rsidRDefault="00C525A6" w:rsidP="00811AA1">
      <w:pPr>
        <w:pStyle w:val="a0"/>
        <w:jc w:val="both"/>
        <w:rPr>
          <w:del w:id="1571" w:author="GKARANI GEORGIA" w:date="2026-06-14T14:49:00Z"/>
        </w:rPr>
      </w:pPr>
    </w:p>
    <w:p w14:paraId="4428E7F2" w14:textId="2DFE1030" w:rsidR="1E61DACF" w:rsidDel="00DA575F" w:rsidRDefault="1E61DACF">
      <w:pPr>
        <w:pStyle w:val="CaptionedFigure"/>
        <w:rPr>
          <w:del w:id="1572" w:author="GKARANI GEORGIA" w:date="2026-06-14T14:49:00Z"/>
        </w:rPr>
      </w:pPr>
    </w:p>
    <w:p w14:paraId="5A39BBE3" w14:textId="0BFF0FE1" w:rsidR="00C525A6" w:rsidRDefault="3911A99F">
      <w:pPr>
        <w:pStyle w:val="a0"/>
        <w:jc w:val="both"/>
        <w:pPrChange w:id="1573" w:author="GKARANI GEORGIA" w:date="2026-06-14T14:49:00Z">
          <w:pPr>
            <w:pStyle w:val="CaptionedFigure"/>
            <w:jc w:val="center"/>
          </w:pPr>
        </w:pPrChange>
      </w:pPr>
      <w:r>
        <w:rPr>
          <w:noProof/>
        </w:rPr>
        <w:drawing>
          <wp:inline distT="0" distB="0" distL="0" distR="0" wp14:anchorId="48C7ECF2" wp14:editId="57107B8E">
            <wp:extent cx="5943600" cy="2971800"/>
            <wp:effectExtent l="0" t="0" r="0" b="0"/>
            <wp:docPr id="1757839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39257" name="Picture 1757839257"/>
                    <pic:cNvPicPr/>
                  </pic:nvPicPr>
                  <pic:blipFill>
                    <a:blip r:embed="rId16">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14:paraId="2F9E8D4A" w14:textId="686130F2" w:rsidR="4B1951B5" w:rsidRDefault="299CBD02" w:rsidP="1E61DACF">
      <w:pPr>
        <w:pStyle w:val="a0"/>
        <w:jc w:val="center"/>
        <w:rPr>
          <w:ins w:id="1574" w:author="GKARANI GEORGIA" w:date="2026-06-15T10:48:00Z"/>
        </w:rPr>
      </w:pPr>
      <w:r w:rsidRPr="51DC268C">
        <w:rPr>
          <w:b/>
          <w:bCs/>
        </w:rPr>
        <w:t xml:space="preserve">Figure 5. </w:t>
      </w:r>
      <w:r>
        <w:t>Total ETH sent</w:t>
      </w:r>
      <w:ins w:id="1575" w:author="GKARANI GEORGIA" w:date="2026-06-15T10:48:00Z">
        <w:r w:rsidR="007D739C">
          <w:t xml:space="preserve"> by the </w:t>
        </w:r>
      </w:ins>
      <w:del w:id="1576" w:author="GKARANI GEORGIA" w:date="2026-06-15T10:48:00Z">
        <w:r w:rsidR="63758EF7" w:rsidDel="007D739C">
          <w:delText xml:space="preserve">. </w:delText>
        </w:r>
      </w:del>
      <w:ins w:id="1577" w:author="GKARANI GEORGIA" w:date="2026-06-15T10:48:00Z">
        <w:r w:rsidR="007D739C">
          <w:t>t</w:t>
        </w:r>
      </w:ins>
      <w:del w:id="1578" w:author="GKARANI GEORGIA" w:date="2026-06-15T10:48:00Z">
        <w:r w:rsidR="63758EF7" w:rsidDel="007D739C">
          <w:delText>T</w:delText>
        </w:r>
      </w:del>
      <w:r w:rsidR="63758EF7">
        <w:t xml:space="preserve">op ten accounts </w:t>
      </w:r>
      <w:ins w:id="1579" w:author="GKARANI GEORGIA" w:date="2026-06-15T10:48:00Z">
        <w:r w:rsidR="007D739C">
          <w:t xml:space="preserve">across </w:t>
        </w:r>
      </w:ins>
      <w:del w:id="1580" w:author="GKARANI GEORGIA" w:date="2026-06-15T10:48:00Z">
        <w:r w:rsidR="63758EF7" w:rsidDel="007D739C">
          <w:delText xml:space="preserve">over </w:delText>
        </w:r>
      </w:del>
      <w:r w:rsidR="63758EF7">
        <w:t>2, 10, 50, and 100 blocks.</w:t>
      </w:r>
    </w:p>
    <w:p w14:paraId="77527815" w14:textId="63B66B52" w:rsidR="007D739C" w:rsidDel="007D739C" w:rsidRDefault="007D739C" w:rsidP="1E61DACF">
      <w:pPr>
        <w:pStyle w:val="a0"/>
        <w:jc w:val="center"/>
        <w:rPr>
          <w:del w:id="1581" w:author="GKARANI GEORGIA" w:date="2026-06-15T10:48:00Z"/>
          <w:b/>
          <w:bCs/>
        </w:rPr>
      </w:pPr>
    </w:p>
    <w:p w14:paraId="7AFA6502" w14:textId="7245FE0A" w:rsidR="00E20C2D" w:rsidRDefault="7C7EFCD1" w:rsidP="00E20B0C">
      <w:pPr>
        <w:pStyle w:val="Compact"/>
        <w:ind w:left="240"/>
        <w:jc w:val="both"/>
      </w:pPr>
      <w:r w:rsidRPr="51DC268C">
        <w:t xml:space="preserve">As </w:t>
      </w:r>
      <w:del w:id="1582" w:author="GKARANI GEORGIA" w:date="2026-06-15T10:52:00Z">
        <w:r w:rsidRPr="51DC268C" w:rsidDel="00E20C2D">
          <w:delText xml:space="preserve">seen </w:delText>
        </w:r>
      </w:del>
      <w:ins w:id="1583" w:author="GKARANI GEORGIA" w:date="2026-06-15T10:52:00Z">
        <w:r w:rsidR="00E20C2D">
          <w:t>shown</w:t>
        </w:r>
        <w:r w:rsidR="00E20C2D" w:rsidRPr="51DC268C">
          <w:t xml:space="preserve"> </w:t>
        </w:r>
      </w:ins>
      <w:r w:rsidRPr="51DC268C">
        <w:t xml:space="preserve">in Figures 4 and 5, increasing the block </w:t>
      </w:r>
      <w:r w:rsidR="6D128350">
        <w:t xml:space="preserve">range </w:t>
      </w:r>
      <w:ins w:id="1584" w:author="GKARANI GEORGIA" w:date="2026-06-15T10:53:00Z">
        <w:r w:rsidR="00E20C2D" w:rsidRPr="00161BD9">
          <w:rPr>
            <w:rFonts w:ascii="Times New Roman" w:eastAsia="Times New Roman" w:hAnsi="Times New Roman" w:cs="Times New Roman"/>
            <w:lang w:eastAsia="el-GR"/>
          </w:rPr>
          <w:t xml:space="preserve">leads to </w:t>
        </w:r>
      </w:ins>
      <w:del w:id="1585" w:author="GKARANI GEORGIA" w:date="2026-06-15T10:53:00Z">
        <w:r w:rsidR="6D128350" w:rsidDel="00E20C2D">
          <w:delText xml:space="preserve">results in a </w:delText>
        </w:r>
      </w:del>
      <w:r w:rsidR="6D128350">
        <w:t xml:space="preserve">higher </w:t>
      </w:r>
      <w:ins w:id="1586" w:author="GKARANI GEORGIA" w:date="2026-06-15T10:53:00Z">
        <w:r w:rsidR="00E20C2D">
          <w:t xml:space="preserve">total </w:t>
        </w:r>
      </w:ins>
      <w:r w:rsidR="6D128350">
        <w:t>amount</w:t>
      </w:r>
      <w:ins w:id="1587" w:author="GKARANI GEORGIA" w:date="2026-06-15T10:53:00Z">
        <w:r w:rsidR="00E20C2D">
          <w:t>s</w:t>
        </w:r>
      </w:ins>
      <w:r w:rsidR="6D128350">
        <w:t xml:space="preserve"> of ETH received and sent by the </w:t>
      </w:r>
      <w:ins w:id="1588" w:author="GKARANI GEORGIA" w:date="2026-06-15T10:53:00Z">
        <w:r w:rsidR="00E20C2D">
          <w:t xml:space="preserve">most active </w:t>
        </w:r>
      </w:ins>
      <w:r w:rsidR="6D128350">
        <w:t>accounts</w:t>
      </w:r>
      <w:del w:id="1589" w:author="GKARANI GEORGIA" w:date="2026-06-15T10:53:00Z">
        <w:r w:rsidR="6D128350" w:rsidDel="00E20C2D">
          <w:delText xml:space="preserve"> that transacted</w:delText>
        </w:r>
        <w:r w:rsidR="7AD6FFDE" w:rsidDel="00E20C2D">
          <w:delText xml:space="preserve"> the most</w:delText>
        </w:r>
      </w:del>
      <w:r w:rsidR="6D128350">
        <w:t>.</w:t>
      </w:r>
      <w:r w:rsidR="22CBFE40">
        <w:t xml:space="preserve"> </w:t>
      </w:r>
      <w:ins w:id="1590" w:author="GKARANI GEORGIA" w:date="2026-06-15T10:54:00Z">
        <w:r w:rsidR="00E20C2D" w:rsidRPr="00161BD9">
          <w:rPr>
            <w:rFonts w:ascii="Times New Roman" w:eastAsia="Times New Roman" w:hAnsi="Times New Roman" w:cs="Times New Roman"/>
            <w:lang w:eastAsia="el-GR"/>
          </w:rPr>
          <w:t xml:space="preserve">Across the datasets containing </w:t>
        </w:r>
      </w:ins>
      <w:del w:id="1591" w:author="GKARANI GEORGIA" w:date="2026-06-15T10:54:00Z">
        <w:r w:rsidR="4F1B18F2" w:rsidDel="00E20C2D">
          <w:delText xml:space="preserve">For </w:delText>
        </w:r>
      </w:del>
      <w:r w:rsidR="4F1B18F2">
        <w:t xml:space="preserve">2, 10, 50, and 100 blocks, </w:t>
      </w:r>
      <w:del w:id="1592" w:author="GKARANI GEORGIA" w:date="2026-06-15T10:54:00Z">
        <w:r w:rsidR="4F1B18F2" w:rsidDel="00E20B0C">
          <w:delText>a couple of</w:delText>
        </w:r>
      </w:del>
      <w:ins w:id="1593" w:author="GKARANI GEORGIA" w:date="2026-06-15T10:54:00Z">
        <w:r w:rsidR="00E20B0C">
          <w:t>two</w:t>
        </w:r>
      </w:ins>
      <w:r w:rsidR="4F1B18F2">
        <w:t xml:space="preserve"> accounts consistently appeared among the top ten, both as receivers and senders. One </w:t>
      </w:r>
      <w:ins w:id="1594" w:author="GKARANI GEORGIA" w:date="2026-06-15T10:54:00Z">
        <w:r w:rsidR="00E20B0C" w:rsidRPr="00161BD9">
          <w:rPr>
            <w:rFonts w:ascii="Times New Roman" w:eastAsia="Times New Roman" w:hAnsi="Times New Roman" w:cs="Times New Roman"/>
            <w:lang w:eastAsia="el-GR"/>
          </w:rPr>
          <w:t xml:space="preserve">of these accounts </w:t>
        </w:r>
      </w:ins>
      <w:del w:id="1595" w:author="GKARANI GEORGIA" w:date="2026-06-15T10:54:00Z">
        <w:r w:rsidR="4F1B18F2" w:rsidDel="00E20B0C">
          <w:delText xml:space="preserve">of them </w:delText>
        </w:r>
      </w:del>
      <w:r w:rsidR="4F1B18F2">
        <w:t>corresponds to the Wrapped Ether token contract address (</w:t>
      </w:r>
      <w:r w:rsidR="0B687393">
        <w:t>0xc02aaa39b223fe8d0a0e5c4f27ead9083c756cc2</w:t>
      </w:r>
      <w:r w:rsidR="4F1B18F2">
        <w:t xml:space="preserve">), </w:t>
      </w:r>
      <w:ins w:id="1596" w:author="GKARANI GEORGIA" w:date="2026-06-15T10:55:00Z">
        <w:r w:rsidR="00E20B0C">
          <w:t xml:space="preserve">which is </w:t>
        </w:r>
      </w:ins>
      <w:r w:rsidR="0BD0B444">
        <w:t xml:space="preserve">a </w:t>
      </w:r>
      <w:r w:rsidR="63758EF7">
        <w:t>smart contract</w:t>
      </w:r>
      <w:r w:rsidR="0BD0B444">
        <w:t xml:space="preserve"> that implements the ERC-20 standard</w:t>
      </w:r>
      <w:r w:rsidR="2DA8BD5E">
        <w:t xml:space="preserve"> </w:t>
      </w:r>
      <w:del w:id="1597" w:author="GKARANI GEORGIA" w:date="2026-06-15T10:55:00Z">
        <w:r w:rsidR="2DA8BD5E" w:rsidDel="00E20B0C">
          <w:delText>(</w:delText>
        </w:r>
        <w:r w:rsidR="63758EF7" w:rsidRPr="0066590F" w:rsidDel="00E20B0C">
          <w:rPr>
            <w:i/>
            <w:iCs/>
          </w:rPr>
          <w:delText>https://ethereum.org/es/developers/docs/standards/tokens/erc-20</w:delText>
        </w:r>
        <w:r w:rsidR="2DA8BD5E" w:rsidDel="00E20B0C">
          <w:delText>)</w:delText>
        </w:r>
        <w:r w:rsidR="0BD0B444" w:rsidDel="00E20B0C">
          <w:delText xml:space="preserve"> </w:delText>
        </w:r>
      </w:del>
      <w:r w:rsidR="0BD0B444">
        <w:t xml:space="preserve">and is widely used to </w:t>
      </w:r>
      <w:ins w:id="1598" w:author="GKARANI GEORGIA" w:date="2026-06-15T10:55:00Z">
        <w:r w:rsidR="00E20B0C">
          <w:t xml:space="preserve">support </w:t>
        </w:r>
      </w:ins>
      <w:r w:rsidR="0BD0B444">
        <w:t>interopera</w:t>
      </w:r>
      <w:ins w:id="1599" w:author="GKARANI GEORGIA" w:date="2026-06-15T10:55:00Z">
        <w:r w:rsidR="00E20B0C">
          <w:t>bility</w:t>
        </w:r>
      </w:ins>
      <w:del w:id="1600" w:author="GKARANI GEORGIA" w:date="2026-06-15T10:55:00Z">
        <w:r w:rsidR="0BD0B444" w:rsidDel="00E20B0C">
          <w:delText>te</w:delText>
        </w:r>
      </w:del>
      <w:r w:rsidR="0BD0B444">
        <w:t xml:space="preserve"> with ERC-20–based decentralized applications</w:t>
      </w:r>
      <w:r w:rsidR="4F1B18F2">
        <w:t xml:space="preserve">. This </w:t>
      </w:r>
      <w:ins w:id="1601" w:author="GKARANI GEORGIA" w:date="2026-06-15T10:55:00Z">
        <w:r w:rsidR="00E20B0C">
          <w:t xml:space="preserve">finding </w:t>
        </w:r>
      </w:ins>
      <w:r w:rsidR="4F1B18F2">
        <w:t xml:space="preserve">highlights its role as a key intermediary in the </w:t>
      </w:r>
      <w:ins w:id="1602" w:author="GKARANI GEORGIA" w:date="2026-06-15T10:56:00Z">
        <w:r w:rsidR="00E20B0C" w:rsidRPr="00161BD9">
          <w:rPr>
            <w:rFonts w:ascii="Times New Roman" w:eastAsia="Times New Roman" w:hAnsi="Times New Roman" w:cs="Times New Roman"/>
            <w:lang w:eastAsia="el-GR"/>
          </w:rPr>
          <w:t xml:space="preserve">observed </w:t>
        </w:r>
      </w:ins>
      <w:del w:id="1603" w:author="GKARANI GEORGIA" w:date="2026-06-15T10:56:00Z">
        <w:r w:rsidR="4F1B18F2" w:rsidDel="00E20B0C">
          <w:delText xml:space="preserve">system’s </w:delText>
        </w:r>
      </w:del>
      <w:r w:rsidR="4F1B18F2">
        <w:t xml:space="preserve">transactions. The other </w:t>
      </w:r>
      <w:del w:id="1604" w:author="GKARANI GEORGIA" w:date="2026-06-15T10:56:00Z">
        <w:r w:rsidR="4F1B18F2" w:rsidDel="00E20B0C">
          <w:delText xml:space="preserve">is an </w:delText>
        </w:r>
      </w:del>
      <w:r w:rsidR="4F1B18F2">
        <w:t xml:space="preserve">account (0x111111125421ca6dc452d289314280a0f8842a65) </w:t>
      </w:r>
      <w:del w:id="1605" w:author="GKARANI GEORGIA" w:date="2026-06-15T10:56:00Z">
        <w:r w:rsidR="4F1B18F2" w:rsidDel="00E20B0C">
          <w:delText xml:space="preserve">that </w:delText>
        </w:r>
      </w:del>
      <w:r w:rsidR="4F1B18F2">
        <w:t xml:space="preserve">does not appear to be an internal Ethereum contract, </w:t>
      </w:r>
      <w:ins w:id="1606" w:author="GKARANI GEORGIA" w:date="2026-06-15T10:57:00Z">
        <w:r w:rsidR="00E20B0C" w:rsidRPr="00161BD9">
          <w:rPr>
            <w:rFonts w:ascii="Times New Roman" w:eastAsia="Times New Roman" w:hAnsi="Times New Roman" w:cs="Times New Roman"/>
            <w:lang w:eastAsia="el-GR"/>
          </w:rPr>
          <w:t xml:space="preserve">and is therefore </w:t>
        </w:r>
      </w:ins>
      <w:r w:rsidR="4F1B18F2">
        <w:t xml:space="preserve">likely </w:t>
      </w:r>
      <w:ins w:id="1607" w:author="GKARANI GEORGIA" w:date="2026-06-15T10:57:00Z">
        <w:r w:rsidR="00E20B0C" w:rsidRPr="00161BD9">
          <w:rPr>
            <w:rFonts w:ascii="Times New Roman" w:eastAsia="Times New Roman" w:hAnsi="Times New Roman" w:cs="Times New Roman"/>
            <w:lang w:eastAsia="el-GR"/>
          </w:rPr>
          <w:t xml:space="preserve">associated with </w:t>
        </w:r>
      </w:ins>
      <w:del w:id="1608" w:author="GKARANI GEORGIA" w:date="2026-06-15T10:57:00Z">
        <w:r w:rsidR="4F1B18F2" w:rsidDel="00E20B0C">
          <w:delText xml:space="preserve">belonging to </w:delText>
        </w:r>
      </w:del>
      <w:r w:rsidR="4F1B18F2">
        <w:t>a network user</w:t>
      </w:r>
      <w:r w:rsidR="63758EF7">
        <w:t xml:space="preserve"> (an EOA)</w:t>
      </w:r>
      <w:r w:rsidR="4F1B18F2">
        <w:t xml:space="preserve">. These queries </w:t>
      </w:r>
      <w:ins w:id="1609" w:author="GKARANI GEORGIA" w:date="2026-06-15T10:58:00Z">
        <w:r w:rsidR="00E20B0C" w:rsidRPr="00161BD9">
          <w:rPr>
            <w:rFonts w:ascii="Times New Roman" w:eastAsia="Times New Roman" w:hAnsi="Times New Roman" w:cs="Times New Roman"/>
            <w:lang w:eastAsia="el-GR"/>
          </w:rPr>
          <w:t xml:space="preserve">are useful for identifying </w:t>
        </w:r>
      </w:ins>
      <w:del w:id="1610" w:author="GKARANI GEORGIA" w:date="2026-06-15T10:58:00Z">
        <w:r w:rsidR="4F1B18F2" w:rsidDel="00E20B0C">
          <w:delText xml:space="preserve">help identify </w:delText>
        </w:r>
      </w:del>
      <w:r w:rsidR="4F1B18F2">
        <w:t xml:space="preserve">the accounts that </w:t>
      </w:r>
      <w:ins w:id="1611" w:author="GKARANI GEORGIA" w:date="2026-06-15T10:58:00Z">
        <w:r w:rsidR="00E20B0C" w:rsidRPr="00161BD9">
          <w:rPr>
            <w:rFonts w:ascii="Times New Roman" w:eastAsia="Times New Roman" w:hAnsi="Times New Roman" w:cs="Times New Roman"/>
            <w:lang w:eastAsia="el-GR"/>
          </w:rPr>
          <w:t xml:space="preserve">transfer the largest amounts of </w:t>
        </w:r>
      </w:ins>
      <w:del w:id="1612" w:author="GKARANI GEORGIA" w:date="2026-06-15T10:58:00Z">
        <w:r w:rsidR="4F1B18F2" w:rsidDel="00E20B0C">
          <w:delText xml:space="preserve">move most </w:delText>
        </w:r>
      </w:del>
      <w:r w:rsidR="4F1B18F2">
        <w:t xml:space="preserve">ETH </w:t>
      </w:r>
      <w:ins w:id="1613" w:author="GKARANI GEORGIA" w:date="2026-06-15T10:58:00Z">
        <w:r w:rsidR="00E20B0C">
          <w:t>with</w:t>
        </w:r>
      </w:ins>
      <w:r w:rsidR="4F1B18F2">
        <w:t xml:space="preserve">in the network </w:t>
      </w:r>
      <w:ins w:id="1614" w:author="GKARANI GEORGIA" w:date="2026-06-15T10:59:00Z">
        <w:r w:rsidR="00E20B0C" w:rsidRPr="00161BD9">
          <w:rPr>
            <w:rFonts w:ascii="Times New Roman" w:eastAsia="Times New Roman" w:hAnsi="Times New Roman" w:cs="Times New Roman"/>
            <w:lang w:eastAsia="el-GR"/>
          </w:rPr>
          <w:t xml:space="preserve">for each selected </w:t>
        </w:r>
      </w:ins>
      <w:del w:id="1615" w:author="GKARANI GEORGIA" w:date="2026-06-15T10:59:00Z">
        <w:r w:rsidR="4F1B18F2" w:rsidDel="00E20B0C">
          <w:delText xml:space="preserve">based on the chosen </w:delText>
        </w:r>
      </w:del>
      <w:r w:rsidR="4F1B18F2">
        <w:t>block range.</w:t>
      </w:r>
      <w:r w:rsidR="22CBFE40">
        <w:t xml:space="preserve"> </w:t>
      </w:r>
      <w:ins w:id="1616" w:author="GKARANI GEORGIA" w:date="2026-06-15T10:59:00Z">
        <w:r w:rsidR="00E20B0C" w:rsidRPr="00161BD9">
          <w:rPr>
            <w:rFonts w:ascii="Times New Roman" w:eastAsia="Times New Roman" w:hAnsi="Times New Roman" w:cs="Times New Roman"/>
            <w:lang w:eastAsia="el-GR"/>
          </w:rPr>
          <w:t>Moreover</w:t>
        </w:r>
      </w:ins>
      <w:del w:id="1617" w:author="GKARANI GEORGIA" w:date="2026-06-15T10:59:00Z">
        <w:r w:rsidR="22CBFE40" w:rsidDel="00E20B0C">
          <w:delText>In addition</w:delText>
        </w:r>
      </w:del>
      <w:r w:rsidR="22CBFE40">
        <w:t xml:space="preserve">, </w:t>
      </w:r>
      <w:ins w:id="1618" w:author="GKARANI GEORGIA" w:date="2026-06-15T10:59:00Z">
        <w:r w:rsidR="00E20B0C" w:rsidRPr="00161BD9">
          <w:rPr>
            <w:rFonts w:ascii="Times New Roman" w:eastAsia="Times New Roman" w:hAnsi="Times New Roman" w:cs="Times New Roman"/>
            <w:lang w:eastAsia="el-GR"/>
          </w:rPr>
          <w:t xml:space="preserve">the results show </w:t>
        </w:r>
      </w:ins>
      <w:del w:id="1619" w:author="GKARANI GEORGIA" w:date="2026-06-15T10:59:00Z">
        <w:r w:rsidR="22CBFE40" w:rsidDel="00E20B0C">
          <w:delText>i</w:delText>
        </w:r>
        <w:r w:rsidR="6D128350" w:rsidDel="00E20B0C">
          <w:delText xml:space="preserve">t was found </w:delText>
        </w:r>
      </w:del>
      <w:r w:rsidR="6D128350">
        <w:t>that</w:t>
      </w:r>
      <w:ins w:id="1620" w:author="GKARANI GEORGIA" w:date="2026-06-15T10:59:00Z">
        <w:r w:rsidR="00E20B0C">
          <w:t>,</w:t>
        </w:r>
      </w:ins>
      <w:r w:rsidR="6D128350">
        <w:t xml:space="preserve"> </w:t>
      </w:r>
      <w:ins w:id="1621" w:author="GKARANI GEORGIA" w:date="2026-06-15T10:59:00Z">
        <w:r w:rsidR="00E20B0C" w:rsidRPr="00161BD9">
          <w:rPr>
            <w:rFonts w:ascii="Times New Roman" w:eastAsia="Times New Roman" w:hAnsi="Times New Roman" w:cs="Times New Roman"/>
            <w:lang w:eastAsia="el-GR"/>
          </w:rPr>
          <w:t>in all experiments, namely for 2, 10, 50, and 100 blocks,</w:t>
        </w:r>
        <w:r w:rsidR="00E20B0C">
          <w:rPr>
            <w:rFonts w:ascii="Times New Roman" w:eastAsia="Times New Roman" w:hAnsi="Times New Roman" w:cs="Times New Roman"/>
            <w:lang w:eastAsia="el-GR"/>
          </w:rPr>
          <w:t xml:space="preserve"> </w:t>
        </w:r>
      </w:ins>
      <w:r w:rsidR="6D128350">
        <w:t xml:space="preserve">the total amount of </w:t>
      </w:r>
      <w:r w:rsidR="4C7D2C60">
        <w:t>ETH</w:t>
      </w:r>
      <w:r w:rsidR="6D128350">
        <w:t xml:space="preserve"> sent by the top ten sending accounts </w:t>
      </w:r>
      <w:r w:rsidR="6D128350" w:rsidRPr="00E20B0C">
        <w:rPr>
          <w:iCs/>
          <w:rPrChange w:id="1622" w:author="GKARANI GEORGIA" w:date="2026-06-15T11:00:00Z">
            <w:rPr>
              <w:i/>
              <w:iCs/>
            </w:rPr>
          </w:rPrChange>
        </w:rPr>
        <w:t>exceeded</w:t>
      </w:r>
      <w:r w:rsidR="6D128350">
        <w:t xml:space="preserve"> the total amount of </w:t>
      </w:r>
      <w:r w:rsidR="4C7D2C60">
        <w:t>ETH</w:t>
      </w:r>
      <w:r w:rsidR="6D128350">
        <w:t xml:space="preserve"> received by the top ten receiving accounts</w:t>
      </w:r>
      <w:del w:id="1623" w:author="GKARANI GEORGIA" w:date="2026-06-15T11:00:00Z">
        <w:r w:rsidR="6D128350" w:rsidDel="00E20B0C">
          <w:delText xml:space="preserve"> in all</w:delText>
        </w:r>
        <w:r w:rsidR="2DA8BD5E" w:rsidDel="00E20B0C">
          <w:delText xml:space="preserve"> the</w:delText>
        </w:r>
        <w:r w:rsidR="6D128350" w:rsidDel="00E20B0C">
          <w:delText xml:space="preserve"> experiments, i.e., for 2, 10, 50, and 100 blocks</w:delText>
        </w:r>
      </w:del>
      <w:r w:rsidR="6D128350">
        <w:t>.</w:t>
      </w:r>
    </w:p>
    <w:p w14:paraId="5F4914A7" w14:textId="7B3CB405" w:rsidR="00C525A6" w:rsidRPr="00811AA1" w:rsidRDefault="00D206F0">
      <w:pPr>
        <w:pStyle w:val="3"/>
        <w:rPr>
          <w:rFonts w:asciiTheme="minorHAnsi" w:eastAsiaTheme="minorHAnsi" w:hAnsiTheme="minorHAnsi" w:cstheme="minorBidi"/>
          <w:color w:val="auto"/>
        </w:rPr>
      </w:pPr>
      <w:r>
        <w:rPr>
          <w:rFonts w:asciiTheme="minorHAnsi" w:eastAsiaTheme="minorHAnsi" w:hAnsiTheme="minorHAnsi" w:cstheme="minorBidi"/>
          <w:color w:val="auto"/>
        </w:rPr>
        <w:t>4.</w:t>
      </w:r>
      <w:r w:rsidRPr="00811AA1">
        <w:rPr>
          <w:rFonts w:asciiTheme="minorHAnsi" w:eastAsiaTheme="minorHAnsi" w:hAnsiTheme="minorHAnsi" w:cstheme="minorBidi"/>
          <w:color w:val="auto"/>
        </w:rPr>
        <w:t>2. Account Activity Statistics by Number of Transactions</w:t>
      </w:r>
    </w:p>
    <w:p w14:paraId="1EDB8CD1" w14:textId="12245A00" w:rsidR="00C525A6" w:rsidRDefault="00895E06" w:rsidP="00811AA1">
      <w:pPr>
        <w:pStyle w:val="a0"/>
        <w:jc w:val="both"/>
        <w:rPr>
          <w:ins w:id="1624" w:author="GKARANI GEORGIA" w:date="2026-06-15T11:01:00Z"/>
        </w:rPr>
      </w:pPr>
      <w:r>
        <w:t xml:space="preserve">Account activity is evaluated </w:t>
      </w:r>
      <w:ins w:id="1625" w:author="GKARANI GEORGIA" w:date="2026-06-15T11:02:00Z">
        <w:r w:rsidR="00E4267C">
          <w:t xml:space="preserve">based on </w:t>
        </w:r>
      </w:ins>
      <w:del w:id="1626" w:author="GKARANI GEORGIA" w:date="2026-06-15T11:02:00Z">
        <w:r w:rsidDel="00E4267C">
          <w:delText xml:space="preserve">in terms of </w:delText>
        </w:r>
      </w:del>
      <w:r>
        <w:t xml:space="preserve">the percentage of transactions in which </w:t>
      </w:r>
      <w:ins w:id="1627" w:author="GKARANI GEORGIA" w:date="2026-06-15T11:02:00Z">
        <w:r w:rsidR="00E4267C">
          <w:t xml:space="preserve">each </w:t>
        </w:r>
      </w:ins>
      <w:del w:id="1628" w:author="GKARANI GEORGIA" w:date="2026-06-15T11:02:00Z">
        <w:r w:rsidR="00DE2A7B" w:rsidDel="00E4267C">
          <w:delText xml:space="preserve">an </w:delText>
        </w:r>
      </w:del>
      <w:r w:rsidR="00DE2A7B">
        <w:t>account</w:t>
      </w:r>
      <w:r>
        <w:t xml:space="preserve"> participate</w:t>
      </w:r>
      <w:ins w:id="1629" w:author="GKARANI GEORGIA" w:date="2026-06-15T11:02:00Z">
        <w:r w:rsidR="00E4267C">
          <w:t>s</w:t>
        </w:r>
      </w:ins>
      <w:del w:id="1630" w:author="GKARANI GEORGIA" w:date="2026-06-15T11:02:00Z">
        <w:r w:rsidDel="00E4267C">
          <w:delText>d</w:delText>
        </w:r>
      </w:del>
      <w:r>
        <w:t xml:space="preserve">. The </w:t>
      </w:r>
      <w:r w:rsidR="00943D7E">
        <w:t xml:space="preserve">following </w:t>
      </w:r>
      <w:r>
        <w:t xml:space="preserve">queries </w:t>
      </w:r>
      <w:del w:id="1631" w:author="GKARANI GEORGIA" w:date="2026-06-15T11:02:00Z">
        <w:r w:rsidDel="00E4267C">
          <w:delText xml:space="preserve">help </w:delText>
        </w:r>
      </w:del>
      <w:r>
        <w:t>identify the accounts with the highest percentage</w:t>
      </w:r>
      <w:ins w:id="1632" w:author="GKARANI GEORGIA" w:date="2026-06-15T11:02:00Z">
        <w:r w:rsidR="00E4267C">
          <w:t>s</w:t>
        </w:r>
      </w:ins>
      <w:r>
        <w:t xml:space="preserve"> of </w:t>
      </w:r>
      <w:ins w:id="1633" w:author="GKARANI GEORGIA" w:date="2026-06-15T11:02:00Z">
        <w:r w:rsidR="00E4267C">
          <w:t xml:space="preserve">received </w:t>
        </w:r>
      </w:ins>
      <w:r w:rsidR="0044419A">
        <w:t>transactions</w:t>
      </w:r>
      <w:del w:id="1634" w:author="GKARANI GEORGIA" w:date="2026-06-15T11:02:00Z">
        <w:r w:rsidR="0044419A" w:rsidDel="00E4267C">
          <w:delText xml:space="preserve"> received</w:delText>
        </w:r>
      </w:del>
      <w:r>
        <w:t xml:space="preserve">, </w:t>
      </w:r>
      <w:ins w:id="1635" w:author="GKARANI GEORGIA" w:date="2026-06-15T11:02:00Z">
        <w:r w:rsidR="00E4267C">
          <w:t xml:space="preserve">sent </w:t>
        </w:r>
      </w:ins>
      <w:r>
        <w:t>transactions</w:t>
      </w:r>
      <w:del w:id="1636" w:author="GKARANI GEORGIA" w:date="2026-06-15T11:02:00Z">
        <w:r w:rsidR="00F24FF4" w:rsidRPr="00F24FF4" w:rsidDel="00E4267C">
          <w:delText xml:space="preserve"> </w:delText>
        </w:r>
        <w:r w:rsidR="00F24FF4" w:rsidDel="00E4267C">
          <w:delText>sent</w:delText>
        </w:r>
      </w:del>
      <w:r>
        <w:t xml:space="preserve">, and </w:t>
      </w:r>
      <w:ins w:id="1637" w:author="GKARANI GEORGIA" w:date="2026-06-15T11:02:00Z">
        <w:r w:rsidR="00E4267C">
          <w:t>overall transaction participation</w:t>
        </w:r>
      </w:ins>
      <w:del w:id="1638" w:author="GKARANI GEORGIA" w:date="2026-06-15T11:02:00Z">
        <w:r w:rsidDel="00E4267C">
          <w:delText>both</w:delText>
        </w:r>
      </w:del>
      <w:r w:rsidR="00943D7E">
        <w:t>.</w:t>
      </w:r>
    </w:p>
    <w:p w14:paraId="34BEBCAE" w14:textId="4832E1C9" w:rsidR="00E4267C" w:rsidDel="00D27F40" w:rsidRDefault="00E4267C" w:rsidP="00811AA1">
      <w:pPr>
        <w:pStyle w:val="a0"/>
        <w:jc w:val="both"/>
        <w:rPr>
          <w:del w:id="1639" w:author="GKARANI GEORGIA" w:date="2026-06-15T23:33:00Z"/>
        </w:rPr>
      </w:pPr>
    </w:p>
    <w:p w14:paraId="513C8C95" w14:textId="6E465B14" w:rsidR="00C525A6" w:rsidRPr="00D206F0" w:rsidRDefault="00D206F0" w:rsidP="00811AA1">
      <w:pPr>
        <w:pStyle w:val="a0"/>
        <w:jc w:val="both"/>
        <w:rPr>
          <w:b/>
          <w:bCs/>
        </w:rPr>
      </w:pPr>
      <w:r w:rsidRPr="00D206F0">
        <w:rPr>
          <w:b/>
          <w:bCs/>
        </w:rPr>
        <w:t xml:space="preserve">4. 2.1 Obtain the ten accounts with the highest percentage of </w:t>
      </w:r>
      <w:r w:rsidR="00811AA1" w:rsidRPr="00D206F0">
        <w:rPr>
          <w:b/>
          <w:bCs/>
        </w:rPr>
        <w:t>transactions received</w:t>
      </w:r>
      <w:r w:rsidRPr="00D206F0">
        <w:rPr>
          <w:b/>
          <w:bCs/>
        </w:rPr>
        <w:t>.</w:t>
      </w:r>
    </w:p>
    <w:p w14:paraId="4E30E16D" w14:textId="7CB25810" w:rsidR="00C525A6" w:rsidRDefault="00895E06">
      <w:pPr>
        <w:pStyle w:val="SourceCode"/>
      </w:pPr>
      <w:r w:rsidRPr="00E43626">
        <w:rPr>
          <w:rStyle w:val="VerbatimChar"/>
          <w:b/>
          <w:bCs/>
        </w:rPr>
        <w:lastRenderedPageBreak/>
        <w:t>MATCH</w:t>
      </w:r>
      <w:r>
        <w:rPr>
          <w:rStyle w:val="VerbatimChar"/>
        </w:rPr>
        <w:t xml:space="preserve"> (</w:t>
      </w:r>
      <w:proofErr w:type="spellStart"/>
      <w:proofErr w:type="gramStart"/>
      <w:r>
        <w:rPr>
          <w:rStyle w:val="VerbatimChar"/>
        </w:rPr>
        <w:t>u:User</w:t>
      </w:r>
      <w:proofErr w:type="spellEnd"/>
      <w:proofErr w:type="gramEnd"/>
      <w:r>
        <w:rPr>
          <w:rStyle w:val="VerbatimChar"/>
        </w:rPr>
        <w:t>)-[:</w:t>
      </w:r>
      <w:r w:rsidRPr="00E43626">
        <w:rPr>
          <w:rStyle w:val="VerbatimChar"/>
          <w:b/>
          <w:bCs/>
          <w:color w:val="0070C0"/>
        </w:rPr>
        <w:t>RECEIVED_BY</w:t>
      </w:r>
      <w:r>
        <w:rPr>
          <w:rStyle w:val="VerbatimChar"/>
        </w:rPr>
        <w:t>]-&gt;(</w:t>
      </w:r>
      <w:proofErr w:type="spellStart"/>
      <w:r>
        <w:rPr>
          <w:rStyle w:val="VerbatimChar"/>
        </w:rPr>
        <w:t>tx</w:t>
      </w:r>
      <w:proofErr w:type="spellEnd"/>
      <w:r>
        <w:rPr>
          <w:rStyle w:val="VerbatimChar"/>
        </w:rPr>
        <w:t>)</w:t>
      </w:r>
      <w:r>
        <w:br/>
      </w:r>
      <w:r w:rsidRPr="00E43626">
        <w:rPr>
          <w:rStyle w:val="VerbatimChar"/>
          <w:b/>
          <w:bCs/>
        </w:rPr>
        <w:t>WITH COUNT</w:t>
      </w:r>
      <w:r>
        <w:rPr>
          <w:rStyle w:val="VerbatimChar"/>
        </w:rPr>
        <w:t>(</w:t>
      </w:r>
      <w:proofErr w:type="spellStart"/>
      <w:r>
        <w:rPr>
          <w:rStyle w:val="VerbatimChar"/>
        </w:rPr>
        <w:t>tx</w:t>
      </w:r>
      <w:proofErr w:type="spellEnd"/>
      <w:r>
        <w:rPr>
          <w:rStyle w:val="VerbatimChar"/>
        </w:rPr>
        <w:t xml:space="preserve">) </w:t>
      </w:r>
      <w:r w:rsidRPr="00E43626">
        <w:rPr>
          <w:rStyle w:val="VerbatimChar"/>
          <w:b/>
          <w:bCs/>
        </w:rPr>
        <w:t>AS</w:t>
      </w:r>
      <w:r>
        <w:rPr>
          <w:rStyle w:val="VerbatimChar"/>
        </w:rPr>
        <w:t xml:space="preserve"> </w:t>
      </w:r>
      <w:proofErr w:type="spellStart"/>
      <w:r>
        <w:rPr>
          <w:rStyle w:val="VerbatimChar"/>
        </w:rPr>
        <w:t>total_transactions</w:t>
      </w:r>
      <w:proofErr w:type="spellEnd"/>
      <w:r>
        <w:br/>
      </w:r>
      <w:r w:rsidRPr="00E43626">
        <w:rPr>
          <w:rStyle w:val="VerbatimChar"/>
          <w:b/>
          <w:bCs/>
        </w:rPr>
        <w:t>MATCH</w:t>
      </w:r>
      <w:r>
        <w:rPr>
          <w:rStyle w:val="VerbatimChar"/>
        </w:rPr>
        <w:t xml:space="preserve"> (</w:t>
      </w:r>
      <w:proofErr w:type="spellStart"/>
      <w:r>
        <w:rPr>
          <w:rStyle w:val="VerbatimChar"/>
        </w:rPr>
        <w:t>u:User</w:t>
      </w:r>
      <w:proofErr w:type="spellEnd"/>
      <w:r>
        <w:rPr>
          <w:rStyle w:val="VerbatimChar"/>
        </w:rPr>
        <w:t>)-[:</w:t>
      </w:r>
      <w:r w:rsidRPr="00E43626">
        <w:rPr>
          <w:rStyle w:val="VerbatimChar"/>
          <w:b/>
          <w:bCs/>
          <w:color w:val="0070C0"/>
        </w:rPr>
        <w:t>RECEIVED_BY</w:t>
      </w:r>
      <w:r>
        <w:rPr>
          <w:rStyle w:val="VerbatimChar"/>
        </w:rPr>
        <w:t>]-&gt;(</w:t>
      </w:r>
      <w:proofErr w:type="spellStart"/>
      <w:r>
        <w:rPr>
          <w:rStyle w:val="VerbatimChar"/>
        </w:rPr>
        <w:t>tx</w:t>
      </w:r>
      <w:proofErr w:type="spellEnd"/>
      <w:r>
        <w:rPr>
          <w:rStyle w:val="VerbatimChar"/>
        </w:rPr>
        <w:t>)</w:t>
      </w:r>
      <w:r>
        <w:br/>
      </w:r>
      <w:r w:rsidRPr="00E43626">
        <w:rPr>
          <w:rStyle w:val="VerbatimChar"/>
          <w:b/>
          <w:bCs/>
        </w:rPr>
        <w:t>WITH</w:t>
      </w:r>
      <w:r>
        <w:rPr>
          <w:rStyle w:val="VerbatimChar"/>
        </w:rPr>
        <w:t xml:space="preserve"> </w:t>
      </w:r>
      <w:proofErr w:type="spellStart"/>
      <w:r>
        <w:rPr>
          <w:rStyle w:val="VerbatimChar"/>
        </w:rPr>
        <w:t>u.address</w:t>
      </w:r>
      <w:proofErr w:type="spellEnd"/>
      <w:r>
        <w:rPr>
          <w:rStyle w:val="VerbatimChar"/>
        </w:rPr>
        <w:t xml:space="preserve"> </w:t>
      </w:r>
      <w:r w:rsidRPr="00E43626">
        <w:rPr>
          <w:rStyle w:val="VerbatimChar"/>
          <w:b/>
          <w:bCs/>
        </w:rPr>
        <w:t>AS</w:t>
      </w:r>
      <w:r>
        <w:rPr>
          <w:rStyle w:val="VerbatimChar"/>
        </w:rPr>
        <w:t xml:space="preserve"> account, </w:t>
      </w:r>
      <w:r w:rsidRPr="00E43626">
        <w:rPr>
          <w:rStyle w:val="VerbatimChar"/>
          <w:b/>
          <w:bCs/>
        </w:rPr>
        <w:t>COUNT</w:t>
      </w:r>
      <w:r>
        <w:rPr>
          <w:rStyle w:val="VerbatimChar"/>
        </w:rPr>
        <w:t>(</w:t>
      </w:r>
      <w:proofErr w:type="spellStart"/>
      <w:r>
        <w:rPr>
          <w:rStyle w:val="VerbatimChar"/>
        </w:rPr>
        <w:t>tx</w:t>
      </w:r>
      <w:proofErr w:type="spellEnd"/>
      <w:r>
        <w:rPr>
          <w:rStyle w:val="VerbatimChar"/>
        </w:rPr>
        <w:t xml:space="preserve">) </w:t>
      </w:r>
      <w:r w:rsidRPr="00E43626">
        <w:rPr>
          <w:rStyle w:val="VerbatimChar"/>
          <w:b/>
          <w:bCs/>
        </w:rPr>
        <w:t>AS</w:t>
      </w:r>
      <w:r>
        <w:rPr>
          <w:rStyle w:val="VerbatimChar"/>
        </w:rPr>
        <w:t xml:space="preserve"> </w:t>
      </w:r>
      <w:proofErr w:type="spellStart"/>
      <w:r>
        <w:rPr>
          <w:rStyle w:val="VerbatimChar"/>
        </w:rPr>
        <w:t>received_transactions</w:t>
      </w:r>
      <w:proofErr w:type="spellEnd"/>
      <w:r>
        <w:rPr>
          <w:rStyle w:val="VerbatimChar"/>
        </w:rPr>
        <w:t xml:space="preserve">, </w:t>
      </w:r>
      <w:proofErr w:type="spellStart"/>
      <w:r>
        <w:rPr>
          <w:rStyle w:val="VerbatimChar"/>
        </w:rPr>
        <w:t>total_transactions</w:t>
      </w:r>
      <w:proofErr w:type="spellEnd"/>
      <w:r>
        <w:br/>
      </w:r>
      <w:r w:rsidRPr="00E43626">
        <w:rPr>
          <w:rStyle w:val="VerbatimChar"/>
          <w:b/>
          <w:bCs/>
        </w:rPr>
        <w:t>RETURN</w:t>
      </w:r>
      <w:r>
        <w:rPr>
          <w:rStyle w:val="VerbatimChar"/>
        </w:rPr>
        <w:t xml:space="preserve"> account,</w:t>
      </w:r>
      <w:r>
        <w:br/>
      </w:r>
      <w:r>
        <w:rPr>
          <w:rStyle w:val="VerbatimChar"/>
        </w:rPr>
        <w:t xml:space="preserve">    (</w:t>
      </w:r>
      <w:proofErr w:type="spellStart"/>
      <w:r>
        <w:rPr>
          <w:rStyle w:val="VerbatimChar"/>
        </w:rPr>
        <w:t>received_transactions</w:t>
      </w:r>
      <w:proofErr w:type="spellEnd"/>
      <w:r>
        <w:rPr>
          <w:rStyle w:val="VerbatimChar"/>
        </w:rPr>
        <w:t xml:space="preserve"> / </w:t>
      </w:r>
      <w:proofErr w:type="spellStart"/>
      <w:r>
        <w:rPr>
          <w:rStyle w:val="VerbatimChar"/>
        </w:rPr>
        <w:t>total_transactions</w:t>
      </w:r>
      <w:proofErr w:type="spellEnd"/>
      <w:r>
        <w:rPr>
          <w:rStyle w:val="VerbatimChar"/>
        </w:rPr>
        <w:t xml:space="preserve">) * 100 </w:t>
      </w:r>
      <w:r w:rsidRPr="00E43626">
        <w:rPr>
          <w:rStyle w:val="VerbatimChar"/>
          <w:b/>
          <w:bCs/>
        </w:rPr>
        <w:t>AS</w:t>
      </w:r>
      <w:r>
        <w:rPr>
          <w:rStyle w:val="VerbatimChar"/>
        </w:rPr>
        <w:t xml:space="preserve"> </w:t>
      </w:r>
      <w:proofErr w:type="spellStart"/>
      <w:r>
        <w:rPr>
          <w:rStyle w:val="VerbatimChar"/>
        </w:rPr>
        <w:t>received_percentage</w:t>
      </w:r>
      <w:proofErr w:type="spellEnd"/>
      <w:r>
        <w:br/>
      </w:r>
      <w:r w:rsidRPr="00E43626">
        <w:rPr>
          <w:rStyle w:val="VerbatimChar"/>
          <w:b/>
          <w:bCs/>
        </w:rPr>
        <w:t>ORDER BY</w:t>
      </w:r>
      <w:r>
        <w:rPr>
          <w:rStyle w:val="VerbatimChar"/>
        </w:rPr>
        <w:t xml:space="preserve"> </w:t>
      </w:r>
      <w:proofErr w:type="spellStart"/>
      <w:r>
        <w:rPr>
          <w:rStyle w:val="VerbatimChar"/>
        </w:rPr>
        <w:t>received_percentage</w:t>
      </w:r>
      <w:proofErr w:type="spellEnd"/>
      <w:r>
        <w:rPr>
          <w:rStyle w:val="VerbatimChar"/>
        </w:rPr>
        <w:t xml:space="preserve"> </w:t>
      </w:r>
      <w:r w:rsidRPr="00E43626">
        <w:rPr>
          <w:rStyle w:val="VerbatimChar"/>
          <w:b/>
          <w:bCs/>
        </w:rPr>
        <w:t>DESC</w:t>
      </w:r>
      <w:r>
        <w:br/>
      </w:r>
      <w:r w:rsidRPr="00E43626">
        <w:rPr>
          <w:rStyle w:val="VerbatimChar"/>
          <w:b/>
          <w:bCs/>
        </w:rPr>
        <w:t>LIMIT</w:t>
      </w:r>
      <w:r>
        <w:rPr>
          <w:rStyle w:val="VerbatimChar"/>
        </w:rPr>
        <w:t xml:space="preserve"> 10</w:t>
      </w:r>
    </w:p>
    <w:p w14:paraId="7764DA6E" w14:textId="3AC5F1A9" w:rsidR="00C525A6" w:rsidRDefault="00895E06" w:rsidP="00811AA1">
      <w:pPr>
        <w:pStyle w:val="FirstParagraph"/>
        <w:jc w:val="both"/>
        <w:rPr>
          <w:ins w:id="1640" w:author="GKARANI GEORGIA" w:date="2026-06-15T11:03:00Z"/>
        </w:rPr>
      </w:pPr>
      <w:r>
        <w:t xml:space="preserve">Table </w:t>
      </w:r>
      <w:ins w:id="1641" w:author="GKARANI GEORGIA" w:date="2026-06-16T09:31:00Z">
        <w:r w:rsidR="008155E7">
          <w:t>4</w:t>
        </w:r>
      </w:ins>
      <w:del w:id="1642" w:author="GKARANI GEORGIA" w:date="2026-06-16T09:31:00Z">
        <w:r w:rsidDel="008155E7">
          <w:delText>3</w:delText>
        </w:r>
      </w:del>
      <w:r>
        <w:t xml:space="preserve"> </w:t>
      </w:r>
      <w:ins w:id="1643" w:author="GKARANI GEORGIA" w:date="2026-06-15T11:03:00Z">
        <w:r w:rsidR="00547ECF">
          <w:t xml:space="preserve">presents </w:t>
        </w:r>
      </w:ins>
      <w:del w:id="1644" w:author="GKARANI GEORGIA" w:date="2026-06-15T11:03:00Z">
        <w:r w:rsidDel="00547ECF">
          <w:delText xml:space="preserve">shows </w:delText>
        </w:r>
      </w:del>
      <w:r>
        <w:t xml:space="preserve">the results </w:t>
      </w:r>
      <w:ins w:id="1645" w:author="GKARANI GEORGIA" w:date="2026-06-15T11:03:00Z">
        <w:r w:rsidR="00547ECF">
          <w:t xml:space="preserve">obtained </w:t>
        </w:r>
      </w:ins>
      <w:r>
        <w:t xml:space="preserve">for two blocks. The </w:t>
      </w:r>
      <w:ins w:id="1646" w:author="GKARANI GEORGIA" w:date="2026-06-15T11:03:00Z">
        <w:r w:rsidR="00547ECF">
          <w:t xml:space="preserve">same </w:t>
        </w:r>
      </w:ins>
      <w:r>
        <w:t xml:space="preserve">query was also executed </w:t>
      </w:r>
      <w:ins w:id="1647" w:author="GKARANI GEORGIA" w:date="2026-06-15T11:04:00Z">
        <w:r w:rsidR="00547ECF">
          <w:t xml:space="preserve">for datasets containing </w:t>
        </w:r>
      </w:ins>
      <w:del w:id="1648" w:author="GKARANI GEORGIA" w:date="2026-06-15T11:04:00Z">
        <w:r w:rsidDel="00547ECF">
          <w:delText xml:space="preserve">with </w:delText>
        </w:r>
      </w:del>
      <w:r>
        <w:t>10, 50, and 100 blocks</w:t>
      </w:r>
      <w:ins w:id="1649" w:author="GKARANI GEORGIA" w:date="2026-06-15T11:04:00Z">
        <w:r w:rsidR="00547ECF">
          <w:t>,</w:t>
        </w:r>
      </w:ins>
      <w:del w:id="1650" w:author="GKARANI GEORGIA" w:date="2026-06-15T11:04:00Z">
        <w:r w:rsidDel="00547ECF">
          <w:delText>;</w:delText>
        </w:r>
      </w:del>
      <w:r>
        <w:t xml:space="preserve"> </w:t>
      </w:r>
      <w:ins w:id="1651" w:author="GKARANI GEORGIA" w:date="2026-06-15T11:04:00Z">
        <w:r w:rsidR="00547ECF">
          <w:t xml:space="preserve">and the corresponding </w:t>
        </w:r>
      </w:ins>
      <w:del w:id="1652" w:author="GKARANI GEORGIA" w:date="2026-06-15T11:04:00Z">
        <w:r w:rsidDel="00547ECF">
          <w:delText xml:space="preserve">their </w:delText>
        </w:r>
      </w:del>
      <w:r>
        <w:t xml:space="preserve">results are </w:t>
      </w:r>
      <w:ins w:id="1653" w:author="GKARANI GEORGIA" w:date="2026-06-15T11:04:00Z">
        <w:r w:rsidR="00547ECF">
          <w:t xml:space="preserve">reported </w:t>
        </w:r>
      </w:ins>
      <w:del w:id="1654" w:author="GKARANI GEORGIA" w:date="2026-06-15T11:04:00Z">
        <w:r w:rsidDel="00547ECF">
          <w:delText xml:space="preserve">shown </w:delText>
        </w:r>
      </w:del>
      <w:r>
        <w:t>in Appendix A.</w:t>
      </w:r>
    </w:p>
    <w:p w14:paraId="0C363200" w14:textId="11F3A24E" w:rsidR="00547ECF" w:rsidRPr="00547ECF" w:rsidDel="00547ECF" w:rsidRDefault="00547ECF">
      <w:pPr>
        <w:pStyle w:val="a0"/>
        <w:rPr>
          <w:del w:id="1655" w:author="GKARANI GEORGIA" w:date="2026-06-15T11:04:00Z"/>
        </w:rPr>
        <w:pPrChange w:id="1656" w:author="GKARANI GEORGIA" w:date="2026-06-15T11:03:00Z">
          <w:pPr>
            <w:pStyle w:val="FirstParagraph"/>
            <w:jc w:val="both"/>
          </w:pPr>
        </w:pPrChange>
      </w:pPr>
    </w:p>
    <w:p w14:paraId="5697A420" w14:textId="56D4A541" w:rsidR="00C525A6" w:rsidRPr="0040200F" w:rsidRDefault="2F61107E" w:rsidP="0040200F">
      <w:pPr>
        <w:pStyle w:val="a0"/>
        <w:jc w:val="center"/>
      </w:pPr>
      <w:r w:rsidRPr="2F61107E">
        <w:rPr>
          <w:b/>
          <w:bCs/>
        </w:rPr>
        <w:t xml:space="preserve">Table </w:t>
      </w:r>
      <w:ins w:id="1657" w:author="GKARANI GEORGIA" w:date="2026-06-16T09:32:00Z">
        <w:r w:rsidR="008155E7">
          <w:rPr>
            <w:b/>
            <w:bCs/>
          </w:rPr>
          <w:t>4</w:t>
        </w:r>
      </w:ins>
      <w:del w:id="1658" w:author="GKARANI GEORGIA" w:date="2026-06-16T09:32:00Z">
        <w:r w:rsidRPr="2F61107E" w:rsidDel="008155E7">
          <w:rPr>
            <w:b/>
            <w:bCs/>
          </w:rPr>
          <w:delText>3</w:delText>
        </w:r>
      </w:del>
      <w:r w:rsidRPr="2F61107E">
        <w:rPr>
          <w:b/>
          <w:bCs/>
        </w:rPr>
        <w:t xml:space="preserve">. </w:t>
      </w:r>
      <w:r w:rsidRPr="0040200F">
        <w:t xml:space="preserve">Results of Query </w:t>
      </w:r>
      <w:r w:rsidR="00C43333">
        <w:t>4.</w:t>
      </w:r>
      <w:r w:rsidRPr="0040200F">
        <w:t>2.1 for two blocks.</w:t>
      </w:r>
    </w:p>
    <w:tbl>
      <w:tblPr>
        <w:tblW w:w="0" w:type="auto"/>
        <w:jc w:val="center"/>
        <w:tblLayout w:type="fixed"/>
        <w:tblLook w:val="06A0" w:firstRow="1" w:lastRow="0" w:firstColumn="1" w:lastColumn="0" w:noHBand="1" w:noVBand="1"/>
      </w:tblPr>
      <w:tblGrid>
        <w:gridCol w:w="2044"/>
        <w:gridCol w:w="2223"/>
        <w:gridCol w:w="2538"/>
      </w:tblGrid>
      <w:tr w:rsidR="2F61107E" w14:paraId="1087212C" w14:textId="77777777" w:rsidTr="0040200F">
        <w:trPr>
          <w:trHeight w:val="585"/>
          <w:jc w:val="center"/>
        </w:trPr>
        <w:tc>
          <w:tcPr>
            <w:tcW w:w="2044"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12902644" w14:textId="14C48D5B" w:rsidR="2F61107E" w:rsidRDefault="2F61107E" w:rsidP="2F61107E">
            <w:pPr>
              <w:spacing w:after="0"/>
              <w:jc w:val="center"/>
            </w:pPr>
            <w:r w:rsidRPr="2F61107E">
              <w:rPr>
                <w:rFonts w:ascii="Aptos Narrow" w:eastAsia="Aptos Narrow" w:hAnsi="Aptos Narrow" w:cs="Aptos Narrow"/>
                <w:color w:val="000000" w:themeColor="text1"/>
                <w:sz w:val="22"/>
                <w:szCs w:val="22"/>
              </w:rPr>
              <w:t>Rank</w:t>
            </w:r>
          </w:p>
        </w:tc>
        <w:tc>
          <w:tcPr>
            <w:tcW w:w="2223"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57278D6F" w14:textId="2DC7BE34"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2538"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55FBCAA4" w14:textId="3E334050" w:rsidR="2F61107E" w:rsidRDefault="2F61107E" w:rsidP="2F61107E">
            <w:pPr>
              <w:spacing w:after="0"/>
              <w:jc w:val="center"/>
            </w:pPr>
            <w:proofErr w:type="spellStart"/>
            <w:r w:rsidRPr="2F61107E">
              <w:rPr>
                <w:rFonts w:ascii="Aptos Narrow" w:eastAsia="Aptos Narrow" w:hAnsi="Aptos Narrow" w:cs="Aptos Narrow"/>
                <w:color w:val="000000" w:themeColor="text1"/>
                <w:sz w:val="22"/>
                <w:szCs w:val="22"/>
              </w:rPr>
              <w:t>Received</w:t>
            </w:r>
            <w:r w:rsidR="00F90BD3">
              <w:rPr>
                <w:rFonts w:ascii="Aptos Narrow" w:eastAsia="Aptos Narrow" w:hAnsi="Aptos Narrow" w:cs="Aptos Narrow"/>
                <w:color w:val="000000" w:themeColor="text1"/>
                <w:sz w:val="22"/>
                <w:szCs w:val="22"/>
              </w:rPr>
              <w:t>_</w:t>
            </w:r>
            <w:r w:rsidR="00540CA9">
              <w:rPr>
                <w:rFonts w:ascii="Aptos Narrow" w:eastAsia="Aptos Narrow" w:hAnsi="Aptos Narrow" w:cs="Aptos Narrow"/>
                <w:color w:val="000000" w:themeColor="text1"/>
                <w:sz w:val="22"/>
                <w:szCs w:val="22"/>
              </w:rPr>
              <w:t>p</w:t>
            </w:r>
            <w:r w:rsidRPr="2F61107E">
              <w:rPr>
                <w:rFonts w:ascii="Aptos Narrow" w:eastAsia="Aptos Narrow" w:hAnsi="Aptos Narrow" w:cs="Aptos Narrow"/>
                <w:color w:val="000000" w:themeColor="text1"/>
                <w:sz w:val="22"/>
                <w:szCs w:val="22"/>
              </w:rPr>
              <w:t>ercentage</w:t>
            </w:r>
            <w:proofErr w:type="spellEnd"/>
            <w:r w:rsidRPr="2F61107E">
              <w:rPr>
                <w:rFonts w:ascii="Aptos Narrow" w:eastAsia="Aptos Narrow" w:hAnsi="Aptos Narrow" w:cs="Aptos Narrow"/>
                <w:color w:val="000000" w:themeColor="text1"/>
                <w:sz w:val="22"/>
                <w:szCs w:val="22"/>
              </w:rPr>
              <w:t xml:space="preserve"> (%)</w:t>
            </w:r>
          </w:p>
        </w:tc>
      </w:tr>
      <w:tr w:rsidR="2F61107E" w14:paraId="2A843DF3" w14:textId="77777777" w:rsidTr="0040200F">
        <w:trPr>
          <w:trHeight w:val="300"/>
          <w:jc w:val="center"/>
        </w:trPr>
        <w:tc>
          <w:tcPr>
            <w:tcW w:w="2044" w:type="dxa"/>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3989BD8D" w14:textId="6BB52A41" w:rsidR="2F61107E" w:rsidRDefault="2F61107E" w:rsidP="2F61107E">
            <w:pPr>
              <w:spacing w:after="0"/>
              <w:jc w:val="center"/>
            </w:pPr>
            <w:r w:rsidRPr="2F61107E">
              <w:rPr>
                <w:rFonts w:ascii="Aptos Narrow" w:eastAsia="Aptos Narrow" w:hAnsi="Aptos Narrow" w:cs="Aptos Narrow"/>
                <w:b/>
                <w:bCs/>
                <w:color w:val="000000" w:themeColor="text1"/>
                <w:sz w:val="22"/>
                <w:szCs w:val="22"/>
              </w:rPr>
              <w:t>1</w:t>
            </w:r>
          </w:p>
        </w:tc>
        <w:tc>
          <w:tcPr>
            <w:tcW w:w="2223" w:type="dxa"/>
            <w:tcBorders>
              <w:top w:val="single" w:sz="8" w:space="0" w:color="000000" w:themeColor="text1"/>
              <w:left w:val="single" w:sz="8" w:space="0" w:color="000000" w:themeColor="text1"/>
              <w:bottom w:val="nil"/>
              <w:right w:val="nil"/>
            </w:tcBorders>
            <w:shd w:val="clear" w:color="auto" w:fill="FCCACA"/>
            <w:tcMar>
              <w:top w:w="15" w:type="dxa"/>
              <w:left w:w="15" w:type="dxa"/>
              <w:right w:w="15" w:type="dxa"/>
            </w:tcMar>
            <w:vAlign w:val="center"/>
          </w:tcPr>
          <w:p w14:paraId="60703572" w14:textId="31092B09" w:rsidR="2F61107E" w:rsidRDefault="2F61107E" w:rsidP="2F61107E">
            <w:pPr>
              <w:spacing w:after="0"/>
              <w:jc w:val="center"/>
            </w:pPr>
            <w:r w:rsidRPr="2F61107E">
              <w:rPr>
                <w:rFonts w:ascii="Aptos Narrow" w:eastAsia="Aptos Narrow" w:hAnsi="Aptos Narrow" w:cs="Aptos Narrow"/>
                <w:color w:val="000000" w:themeColor="text1"/>
                <w:sz w:val="22"/>
                <w:szCs w:val="22"/>
              </w:rPr>
              <w:t>0xdac1...831ec7</w:t>
            </w:r>
          </w:p>
        </w:tc>
        <w:tc>
          <w:tcPr>
            <w:tcW w:w="2538" w:type="dxa"/>
            <w:tcBorders>
              <w:top w:val="single" w:sz="8" w:space="0" w:color="000000" w:themeColor="text1"/>
              <w:left w:val="nil"/>
              <w:bottom w:val="nil"/>
              <w:right w:val="single" w:sz="8" w:space="0" w:color="000000" w:themeColor="text1"/>
            </w:tcBorders>
            <w:tcMar>
              <w:top w:w="15" w:type="dxa"/>
              <w:left w:w="15" w:type="dxa"/>
              <w:right w:w="15" w:type="dxa"/>
            </w:tcMar>
            <w:vAlign w:val="center"/>
          </w:tcPr>
          <w:p w14:paraId="6B514AD1" w14:textId="0766CC81" w:rsidR="2F61107E" w:rsidRDefault="2F61107E" w:rsidP="2F61107E">
            <w:pPr>
              <w:spacing w:after="0"/>
              <w:jc w:val="center"/>
            </w:pPr>
            <w:r w:rsidRPr="2F61107E">
              <w:rPr>
                <w:rFonts w:ascii="Aptos Narrow" w:eastAsia="Aptos Narrow" w:hAnsi="Aptos Narrow" w:cs="Aptos Narrow"/>
                <w:color w:val="000000" w:themeColor="text1"/>
                <w:sz w:val="22"/>
                <w:szCs w:val="22"/>
              </w:rPr>
              <w:t>9,813</w:t>
            </w:r>
          </w:p>
        </w:tc>
      </w:tr>
      <w:tr w:rsidR="2F61107E" w14:paraId="5AD9D2C1" w14:textId="77777777" w:rsidTr="0040200F">
        <w:trPr>
          <w:trHeight w:val="300"/>
          <w:jc w:val="center"/>
        </w:trPr>
        <w:tc>
          <w:tcPr>
            <w:tcW w:w="2044" w:type="dxa"/>
            <w:tcBorders>
              <w:top w:val="nil"/>
              <w:left w:val="single" w:sz="8" w:space="0" w:color="000000" w:themeColor="text1"/>
              <w:bottom w:val="nil"/>
              <w:right w:val="nil"/>
            </w:tcBorders>
            <w:tcMar>
              <w:top w:w="15" w:type="dxa"/>
              <w:left w:w="15" w:type="dxa"/>
              <w:right w:w="15" w:type="dxa"/>
            </w:tcMar>
            <w:vAlign w:val="center"/>
          </w:tcPr>
          <w:p w14:paraId="30D2FFBA" w14:textId="09119D05" w:rsidR="2F61107E" w:rsidRDefault="2F61107E" w:rsidP="2F61107E">
            <w:pPr>
              <w:spacing w:after="0"/>
              <w:jc w:val="center"/>
            </w:pPr>
            <w:r w:rsidRPr="2F61107E">
              <w:rPr>
                <w:rFonts w:ascii="Aptos Narrow" w:eastAsia="Aptos Narrow" w:hAnsi="Aptos Narrow" w:cs="Aptos Narrow"/>
                <w:b/>
                <w:bCs/>
                <w:color w:val="000000" w:themeColor="text1"/>
                <w:sz w:val="22"/>
                <w:szCs w:val="22"/>
              </w:rPr>
              <w:t>2</w:t>
            </w:r>
          </w:p>
        </w:tc>
        <w:tc>
          <w:tcPr>
            <w:tcW w:w="2223" w:type="dxa"/>
            <w:tcBorders>
              <w:top w:val="nil"/>
              <w:left w:val="single" w:sz="8" w:space="0" w:color="000000" w:themeColor="text1"/>
              <w:bottom w:val="nil"/>
              <w:right w:val="nil"/>
            </w:tcBorders>
            <w:shd w:val="clear" w:color="auto" w:fill="CAD8FC"/>
            <w:tcMar>
              <w:top w:w="15" w:type="dxa"/>
              <w:left w:w="15" w:type="dxa"/>
              <w:right w:w="15" w:type="dxa"/>
            </w:tcMar>
            <w:vAlign w:val="center"/>
          </w:tcPr>
          <w:p w14:paraId="1824225F" w14:textId="4E21DF21"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2538" w:type="dxa"/>
            <w:tcBorders>
              <w:top w:val="nil"/>
              <w:left w:val="nil"/>
              <w:bottom w:val="nil"/>
              <w:right w:val="single" w:sz="8" w:space="0" w:color="000000" w:themeColor="text1"/>
            </w:tcBorders>
            <w:tcMar>
              <w:top w:w="15" w:type="dxa"/>
              <w:left w:w="15" w:type="dxa"/>
              <w:right w:w="15" w:type="dxa"/>
            </w:tcMar>
            <w:vAlign w:val="center"/>
          </w:tcPr>
          <w:p w14:paraId="71547195" w14:textId="725265D4" w:rsidR="2F61107E" w:rsidRDefault="2F61107E" w:rsidP="2F61107E">
            <w:pPr>
              <w:spacing w:after="0"/>
              <w:jc w:val="center"/>
            </w:pPr>
            <w:r w:rsidRPr="2F61107E">
              <w:rPr>
                <w:rFonts w:ascii="Aptos Narrow" w:eastAsia="Aptos Narrow" w:hAnsi="Aptos Narrow" w:cs="Aptos Narrow"/>
                <w:color w:val="000000" w:themeColor="text1"/>
                <w:sz w:val="22"/>
                <w:szCs w:val="22"/>
              </w:rPr>
              <w:t>8,645</w:t>
            </w:r>
          </w:p>
        </w:tc>
      </w:tr>
      <w:tr w:rsidR="2F61107E" w14:paraId="6D49E73A" w14:textId="77777777" w:rsidTr="0040200F">
        <w:trPr>
          <w:trHeight w:val="300"/>
          <w:jc w:val="center"/>
        </w:trPr>
        <w:tc>
          <w:tcPr>
            <w:tcW w:w="2044" w:type="dxa"/>
            <w:tcBorders>
              <w:top w:val="nil"/>
              <w:left w:val="single" w:sz="8" w:space="0" w:color="000000" w:themeColor="text1"/>
              <w:bottom w:val="nil"/>
              <w:right w:val="nil"/>
            </w:tcBorders>
            <w:tcMar>
              <w:top w:w="15" w:type="dxa"/>
              <w:left w:w="15" w:type="dxa"/>
              <w:right w:w="15" w:type="dxa"/>
            </w:tcMar>
            <w:vAlign w:val="center"/>
          </w:tcPr>
          <w:p w14:paraId="18F4254D" w14:textId="3E519069" w:rsidR="2F61107E" w:rsidRDefault="2F61107E" w:rsidP="2F61107E">
            <w:pPr>
              <w:spacing w:after="0"/>
              <w:jc w:val="center"/>
            </w:pPr>
            <w:r w:rsidRPr="2F61107E">
              <w:rPr>
                <w:rFonts w:ascii="Aptos Narrow" w:eastAsia="Aptos Narrow" w:hAnsi="Aptos Narrow" w:cs="Aptos Narrow"/>
                <w:b/>
                <w:bCs/>
                <w:color w:val="000000" w:themeColor="text1"/>
                <w:sz w:val="22"/>
                <w:szCs w:val="22"/>
              </w:rPr>
              <w:t>3</w:t>
            </w:r>
          </w:p>
        </w:tc>
        <w:tc>
          <w:tcPr>
            <w:tcW w:w="2223" w:type="dxa"/>
            <w:tcBorders>
              <w:top w:val="nil"/>
              <w:left w:val="single" w:sz="8" w:space="0" w:color="000000" w:themeColor="text1"/>
              <w:bottom w:val="nil"/>
              <w:right w:val="nil"/>
            </w:tcBorders>
            <w:shd w:val="clear" w:color="auto" w:fill="FCF6CA"/>
            <w:tcMar>
              <w:top w:w="15" w:type="dxa"/>
              <w:left w:w="15" w:type="dxa"/>
              <w:right w:w="15" w:type="dxa"/>
            </w:tcMar>
            <w:vAlign w:val="center"/>
          </w:tcPr>
          <w:p w14:paraId="37949932" w14:textId="3F3A7EF3" w:rsidR="2F61107E" w:rsidRDefault="2F61107E" w:rsidP="2F61107E">
            <w:pPr>
              <w:spacing w:after="0"/>
              <w:jc w:val="center"/>
            </w:pPr>
            <w:r w:rsidRPr="2F61107E">
              <w:rPr>
                <w:rFonts w:ascii="Aptos Narrow" w:eastAsia="Aptos Narrow" w:hAnsi="Aptos Narrow" w:cs="Aptos Narrow"/>
                <w:color w:val="000000" w:themeColor="text1"/>
                <w:sz w:val="22"/>
                <w:szCs w:val="22"/>
              </w:rPr>
              <w:t>0x3fc9...2b7fad</w:t>
            </w:r>
          </w:p>
        </w:tc>
        <w:tc>
          <w:tcPr>
            <w:tcW w:w="2538" w:type="dxa"/>
            <w:tcBorders>
              <w:top w:val="nil"/>
              <w:left w:val="nil"/>
              <w:bottom w:val="nil"/>
              <w:right w:val="single" w:sz="8" w:space="0" w:color="000000" w:themeColor="text1"/>
            </w:tcBorders>
            <w:tcMar>
              <w:top w:w="15" w:type="dxa"/>
              <w:left w:w="15" w:type="dxa"/>
              <w:right w:w="15" w:type="dxa"/>
            </w:tcMar>
            <w:vAlign w:val="center"/>
          </w:tcPr>
          <w:p w14:paraId="0C020A8C" w14:textId="21AD4D82" w:rsidR="2F61107E" w:rsidRDefault="2F61107E" w:rsidP="2F61107E">
            <w:pPr>
              <w:spacing w:after="0"/>
              <w:jc w:val="center"/>
            </w:pPr>
            <w:r w:rsidRPr="2F61107E">
              <w:rPr>
                <w:rFonts w:ascii="Aptos Narrow" w:eastAsia="Aptos Narrow" w:hAnsi="Aptos Narrow" w:cs="Aptos Narrow"/>
                <w:color w:val="000000" w:themeColor="text1"/>
                <w:sz w:val="22"/>
                <w:szCs w:val="22"/>
              </w:rPr>
              <w:t>4,907</w:t>
            </w:r>
          </w:p>
        </w:tc>
      </w:tr>
      <w:tr w:rsidR="2F61107E" w14:paraId="5A7C9BDC" w14:textId="77777777" w:rsidTr="0040200F">
        <w:trPr>
          <w:trHeight w:val="300"/>
          <w:jc w:val="center"/>
        </w:trPr>
        <w:tc>
          <w:tcPr>
            <w:tcW w:w="2044" w:type="dxa"/>
            <w:tcBorders>
              <w:top w:val="nil"/>
              <w:left w:val="single" w:sz="8" w:space="0" w:color="000000" w:themeColor="text1"/>
              <w:bottom w:val="nil"/>
              <w:right w:val="nil"/>
            </w:tcBorders>
            <w:tcMar>
              <w:top w:w="15" w:type="dxa"/>
              <w:left w:w="15" w:type="dxa"/>
              <w:right w:w="15" w:type="dxa"/>
            </w:tcMar>
            <w:vAlign w:val="center"/>
          </w:tcPr>
          <w:p w14:paraId="664E6225" w14:textId="78FCA463" w:rsidR="2F61107E" w:rsidRDefault="2F61107E" w:rsidP="2F61107E">
            <w:pPr>
              <w:spacing w:after="0"/>
              <w:jc w:val="center"/>
            </w:pPr>
            <w:r w:rsidRPr="2F61107E">
              <w:rPr>
                <w:rFonts w:ascii="Aptos Narrow" w:eastAsia="Aptos Narrow" w:hAnsi="Aptos Narrow" w:cs="Aptos Narrow"/>
                <w:b/>
                <w:bCs/>
                <w:color w:val="000000" w:themeColor="text1"/>
                <w:sz w:val="22"/>
                <w:szCs w:val="22"/>
              </w:rPr>
              <w:t>4</w:t>
            </w:r>
          </w:p>
        </w:tc>
        <w:tc>
          <w:tcPr>
            <w:tcW w:w="2223" w:type="dxa"/>
            <w:tcBorders>
              <w:top w:val="nil"/>
              <w:left w:val="single" w:sz="8" w:space="0" w:color="000000" w:themeColor="text1"/>
              <w:bottom w:val="nil"/>
              <w:right w:val="nil"/>
            </w:tcBorders>
            <w:shd w:val="clear" w:color="auto" w:fill="FFE2C2"/>
            <w:tcMar>
              <w:top w:w="15" w:type="dxa"/>
              <w:left w:w="15" w:type="dxa"/>
              <w:right w:w="15" w:type="dxa"/>
            </w:tcMar>
            <w:vAlign w:val="center"/>
          </w:tcPr>
          <w:p w14:paraId="59F67B95" w14:textId="4F453C4A" w:rsidR="2F61107E" w:rsidRDefault="2F61107E" w:rsidP="2F61107E">
            <w:pPr>
              <w:spacing w:after="0"/>
              <w:jc w:val="center"/>
            </w:pPr>
            <w:r w:rsidRPr="2F61107E">
              <w:rPr>
                <w:rFonts w:ascii="Aptos Narrow" w:eastAsia="Aptos Narrow" w:hAnsi="Aptos Narrow" w:cs="Aptos Narrow"/>
                <w:color w:val="000000" w:themeColor="text1"/>
                <w:sz w:val="22"/>
                <w:szCs w:val="22"/>
              </w:rPr>
              <w:t>0x7a25...f2488d</w:t>
            </w:r>
          </w:p>
        </w:tc>
        <w:tc>
          <w:tcPr>
            <w:tcW w:w="2538" w:type="dxa"/>
            <w:tcBorders>
              <w:top w:val="nil"/>
              <w:left w:val="nil"/>
              <w:bottom w:val="nil"/>
              <w:right w:val="single" w:sz="8" w:space="0" w:color="000000" w:themeColor="text1"/>
            </w:tcBorders>
            <w:tcMar>
              <w:top w:w="15" w:type="dxa"/>
              <w:left w:w="15" w:type="dxa"/>
              <w:right w:w="15" w:type="dxa"/>
            </w:tcMar>
            <w:vAlign w:val="center"/>
          </w:tcPr>
          <w:p w14:paraId="3C36ED7C" w14:textId="6DA6DC08" w:rsidR="2F61107E" w:rsidRDefault="2F61107E" w:rsidP="2F61107E">
            <w:pPr>
              <w:spacing w:after="0"/>
              <w:jc w:val="center"/>
            </w:pPr>
            <w:r w:rsidRPr="2F61107E">
              <w:rPr>
                <w:rFonts w:ascii="Aptos Narrow" w:eastAsia="Aptos Narrow" w:hAnsi="Aptos Narrow" w:cs="Aptos Narrow"/>
                <w:color w:val="000000" w:themeColor="text1"/>
                <w:sz w:val="22"/>
                <w:szCs w:val="22"/>
              </w:rPr>
              <w:t>3,972</w:t>
            </w:r>
          </w:p>
        </w:tc>
      </w:tr>
      <w:tr w:rsidR="2F61107E" w14:paraId="66E54AA3" w14:textId="77777777" w:rsidTr="0040200F">
        <w:trPr>
          <w:trHeight w:val="300"/>
          <w:jc w:val="center"/>
        </w:trPr>
        <w:tc>
          <w:tcPr>
            <w:tcW w:w="2044" w:type="dxa"/>
            <w:tcBorders>
              <w:top w:val="nil"/>
              <w:left w:val="single" w:sz="8" w:space="0" w:color="000000" w:themeColor="text1"/>
              <w:bottom w:val="nil"/>
              <w:right w:val="nil"/>
            </w:tcBorders>
            <w:tcMar>
              <w:top w:w="15" w:type="dxa"/>
              <w:left w:w="15" w:type="dxa"/>
              <w:right w:w="15" w:type="dxa"/>
            </w:tcMar>
            <w:vAlign w:val="center"/>
          </w:tcPr>
          <w:p w14:paraId="6413127F" w14:textId="2AC5843A" w:rsidR="2F61107E" w:rsidRDefault="2F61107E" w:rsidP="2F61107E">
            <w:pPr>
              <w:spacing w:after="0"/>
              <w:jc w:val="center"/>
            </w:pPr>
            <w:r w:rsidRPr="2F61107E">
              <w:rPr>
                <w:rFonts w:ascii="Aptos Narrow" w:eastAsia="Aptos Narrow" w:hAnsi="Aptos Narrow" w:cs="Aptos Narrow"/>
                <w:b/>
                <w:bCs/>
                <w:color w:val="000000" w:themeColor="text1"/>
                <w:sz w:val="22"/>
                <w:szCs w:val="22"/>
              </w:rPr>
              <w:t>5</w:t>
            </w:r>
          </w:p>
        </w:tc>
        <w:tc>
          <w:tcPr>
            <w:tcW w:w="2223" w:type="dxa"/>
            <w:tcBorders>
              <w:top w:val="nil"/>
              <w:left w:val="single" w:sz="8" w:space="0" w:color="000000" w:themeColor="text1"/>
              <w:bottom w:val="nil"/>
              <w:right w:val="nil"/>
            </w:tcBorders>
            <w:tcMar>
              <w:top w:w="15" w:type="dxa"/>
              <w:left w:w="15" w:type="dxa"/>
              <w:right w:w="15" w:type="dxa"/>
            </w:tcMar>
            <w:vAlign w:val="center"/>
          </w:tcPr>
          <w:p w14:paraId="55422968" w14:textId="0B04BC5A" w:rsidR="2F61107E" w:rsidRDefault="2F61107E" w:rsidP="2F61107E">
            <w:pPr>
              <w:spacing w:after="0"/>
              <w:jc w:val="center"/>
            </w:pPr>
            <w:r w:rsidRPr="2F61107E">
              <w:rPr>
                <w:rFonts w:ascii="Aptos Narrow" w:eastAsia="Aptos Narrow" w:hAnsi="Aptos Narrow" w:cs="Aptos Narrow"/>
                <w:color w:val="000000" w:themeColor="text1"/>
                <w:sz w:val="22"/>
                <w:szCs w:val="22"/>
              </w:rPr>
              <w:t>0xa0b8...06eb48</w:t>
            </w:r>
          </w:p>
        </w:tc>
        <w:tc>
          <w:tcPr>
            <w:tcW w:w="2538" w:type="dxa"/>
            <w:tcBorders>
              <w:top w:val="nil"/>
              <w:left w:val="nil"/>
              <w:bottom w:val="nil"/>
              <w:right w:val="single" w:sz="8" w:space="0" w:color="000000" w:themeColor="text1"/>
            </w:tcBorders>
            <w:tcMar>
              <w:top w:w="15" w:type="dxa"/>
              <w:left w:w="15" w:type="dxa"/>
              <w:right w:w="15" w:type="dxa"/>
            </w:tcMar>
            <w:vAlign w:val="center"/>
          </w:tcPr>
          <w:p w14:paraId="3C75A98A" w14:textId="5A66ECD9" w:rsidR="2F61107E" w:rsidRDefault="2F61107E" w:rsidP="2F61107E">
            <w:pPr>
              <w:spacing w:after="0"/>
              <w:jc w:val="center"/>
            </w:pPr>
            <w:r w:rsidRPr="2F61107E">
              <w:rPr>
                <w:rFonts w:ascii="Aptos Narrow" w:eastAsia="Aptos Narrow" w:hAnsi="Aptos Narrow" w:cs="Aptos Narrow"/>
                <w:color w:val="000000" w:themeColor="text1"/>
                <w:sz w:val="22"/>
                <w:szCs w:val="22"/>
              </w:rPr>
              <w:t>2,804</w:t>
            </w:r>
          </w:p>
        </w:tc>
      </w:tr>
      <w:tr w:rsidR="2F61107E" w14:paraId="3A70B50E" w14:textId="77777777" w:rsidTr="0040200F">
        <w:trPr>
          <w:trHeight w:val="300"/>
          <w:jc w:val="center"/>
        </w:trPr>
        <w:tc>
          <w:tcPr>
            <w:tcW w:w="2044" w:type="dxa"/>
            <w:tcBorders>
              <w:top w:val="nil"/>
              <w:left w:val="single" w:sz="8" w:space="0" w:color="000000" w:themeColor="text1"/>
              <w:bottom w:val="nil"/>
              <w:right w:val="nil"/>
            </w:tcBorders>
            <w:tcMar>
              <w:top w:w="15" w:type="dxa"/>
              <w:left w:w="15" w:type="dxa"/>
              <w:right w:w="15" w:type="dxa"/>
            </w:tcMar>
            <w:vAlign w:val="center"/>
          </w:tcPr>
          <w:p w14:paraId="0A7DFE6C" w14:textId="1BF40DA1" w:rsidR="2F61107E" w:rsidRDefault="2F61107E" w:rsidP="2F61107E">
            <w:pPr>
              <w:spacing w:after="0"/>
              <w:jc w:val="center"/>
            </w:pPr>
            <w:r w:rsidRPr="2F61107E">
              <w:rPr>
                <w:rFonts w:ascii="Aptos Narrow" w:eastAsia="Aptos Narrow" w:hAnsi="Aptos Narrow" w:cs="Aptos Narrow"/>
                <w:b/>
                <w:bCs/>
                <w:color w:val="000000" w:themeColor="text1"/>
                <w:sz w:val="22"/>
                <w:szCs w:val="22"/>
              </w:rPr>
              <w:t>6</w:t>
            </w:r>
          </w:p>
        </w:tc>
        <w:tc>
          <w:tcPr>
            <w:tcW w:w="2223" w:type="dxa"/>
            <w:tcBorders>
              <w:top w:val="nil"/>
              <w:left w:val="single" w:sz="8" w:space="0" w:color="000000" w:themeColor="text1"/>
              <w:bottom w:val="nil"/>
              <w:right w:val="nil"/>
            </w:tcBorders>
            <w:tcMar>
              <w:top w:w="15" w:type="dxa"/>
              <w:left w:w="15" w:type="dxa"/>
              <w:right w:w="15" w:type="dxa"/>
            </w:tcMar>
            <w:vAlign w:val="center"/>
          </w:tcPr>
          <w:p w14:paraId="15462BAA" w14:textId="2659B73F" w:rsidR="2F61107E" w:rsidRDefault="2F61107E" w:rsidP="2F61107E">
            <w:pPr>
              <w:spacing w:after="0"/>
              <w:jc w:val="center"/>
            </w:pPr>
            <w:r w:rsidRPr="2F61107E">
              <w:rPr>
                <w:rFonts w:ascii="Aptos Narrow" w:eastAsia="Aptos Narrow" w:hAnsi="Aptos Narrow" w:cs="Aptos Narrow"/>
                <w:color w:val="000000" w:themeColor="text1"/>
                <w:sz w:val="22"/>
                <w:szCs w:val="22"/>
              </w:rPr>
              <w:t>0x80a6...cd5d9e</w:t>
            </w:r>
          </w:p>
        </w:tc>
        <w:tc>
          <w:tcPr>
            <w:tcW w:w="2538" w:type="dxa"/>
            <w:tcBorders>
              <w:top w:val="nil"/>
              <w:left w:val="nil"/>
              <w:bottom w:val="nil"/>
              <w:right w:val="single" w:sz="8" w:space="0" w:color="000000" w:themeColor="text1"/>
            </w:tcBorders>
            <w:tcMar>
              <w:top w:w="15" w:type="dxa"/>
              <w:left w:w="15" w:type="dxa"/>
              <w:right w:w="15" w:type="dxa"/>
            </w:tcMar>
            <w:vAlign w:val="center"/>
          </w:tcPr>
          <w:p w14:paraId="05715917" w14:textId="4C22801C" w:rsidR="2F61107E" w:rsidRDefault="2F61107E" w:rsidP="2F61107E">
            <w:pPr>
              <w:spacing w:after="0"/>
              <w:jc w:val="center"/>
            </w:pPr>
            <w:r w:rsidRPr="2F61107E">
              <w:rPr>
                <w:rFonts w:ascii="Aptos Narrow" w:eastAsia="Aptos Narrow" w:hAnsi="Aptos Narrow" w:cs="Aptos Narrow"/>
                <w:color w:val="000000" w:themeColor="text1"/>
                <w:sz w:val="22"/>
                <w:szCs w:val="22"/>
              </w:rPr>
              <w:t>2,336</w:t>
            </w:r>
          </w:p>
        </w:tc>
      </w:tr>
      <w:tr w:rsidR="2F61107E" w14:paraId="4EC14A25" w14:textId="77777777" w:rsidTr="0040200F">
        <w:trPr>
          <w:trHeight w:val="300"/>
          <w:jc w:val="center"/>
        </w:trPr>
        <w:tc>
          <w:tcPr>
            <w:tcW w:w="2044" w:type="dxa"/>
            <w:tcBorders>
              <w:top w:val="nil"/>
              <w:left w:val="single" w:sz="8" w:space="0" w:color="000000" w:themeColor="text1"/>
              <w:bottom w:val="nil"/>
              <w:right w:val="nil"/>
            </w:tcBorders>
            <w:tcMar>
              <w:top w:w="15" w:type="dxa"/>
              <w:left w:w="15" w:type="dxa"/>
              <w:right w:w="15" w:type="dxa"/>
            </w:tcMar>
            <w:vAlign w:val="center"/>
          </w:tcPr>
          <w:p w14:paraId="6FAC2EEC" w14:textId="14481030" w:rsidR="2F61107E" w:rsidRDefault="2F61107E" w:rsidP="2F61107E">
            <w:pPr>
              <w:spacing w:after="0"/>
              <w:jc w:val="center"/>
            </w:pPr>
            <w:r w:rsidRPr="2F61107E">
              <w:rPr>
                <w:rFonts w:ascii="Aptos Narrow" w:eastAsia="Aptos Narrow" w:hAnsi="Aptos Narrow" w:cs="Aptos Narrow"/>
                <w:b/>
                <w:bCs/>
                <w:color w:val="000000" w:themeColor="text1"/>
                <w:sz w:val="22"/>
                <w:szCs w:val="22"/>
              </w:rPr>
              <w:t>7</w:t>
            </w:r>
          </w:p>
        </w:tc>
        <w:tc>
          <w:tcPr>
            <w:tcW w:w="2223" w:type="dxa"/>
            <w:tcBorders>
              <w:top w:val="nil"/>
              <w:left w:val="single" w:sz="8" w:space="0" w:color="000000" w:themeColor="text1"/>
              <w:bottom w:val="nil"/>
              <w:right w:val="nil"/>
            </w:tcBorders>
            <w:tcMar>
              <w:top w:w="15" w:type="dxa"/>
              <w:left w:w="15" w:type="dxa"/>
              <w:right w:w="15" w:type="dxa"/>
            </w:tcMar>
            <w:vAlign w:val="center"/>
          </w:tcPr>
          <w:p w14:paraId="377B1D9F" w14:textId="7398F785" w:rsidR="2F61107E" w:rsidRDefault="2F61107E" w:rsidP="2F61107E">
            <w:pPr>
              <w:spacing w:after="0"/>
              <w:jc w:val="center"/>
            </w:pPr>
            <w:r w:rsidRPr="2F61107E">
              <w:rPr>
                <w:rFonts w:ascii="Aptos Narrow" w:eastAsia="Aptos Narrow" w:hAnsi="Aptos Narrow" w:cs="Aptos Narrow"/>
                <w:color w:val="000000" w:themeColor="text1"/>
                <w:sz w:val="22"/>
                <w:szCs w:val="22"/>
              </w:rPr>
              <w:t>0x1111...960582</w:t>
            </w:r>
          </w:p>
        </w:tc>
        <w:tc>
          <w:tcPr>
            <w:tcW w:w="2538" w:type="dxa"/>
            <w:tcBorders>
              <w:top w:val="nil"/>
              <w:left w:val="nil"/>
              <w:bottom w:val="nil"/>
              <w:right w:val="single" w:sz="8" w:space="0" w:color="000000" w:themeColor="text1"/>
            </w:tcBorders>
            <w:tcMar>
              <w:top w:w="15" w:type="dxa"/>
              <w:left w:w="15" w:type="dxa"/>
              <w:right w:w="15" w:type="dxa"/>
            </w:tcMar>
            <w:vAlign w:val="center"/>
          </w:tcPr>
          <w:p w14:paraId="60AAB901" w14:textId="222CDED0" w:rsidR="2F61107E" w:rsidRDefault="2F61107E" w:rsidP="2F61107E">
            <w:pPr>
              <w:spacing w:after="0"/>
              <w:jc w:val="center"/>
            </w:pPr>
            <w:r w:rsidRPr="2F61107E">
              <w:rPr>
                <w:rFonts w:ascii="Aptos Narrow" w:eastAsia="Aptos Narrow" w:hAnsi="Aptos Narrow" w:cs="Aptos Narrow"/>
                <w:color w:val="000000" w:themeColor="text1"/>
                <w:sz w:val="22"/>
                <w:szCs w:val="22"/>
              </w:rPr>
              <w:t>2,103</w:t>
            </w:r>
          </w:p>
        </w:tc>
      </w:tr>
      <w:tr w:rsidR="2F61107E" w14:paraId="55E6F543" w14:textId="77777777" w:rsidTr="0040200F">
        <w:trPr>
          <w:trHeight w:val="300"/>
          <w:jc w:val="center"/>
        </w:trPr>
        <w:tc>
          <w:tcPr>
            <w:tcW w:w="2044" w:type="dxa"/>
            <w:tcBorders>
              <w:top w:val="nil"/>
              <w:left w:val="single" w:sz="8" w:space="0" w:color="000000" w:themeColor="text1"/>
              <w:bottom w:val="nil"/>
              <w:right w:val="nil"/>
            </w:tcBorders>
            <w:tcMar>
              <w:top w:w="15" w:type="dxa"/>
              <w:left w:w="15" w:type="dxa"/>
              <w:right w:w="15" w:type="dxa"/>
            </w:tcMar>
            <w:vAlign w:val="center"/>
          </w:tcPr>
          <w:p w14:paraId="435F4194" w14:textId="1B9F122E" w:rsidR="2F61107E" w:rsidRDefault="2F61107E" w:rsidP="2F61107E">
            <w:pPr>
              <w:spacing w:after="0"/>
              <w:jc w:val="center"/>
            </w:pPr>
            <w:r w:rsidRPr="2F61107E">
              <w:rPr>
                <w:rFonts w:ascii="Aptos Narrow" w:eastAsia="Aptos Narrow" w:hAnsi="Aptos Narrow" w:cs="Aptos Narrow"/>
                <w:b/>
                <w:bCs/>
                <w:color w:val="000000" w:themeColor="text1"/>
                <w:sz w:val="22"/>
                <w:szCs w:val="22"/>
              </w:rPr>
              <w:t>8</w:t>
            </w:r>
          </w:p>
        </w:tc>
        <w:tc>
          <w:tcPr>
            <w:tcW w:w="2223" w:type="dxa"/>
            <w:tcBorders>
              <w:top w:val="nil"/>
              <w:left w:val="single" w:sz="8" w:space="0" w:color="000000" w:themeColor="text1"/>
              <w:bottom w:val="nil"/>
              <w:right w:val="nil"/>
            </w:tcBorders>
            <w:tcMar>
              <w:top w:w="15" w:type="dxa"/>
              <w:left w:w="15" w:type="dxa"/>
              <w:right w:w="15" w:type="dxa"/>
            </w:tcMar>
            <w:vAlign w:val="center"/>
          </w:tcPr>
          <w:p w14:paraId="02D0DBBE" w14:textId="11B992FB" w:rsidR="2F61107E" w:rsidRDefault="2F61107E" w:rsidP="2F61107E">
            <w:pPr>
              <w:spacing w:after="0"/>
              <w:jc w:val="center"/>
            </w:pPr>
            <w:r w:rsidRPr="2F61107E">
              <w:rPr>
                <w:rFonts w:ascii="Aptos Narrow" w:eastAsia="Aptos Narrow" w:hAnsi="Aptos Narrow" w:cs="Aptos Narrow"/>
                <w:color w:val="000000" w:themeColor="text1"/>
                <w:sz w:val="22"/>
                <w:szCs w:val="22"/>
              </w:rPr>
              <w:t>0x69a4...152cea</w:t>
            </w:r>
          </w:p>
        </w:tc>
        <w:tc>
          <w:tcPr>
            <w:tcW w:w="2538" w:type="dxa"/>
            <w:tcBorders>
              <w:top w:val="nil"/>
              <w:left w:val="nil"/>
              <w:bottom w:val="nil"/>
              <w:right w:val="single" w:sz="8" w:space="0" w:color="000000" w:themeColor="text1"/>
            </w:tcBorders>
            <w:tcMar>
              <w:top w:w="15" w:type="dxa"/>
              <w:left w:w="15" w:type="dxa"/>
              <w:right w:w="15" w:type="dxa"/>
            </w:tcMar>
            <w:vAlign w:val="center"/>
          </w:tcPr>
          <w:p w14:paraId="2E9F705A" w14:textId="08761D2D" w:rsidR="2F61107E" w:rsidRDefault="2F61107E" w:rsidP="2F61107E">
            <w:pPr>
              <w:spacing w:after="0"/>
              <w:jc w:val="center"/>
            </w:pPr>
            <w:r w:rsidRPr="2F61107E">
              <w:rPr>
                <w:rFonts w:ascii="Aptos Narrow" w:eastAsia="Aptos Narrow" w:hAnsi="Aptos Narrow" w:cs="Aptos Narrow"/>
                <w:color w:val="000000" w:themeColor="text1"/>
                <w:sz w:val="22"/>
                <w:szCs w:val="22"/>
              </w:rPr>
              <w:t>1,636</w:t>
            </w:r>
          </w:p>
        </w:tc>
      </w:tr>
      <w:tr w:rsidR="2F61107E" w14:paraId="5CB9DF8F" w14:textId="77777777" w:rsidTr="0040200F">
        <w:trPr>
          <w:trHeight w:val="300"/>
          <w:jc w:val="center"/>
        </w:trPr>
        <w:tc>
          <w:tcPr>
            <w:tcW w:w="2044" w:type="dxa"/>
            <w:tcBorders>
              <w:top w:val="nil"/>
              <w:left w:val="single" w:sz="8" w:space="0" w:color="000000" w:themeColor="text1"/>
              <w:bottom w:val="nil"/>
              <w:right w:val="nil"/>
            </w:tcBorders>
            <w:tcMar>
              <w:top w:w="15" w:type="dxa"/>
              <w:left w:w="15" w:type="dxa"/>
              <w:right w:w="15" w:type="dxa"/>
            </w:tcMar>
            <w:vAlign w:val="center"/>
          </w:tcPr>
          <w:p w14:paraId="58BA16E3" w14:textId="4A12C15C" w:rsidR="2F61107E" w:rsidRDefault="2F61107E" w:rsidP="2F61107E">
            <w:pPr>
              <w:spacing w:after="0"/>
              <w:jc w:val="center"/>
            </w:pPr>
            <w:r w:rsidRPr="2F61107E">
              <w:rPr>
                <w:rFonts w:ascii="Aptos Narrow" w:eastAsia="Aptos Narrow" w:hAnsi="Aptos Narrow" w:cs="Aptos Narrow"/>
                <w:b/>
                <w:bCs/>
                <w:color w:val="000000" w:themeColor="text1"/>
                <w:sz w:val="22"/>
                <w:szCs w:val="22"/>
              </w:rPr>
              <w:t>9</w:t>
            </w:r>
          </w:p>
        </w:tc>
        <w:tc>
          <w:tcPr>
            <w:tcW w:w="2223" w:type="dxa"/>
            <w:tcBorders>
              <w:top w:val="nil"/>
              <w:left w:val="single" w:sz="8" w:space="0" w:color="000000" w:themeColor="text1"/>
              <w:bottom w:val="nil"/>
              <w:right w:val="nil"/>
            </w:tcBorders>
            <w:tcMar>
              <w:top w:w="15" w:type="dxa"/>
              <w:left w:w="15" w:type="dxa"/>
              <w:right w:w="15" w:type="dxa"/>
            </w:tcMar>
            <w:vAlign w:val="center"/>
          </w:tcPr>
          <w:p w14:paraId="04699312" w14:textId="193F9904" w:rsidR="2F61107E" w:rsidRDefault="2F61107E" w:rsidP="2F61107E">
            <w:pPr>
              <w:spacing w:after="0"/>
              <w:jc w:val="center"/>
            </w:pPr>
            <w:r w:rsidRPr="2F61107E">
              <w:rPr>
                <w:rFonts w:ascii="Aptos Narrow" w:eastAsia="Aptos Narrow" w:hAnsi="Aptos Narrow" w:cs="Aptos Narrow"/>
                <w:color w:val="000000" w:themeColor="text1"/>
                <w:sz w:val="22"/>
                <w:szCs w:val="22"/>
              </w:rPr>
              <w:t>0x3328...309c49</w:t>
            </w:r>
          </w:p>
        </w:tc>
        <w:tc>
          <w:tcPr>
            <w:tcW w:w="2538" w:type="dxa"/>
            <w:tcBorders>
              <w:top w:val="nil"/>
              <w:left w:val="nil"/>
              <w:bottom w:val="nil"/>
              <w:right w:val="single" w:sz="8" w:space="0" w:color="000000" w:themeColor="text1"/>
            </w:tcBorders>
            <w:tcMar>
              <w:top w:w="15" w:type="dxa"/>
              <w:left w:w="15" w:type="dxa"/>
              <w:right w:w="15" w:type="dxa"/>
            </w:tcMar>
            <w:vAlign w:val="center"/>
          </w:tcPr>
          <w:p w14:paraId="211F862D" w14:textId="594C5014" w:rsidR="2F61107E" w:rsidRDefault="2F61107E" w:rsidP="2F61107E">
            <w:pPr>
              <w:spacing w:after="0"/>
              <w:jc w:val="center"/>
            </w:pPr>
            <w:r w:rsidRPr="2F61107E">
              <w:rPr>
                <w:rFonts w:ascii="Aptos Narrow" w:eastAsia="Aptos Narrow" w:hAnsi="Aptos Narrow" w:cs="Aptos Narrow"/>
                <w:color w:val="000000" w:themeColor="text1"/>
                <w:sz w:val="22"/>
                <w:szCs w:val="22"/>
              </w:rPr>
              <w:t>1,636</w:t>
            </w:r>
          </w:p>
        </w:tc>
      </w:tr>
      <w:tr w:rsidR="2F61107E" w14:paraId="49C9F581" w14:textId="77777777" w:rsidTr="0040200F">
        <w:trPr>
          <w:trHeight w:val="300"/>
          <w:jc w:val="center"/>
        </w:trPr>
        <w:tc>
          <w:tcPr>
            <w:tcW w:w="2044"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4B8F8AD1" w14:textId="05056F6D" w:rsidR="2F61107E" w:rsidRDefault="2F61107E" w:rsidP="2F61107E">
            <w:pPr>
              <w:spacing w:after="0"/>
              <w:jc w:val="center"/>
            </w:pPr>
            <w:r w:rsidRPr="2F61107E">
              <w:rPr>
                <w:rFonts w:ascii="Aptos Narrow" w:eastAsia="Aptos Narrow" w:hAnsi="Aptos Narrow" w:cs="Aptos Narrow"/>
                <w:b/>
                <w:bCs/>
                <w:color w:val="000000" w:themeColor="text1"/>
                <w:sz w:val="22"/>
                <w:szCs w:val="22"/>
              </w:rPr>
              <w:t>10</w:t>
            </w:r>
          </w:p>
        </w:tc>
        <w:tc>
          <w:tcPr>
            <w:tcW w:w="2223"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04F9ACF5" w14:textId="71BF661B" w:rsidR="2F61107E" w:rsidRDefault="2F61107E" w:rsidP="2F61107E">
            <w:pPr>
              <w:spacing w:after="0"/>
              <w:jc w:val="center"/>
            </w:pPr>
            <w:r w:rsidRPr="2F61107E">
              <w:rPr>
                <w:rFonts w:ascii="Aptos Narrow" w:eastAsia="Aptos Narrow" w:hAnsi="Aptos Narrow" w:cs="Aptos Narrow"/>
                <w:color w:val="000000" w:themeColor="text1"/>
                <w:sz w:val="22"/>
                <w:szCs w:val="22"/>
              </w:rPr>
              <w:t>0xa8f2...2acba4</w:t>
            </w:r>
          </w:p>
        </w:tc>
        <w:tc>
          <w:tcPr>
            <w:tcW w:w="2538"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3E899BEB" w14:textId="3CD815BA" w:rsidR="2F61107E" w:rsidRDefault="2F61107E" w:rsidP="2F61107E">
            <w:pPr>
              <w:spacing w:after="0"/>
              <w:jc w:val="center"/>
            </w:pPr>
            <w:r w:rsidRPr="2F61107E">
              <w:rPr>
                <w:rFonts w:ascii="Aptos Narrow" w:eastAsia="Aptos Narrow" w:hAnsi="Aptos Narrow" w:cs="Aptos Narrow"/>
                <w:color w:val="000000" w:themeColor="text1"/>
                <w:sz w:val="22"/>
                <w:szCs w:val="22"/>
              </w:rPr>
              <w:t>1,401</w:t>
            </w:r>
          </w:p>
        </w:tc>
      </w:tr>
    </w:tbl>
    <w:p w14:paraId="5FBE1BDD" w14:textId="1C99FFE3" w:rsidR="00C525A6" w:rsidRDefault="7B3FC26A" w:rsidP="00811AA1">
      <w:pPr>
        <w:pStyle w:val="a0"/>
        <w:jc w:val="both"/>
      </w:pPr>
      <w:r>
        <w:t xml:space="preserve">Figure </w:t>
      </w:r>
      <w:r w:rsidR="0103B295">
        <w:t>6</w:t>
      </w:r>
      <w:r>
        <w:t xml:space="preserve"> </w:t>
      </w:r>
      <w:ins w:id="1659" w:author="GKARANI GEORGIA" w:date="2026-06-15T11:04:00Z">
        <w:r w:rsidR="000B6276">
          <w:t xml:space="preserve">presents </w:t>
        </w:r>
      </w:ins>
      <w:del w:id="1660" w:author="GKARANI GEORGIA" w:date="2026-06-15T11:04:00Z">
        <w:r w:rsidDel="000B6276">
          <w:delText xml:space="preserve">shows </w:delText>
        </w:r>
      </w:del>
      <w:r>
        <w:t xml:space="preserve">the percentage of transactions </w:t>
      </w:r>
      <w:ins w:id="1661" w:author="GKARANI GEORGIA" w:date="2026-06-15T11:05:00Z">
        <w:r w:rsidR="000B6276">
          <w:t>received by</w:t>
        </w:r>
      </w:ins>
      <w:del w:id="1662" w:author="GKARANI GEORGIA" w:date="2026-06-15T11:05:00Z">
        <w:r w:rsidDel="000B6276">
          <w:delText>corresponding to</w:delText>
        </w:r>
      </w:del>
      <w:r>
        <w:t xml:space="preserve"> the ten accounts </w:t>
      </w:r>
      <w:ins w:id="1663" w:author="GKARANI GEORGIA" w:date="2026-06-15T11:05:00Z">
        <w:r w:rsidR="00E71DA6">
          <w:t xml:space="preserve">with the highest number of received </w:t>
        </w:r>
      </w:ins>
      <w:del w:id="1664" w:author="GKARANI GEORGIA" w:date="2026-06-15T11:05:00Z">
        <w:r w:rsidDel="00E71DA6">
          <w:delText xml:space="preserve">that received most </w:delText>
        </w:r>
      </w:del>
      <w:r>
        <w:t xml:space="preserve">transactions </w:t>
      </w:r>
      <w:ins w:id="1665" w:author="GKARANI GEORGIA" w:date="2026-06-15T11:05:00Z">
        <w:r w:rsidR="00E71DA6">
          <w:t xml:space="preserve">across datasets containing </w:t>
        </w:r>
      </w:ins>
      <w:del w:id="1666" w:author="GKARANI GEORGIA" w:date="2026-06-15T11:05:00Z">
        <w:r w:rsidDel="00E71DA6">
          <w:delText xml:space="preserve">over </w:delText>
        </w:r>
      </w:del>
      <w:r>
        <w:t>2, 10, 50, and 100 blocks.</w:t>
      </w:r>
      <w:ins w:id="1667" w:author="GKARANI GEORGIA" w:date="2026-06-15T11:04:00Z">
        <w:r w:rsidR="000B6276">
          <w:t xml:space="preserve"> </w:t>
        </w:r>
      </w:ins>
    </w:p>
    <w:p w14:paraId="63C9EE1E" w14:textId="76E6AE31" w:rsidR="1E61DACF" w:rsidDel="00E35116" w:rsidRDefault="1E61DACF" w:rsidP="1E61DACF">
      <w:pPr>
        <w:pStyle w:val="CaptionedFigure"/>
        <w:jc w:val="center"/>
        <w:rPr>
          <w:del w:id="1668" w:author="GKARANI GEORGIA" w:date="2026-06-14T14:47:00Z"/>
        </w:rPr>
      </w:pPr>
    </w:p>
    <w:p w14:paraId="41C8F396" w14:textId="31CDC1DE" w:rsidR="00C525A6" w:rsidRDefault="6ACD2151" w:rsidP="1E61DACF">
      <w:pPr>
        <w:pStyle w:val="CaptionedFigure"/>
        <w:jc w:val="center"/>
      </w:pPr>
      <w:r>
        <w:rPr>
          <w:noProof/>
        </w:rPr>
        <w:drawing>
          <wp:inline distT="0" distB="0" distL="0" distR="0" wp14:anchorId="11216B40" wp14:editId="05D97B06">
            <wp:extent cx="5943600" cy="2971800"/>
            <wp:effectExtent l="0" t="0" r="0" b="0"/>
            <wp:docPr id="186833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3328" name="Picture 186833328"/>
                    <pic:cNvPicPr/>
                  </pic:nvPicPr>
                  <pic:blipFill>
                    <a:blip r:embed="rId17">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14:paraId="125D630C" w14:textId="68AA51B1" w:rsidR="3B7BEF9D" w:rsidRDefault="3B7BEF9D" w:rsidP="1E61DACF">
      <w:pPr>
        <w:pStyle w:val="a0"/>
        <w:jc w:val="center"/>
        <w:rPr>
          <w:ins w:id="1669" w:author="GKARANI GEORGIA" w:date="2026-06-15T11:06:00Z"/>
        </w:rPr>
      </w:pPr>
      <w:r w:rsidRPr="1E61DACF">
        <w:rPr>
          <w:b/>
          <w:bCs/>
        </w:rPr>
        <w:t xml:space="preserve">Figure 6. </w:t>
      </w:r>
      <w:del w:id="1670" w:author="GKARANI GEORGIA" w:date="2026-06-15T11:06:00Z">
        <w:r w:rsidDel="00E71DA6">
          <w:delText>Percentage of transactions received</w:delText>
        </w:r>
        <w:r w:rsidR="003A50A2" w:rsidDel="00E71DA6">
          <w:delText>.</w:delText>
        </w:r>
        <w:r w:rsidDel="00E71DA6">
          <w:delText xml:space="preserve"> </w:delText>
        </w:r>
      </w:del>
      <w:r w:rsidR="003A50A2">
        <w:t xml:space="preserve">Top ten accounts </w:t>
      </w:r>
      <w:ins w:id="1671" w:author="GKARANI GEORGIA" w:date="2026-06-15T11:06:00Z">
        <w:r w:rsidR="00E71DA6">
          <w:t xml:space="preserve">by percentage of received transactions across </w:t>
        </w:r>
      </w:ins>
      <w:del w:id="1672" w:author="GKARANI GEORGIA" w:date="2026-06-15T11:06:00Z">
        <w:r w:rsidR="003A50A2" w:rsidDel="00E71DA6">
          <w:delText xml:space="preserve">over </w:delText>
        </w:r>
      </w:del>
      <w:r w:rsidR="003A50A2">
        <w:t>2, 10, 50, and 100 blocks</w:t>
      </w:r>
      <w:ins w:id="1673" w:author="GKARANI GEORGIA" w:date="2026-06-15T11:07:00Z">
        <w:r w:rsidR="00E71DA6">
          <w:t>.</w:t>
        </w:r>
      </w:ins>
      <w:del w:id="1674" w:author="GKARANI GEORGIA" w:date="2026-06-15T11:07:00Z">
        <w:r w:rsidDel="00E71DA6">
          <w:delText xml:space="preserve"> </w:delText>
        </w:r>
      </w:del>
    </w:p>
    <w:p w14:paraId="3DC42E03" w14:textId="1F24544A" w:rsidR="00E71DA6" w:rsidDel="00E71DA6" w:rsidRDefault="00E71DA6" w:rsidP="1E61DACF">
      <w:pPr>
        <w:pStyle w:val="a0"/>
        <w:jc w:val="center"/>
        <w:rPr>
          <w:del w:id="1675" w:author="GKARANI GEORGIA" w:date="2026-06-15T11:07:00Z"/>
        </w:rPr>
      </w:pPr>
    </w:p>
    <w:p w14:paraId="5FDC6E73" w14:textId="4DC9A896" w:rsidR="003C61D6" w:rsidRDefault="003C61D6">
      <w:pPr>
        <w:pStyle w:val="a0"/>
        <w:jc w:val="both"/>
        <w:rPr>
          <w:ins w:id="1676" w:author="GKARANI GEORGIA" w:date="2026-06-15T11:07:00Z"/>
        </w:rPr>
        <w:pPrChange w:id="1677" w:author="GKARANI GEORGIA" w:date="2026-06-15T11:09:00Z">
          <w:pPr>
            <w:pStyle w:val="a0"/>
          </w:pPr>
        </w:pPrChange>
      </w:pPr>
      <w:del w:id="1678" w:author="GKARANI GEORGIA" w:date="2026-06-15T11:07:00Z">
        <w:r w:rsidDel="0006371C">
          <w:delText>Note that the</w:delText>
        </w:r>
      </w:del>
      <w:ins w:id="1679" w:author="GKARANI GEORGIA" w:date="2026-06-15T11:07:00Z">
        <w:r w:rsidR="0006371C">
          <w:t>The</w:t>
        </w:r>
      </w:ins>
      <w:r>
        <w:t xml:space="preserve"> </w:t>
      </w:r>
      <w:r w:rsidR="0010729A">
        <w:t xml:space="preserve">previous </w:t>
      </w:r>
      <w:r>
        <w:t xml:space="preserve">query traverses the graph </w:t>
      </w:r>
      <w:r w:rsidRPr="0006371C">
        <w:rPr>
          <w:iCs/>
          <w:rPrChange w:id="1680" w:author="GKARANI GEORGIA" w:date="2026-06-15T11:08:00Z">
            <w:rPr>
              <w:i/>
              <w:iCs/>
            </w:rPr>
          </w:rPrChange>
        </w:rPr>
        <w:t>twice</w:t>
      </w:r>
      <w:ins w:id="1681" w:author="GKARANI GEORGIA" w:date="2026-06-15T11:08:00Z">
        <w:r w:rsidR="0006371C">
          <w:t>,</w:t>
        </w:r>
      </w:ins>
      <w:r>
        <w:t xml:space="preserve"> </w:t>
      </w:r>
      <w:ins w:id="1682" w:author="GKARANI GEORGIA" w:date="2026-06-15T11:08:00Z">
        <w:r w:rsidR="0006371C">
          <w:t xml:space="preserve">using </w:t>
        </w:r>
      </w:ins>
      <w:del w:id="1683" w:author="GKARANI GEORGIA" w:date="2026-06-15T11:08:00Z">
        <w:r w:rsidDel="0006371C">
          <w:delText>(</w:delText>
        </w:r>
      </w:del>
      <w:r>
        <w:t xml:space="preserve">two </w:t>
      </w:r>
      <w:r w:rsidRPr="0006371C">
        <w:rPr>
          <w:iCs/>
          <w:rPrChange w:id="1684" w:author="GKARANI GEORGIA" w:date="2026-06-15T11:08:00Z">
            <w:rPr>
              <w:i/>
              <w:iCs/>
            </w:rPr>
          </w:rPrChange>
        </w:rPr>
        <w:t>independent</w:t>
      </w:r>
      <w:r>
        <w:t xml:space="preserve"> MATCH clauses</w:t>
      </w:r>
      <w:del w:id="1685" w:author="GKARANI GEORGIA" w:date="2026-06-15T11:08:00Z">
        <w:r w:rsidDel="0006371C">
          <w:delText>)</w:delText>
        </w:r>
      </w:del>
      <w:r>
        <w:t xml:space="preserve">. </w:t>
      </w:r>
      <w:ins w:id="1686" w:author="GKARANI GEORGIA" w:date="2026-06-15T11:08:00Z">
        <w:r w:rsidR="0006371C">
          <w:t xml:space="preserve">However, </w:t>
        </w:r>
      </w:ins>
      <w:del w:id="1687" w:author="GKARANI GEORGIA" w:date="2026-06-15T11:08:00Z">
        <w:r w:rsidDel="0006371C">
          <w:delText xml:space="preserve">It is possible to traverse </w:delText>
        </w:r>
      </w:del>
      <w:r>
        <w:t xml:space="preserve">the graph </w:t>
      </w:r>
      <w:ins w:id="1688" w:author="GKARANI GEORGIA" w:date="2026-06-15T11:08:00Z">
        <w:r w:rsidR="0006371C">
          <w:t xml:space="preserve">can be traversed </w:t>
        </w:r>
      </w:ins>
      <w:r w:rsidRPr="0006371C">
        <w:rPr>
          <w:iCs/>
          <w:rPrChange w:id="1689" w:author="GKARANI GEORGIA" w:date="2026-06-15T11:08:00Z">
            <w:rPr>
              <w:i/>
              <w:iCs/>
            </w:rPr>
          </w:rPrChange>
        </w:rPr>
        <w:t>only once</w:t>
      </w:r>
      <w:r>
        <w:t xml:space="preserve"> </w:t>
      </w:r>
      <w:ins w:id="1690" w:author="GKARANI GEORGIA" w:date="2026-06-15T11:08:00Z">
        <w:r w:rsidR="0006371C">
          <w:t xml:space="preserve">by using </w:t>
        </w:r>
      </w:ins>
      <w:del w:id="1691" w:author="GKARANI GEORGIA" w:date="2026-06-15T11:08:00Z">
        <w:r w:rsidDel="0006371C">
          <w:delText xml:space="preserve">with </w:delText>
        </w:r>
      </w:del>
      <w:r>
        <w:t>the following query:</w:t>
      </w:r>
    </w:p>
    <w:p w14:paraId="23D32F55" w14:textId="72114096" w:rsidR="0006371C" w:rsidDel="000A236E" w:rsidRDefault="0006371C" w:rsidP="003C61D6">
      <w:pPr>
        <w:pStyle w:val="a0"/>
        <w:rPr>
          <w:del w:id="1692" w:author="GKARANI GEORGIA" w:date="2026-06-15T11:09:00Z"/>
        </w:rPr>
      </w:pPr>
    </w:p>
    <w:p w14:paraId="5495EDD3" w14:textId="77777777" w:rsidR="00DE2A7B" w:rsidRPr="00DE2A7B" w:rsidRDefault="00DE2A7B" w:rsidP="00DE2A7B">
      <w:pPr>
        <w:pStyle w:val="a0"/>
        <w:spacing w:before="0" w:after="0"/>
        <w:rPr>
          <w:rStyle w:val="VerbatimChar"/>
        </w:rPr>
      </w:pPr>
      <w:r w:rsidRPr="00DE2A7B">
        <w:rPr>
          <w:rStyle w:val="VerbatimChar"/>
          <w:b/>
          <w:bCs/>
        </w:rPr>
        <w:t>MATCH</w:t>
      </w:r>
      <w:r w:rsidRPr="00DE2A7B">
        <w:rPr>
          <w:rStyle w:val="VerbatimChar"/>
        </w:rPr>
        <w:t xml:space="preserve"> (</w:t>
      </w:r>
      <w:proofErr w:type="spellStart"/>
      <w:proofErr w:type="gramStart"/>
      <w:r w:rsidRPr="00DE2A7B">
        <w:rPr>
          <w:rStyle w:val="VerbatimChar"/>
        </w:rPr>
        <w:t>u:User</w:t>
      </w:r>
      <w:proofErr w:type="spellEnd"/>
      <w:proofErr w:type="gramEnd"/>
      <w:r w:rsidRPr="00DE2A7B">
        <w:rPr>
          <w:rStyle w:val="VerbatimChar"/>
        </w:rPr>
        <w:t>)-[:</w:t>
      </w:r>
      <w:r w:rsidRPr="00DE2A7B">
        <w:rPr>
          <w:rStyle w:val="VerbatimChar"/>
          <w:b/>
          <w:bCs/>
          <w:color w:val="0070C0"/>
        </w:rPr>
        <w:t>RECEIVED_BY</w:t>
      </w:r>
      <w:r w:rsidRPr="00DE2A7B">
        <w:rPr>
          <w:rStyle w:val="VerbatimChar"/>
        </w:rPr>
        <w:t>]-&gt;(</w:t>
      </w:r>
      <w:proofErr w:type="spellStart"/>
      <w:r w:rsidRPr="00DE2A7B">
        <w:rPr>
          <w:rStyle w:val="VerbatimChar"/>
        </w:rPr>
        <w:t>tx</w:t>
      </w:r>
      <w:proofErr w:type="spellEnd"/>
      <w:r w:rsidRPr="00DE2A7B">
        <w:rPr>
          <w:rStyle w:val="VerbatimChar"/>
        </w:rPr>
        <w:t>)</w:t>
      </w:r>
    </w:p>
    <w:p w14:paraId="16D19E62" w14:textId="77777777" w:rsidR="00DE2A7B" w:rsidRPr="00DE2A7B" w:rsidRDefault="00DE2A7B" w:rsidP="00DE2A7B">
      <w:pPr>
        <w:pStyle w:val="a0"/>
        <w:spacing w:before="0" w:after="0"/>
        <w:rPr>
          <w:rStyle w:val="VerbatimChar"/>
        </w:rPr>
      </w:pPr>
      <w:r w:rsidRPr="00DE2A7B">
        <w:rPr>
          <w:rStyle w:val="VerbatimChar"/>
          <w:b/>
          <w:bCs/>
        </w:rPr>
        <w:t>WITH</w:t>
      </w:r>
      <w:r w:rsidRPr="00DE2A7B">
        <w:rPr>
          <w:rStyle w:val="VerbatimChar"/>
        </w:rPr>
        <w:t xml:space="preserve"> </w:t>
      </w:r>
      <w:proofErr w:type="spellStart"/>
      <w:proofErr w:type="gramStart"/>
      <w:r w:rsidRPr="00DE2A7B">
        <w:rPr>
          <w:rStyle w:val="VerbatimChar"/>
        </w:rPr>
        <w:t>u.address</w:t>
      </w:r>
      <w:proofErr w:type="spellEnd"/>
      <w:proofErr w:type="gramEnd"/>
      <w:r w:rsidRPr="00DE2A7B">
        <w:rPr>
          <w:rStyle w:val="VerbatimChar"/>
        </w:rPr>
        <w:t xml:space="preserve"> </w:t>
      </w:r>
      <w:r w:rsidRPr="00DE2A7B">
        <w:rPr>
          <w:rStyle w:val="VerbatimChar"/>
          <w:b/>
          <w:bCs/>
        </w:rPr>
        <w:t>AS</w:t>
      </w:r>
      <w:r w:rsidRPr="00DE2A7B">
        <w:rPr>
          <w:rStyle w:val="VerbatimChar"/>
        </w:rPr>
        <w:t xml:space="preserve"> account, </w:t>
      </w:r>
      <w:r w:rsidRPr="00DE2A7B">
        <w:rPr>
          <w:rStyle w:val="VerbatimChar"/>
          <w:b/>
          <w:bCs/>
        </w:rPr>
        <w:t>COUNT</w:t>
      </w:r>
      <w:r w:rsidRPr="00DE2A7B">
        <w:rPr>
          <w:rStyle w:val="VerbatimChar"/>
        </w:rPr>
        <w:t>(</w:t>
      </w:r>
      <w:proofErr w:type="spellStart"/>
      <w:r w:rsidRPr="00DE2A7B">
        <w:rPr>
          <w:rStyle w:val="VerbatimChar"/>
        </w:rPr>
        <w:t>tx</w:t>
      </w:r>
      <w:proofErr w:type="spellEnd"/>
      <w:r w:rsidRPr="00DE2A7B">
        <w:rPr>
          <w:rStyle w:val="VerbatimChar"/>
        </w:rPr>
        <w:t xml:space="preserve">) </w:t>
      </w:r>
      <w:r w:rsidRPr="00DE2A7B">
        <w:rPr>
          <w:rStyle w:val="VerbatimChar"/>
          <w:b/>
          <w:bCs/>
        </w:rPr>
        <w:t>AS</w:t>
      </w:r>
      <w:r w:rsidRPr="00DE2A7B">
        <w:rPr>
          <w:rStyle w:val="VerbatimChar"/>
        </w:rPr>
        <w:t xml:space="preserve"> </w:t>
      </w:r>
      <w:proofErr w:type="spellStart"/>
      <w:r w:rsidRPr="00DE2A7B">
        <w:rPr>
          <w:rStyle w:val="VerbatimChar"/>
        </w:rPr>
        <w:t>received_transactions</w:t>
      </w:r>
      <w:proofErr w:type="spellEnd"/>
    </w:p>
    <w:p w14:paraId="02B5CA35" w14:textId="77777777" w:rsidR="00DE2A7B" w:rsidRPr="00DE2A7B" w:rsidRDefault="00DE2A7B" w:rsidP="00DE2A7B">
      <w:pPr>
        <w:pStyle w:val="a0"/>
        <w:spacing w:before="0" w:after="0"/>
        <w:rPr>
          <w:rStyle w:val="VerbatimChar"/>
        </w:rPr>
      </w:pPr>
      <w:r w:rsidRPr="00DE2A7B">
        <w:rPr>
          <w:rStyle w:val="VerbatimChar"/>
          <w:b/>
          <w:bCs/>
        </w:rPr>
        <w:t>WITH</w:t>
      </w:r>
      <w:r w:rsidRPr="00DE2A7B">
        <w:rPr>
          <w:rStyle w:val="VerbatimChar"/>
        </w:rPr>
        <w:t xml:space="preserve"> </w:t>
      </w:r>
      <w:proofErr w:type="gramStart"/>
      <w:r w:rsidRPr="00DE2A7B">
        <w:rPr>
          <w:rStyle w:val="VerbatimChar"/>
          <w:b/>
          <w:bCs/>
        </w:rPr>
        <w:t>COLLECT</w:t>
      </w:r>
      <w:r w:rsidRPr="00DE2A7B">
        <w:rPr>
          <w:rStyle w:val="VerbatimChar"/>
        </w:rPr>
        <w:t>(</w:t>
      </w:r>
      <w:proofErr w:type="gramEnd"/>
      <w:r w:rsidRPr="00DE2A7B">
        <w:rPr>
          <w:rStyle w:val="VerbatimChar"/>
        </w:rPr>
        <w:t xml:space="preserve">{account: account, </w:t>
      </w:r>
      <w:proofErr w:type="spellStart"/>
      <w:r w:rsidRPr="00DE2A7B">
        <w:rPr>
          <w:rStyle w:val="VerbatimChar"/>
        </w:rPr>
        <w:t>cnt</w:t>
      </w:r>
      <w:proofErr w:type="spellEnd"/>
      <w:r w:rsidRPr="00DE2A7B">
        <w:rPr>
          <w:rStyle w:val="VerbatimChar"/>
        </w:rPr>
        <w:t xml:space="preserve">: </w:t>
      </w:r>
      <w:proofErr w:type="spellStart"/>
      <w:r w:rsidRPr="00DE2A7B">
        <w:rPr>
          <w:rStyle w:val="VerbatimChar"/>
        </w:rPr>
        <w:t>received_transactions</w:t>
      </w:r>
      <w:proofErr w:type="spellEnd"/>
      <w:r w:rsidRPr="00DE2A7B">
        <w:rPr>
          <w:rStyle w:val="VerbatimChar"/>
        </w:rPr>
        <w:t xml:space="preserve">}) </w:t>
      </w:r>
      <w:r w:rsidRPr="00DE2A7B">
        <w:rPr>
          <w:rStyle w:val="VerbatimChar"/>
          <w:b/>
          <w:bCs/>
        </w:rPr>
        <w:t>AS</w:t>
      </w:r>
      <w:r w:rsidRPr="00DE2A7B">
        <w:rPr>
          <w:rStyle w:val="VerbatimChar"/>
        </w:rPr>
        <w:t xml:space="preserve"> rows,</w:t>
      </w:r>
    </w:p>
    <w:p w14:paraId="131AF400" w14:textId="77777777" w:rsidR="00DE2A7B" w:rsidRPr="00DE2A7B" w:rsidRDefault="00DE2A7B" w:rsidP="00DE2A7B">
      <w:pPr>
        <w:pStyle w:val="a0"/>
        <w:spacing w:before="0" w:after="0"/>
        <w:rPr>
          <w:rStyle w:val="VerbatimChar"/>
        </w:rPr>
      </w:pPr>
      <w:r w:rsidRPr="00DE2A7B">
        <w:rPr>
          <w:rStyle w:val="VerbatimChar"/>
        </w:rPr>
        <w:t xml:space="preserve">     </w:t>
      </w:r>
      <w:proofErr w:type="gramStart"/>
      <w:r w:rsidRPr="00DE2A7B">
        <w:rPr>
          <w:rStyle w:val="VerbatimChar"/>
          <w:b/>
          <w:bCs/>
        </w:rPr>
        <w:t>SUM</w:t>
      </w:r>
      <w:r w:rsidRPr="00DE2A7B">
        <w:rPr>
          <w:rStyle w:val="VerbatimChar"/>
        </w:rPr>
        <w:t>(</w:t>
      </w:r>
      <w:proofErr w:type="spellStart"/>
      <w:proofErr w:type="gramEnd"/>
      <w:r w:rsidRPr="00DE2A7B">
        <w:rPr>
          <w:rStyle w:val="VerbatimChar"/>
        </w:rPr>
        <w:t>received_transactions</w:t>
      </w:r>
      <w:proofErr w:type="spellEnd"/>
      <w:r w:rsidRPr="00DE2A7B">
        <w:rPr>
          <w:rStyle w:val="VerbatimChar"/>
        </w:rPr>
        <w:t xml:space="preserve">) </w:t>
      </w:r>
      <w:r w:rsidRPr="00DE2A7B">
        <w:rPr>
          <w:rStyle w:val="VerbatimChar"/>
          <w:b/>
          <w:bCs/>
        </w:rPr>
        <w:t>AS</w:t>
      </w:r>
      <w:r w:rsidRPr="00DE2A7B">
        <w:rPr>
          <w:rStyle w:val="VerbatimChar"/>
        </w:rPr>
        <w:t xml:space="preserve"> </w:t>
      </w:r>
      <w:proofErr w:type="spellStart"/>
      <w:r w:rsidRPr="00DE2A7B">
        <w:rPr>
          <w:rStyle w:val="VerbatimChar"/>
        </w:rPr>
        <w:t>total_transactions</w:t>
      </w:r>
      <w:proofErr w:type="spellEnd"/>
    </w:p>
    <w:p w14:paraId="0C0F65F1" w14:textId="77777777" w:rsidR="00DE2A7B" w:rsidRPr="00DE2A7B" w:rsidRDefault="00DE2A7B" w:rsidP="00DE2A7B">
      <w:pPr>
        <w:pStyle w:val="a0"/>
        <w:spacing w:before="0" w:after="0"/>
        <w:rPr>
          <w:rStyle w:val="VerbatimChar"/>
        </w:rPr>
      </w:pPr>
      <w:r w:rsidRPr="00DE2A7B">
        <w:rPr>
          <w:rStyle w:val="VerbatimChar"/>
          <w:b/>
          <w:bCs/>
        </w:rPr>
        <w:t>UNWIND</w:t>
      </w:r>
      <w:r w:rsidRPr="00DE2A7B">
        <w:rPr>
          <w:rStyle w:val="VerbatimChar"/>
        </w:rPr>
        <w:t xml:space="preserve"> rows </w:t>
      </w:r>
      <w:r w:rsidRPr="00DE2A7B">
        <w:rPr>
          <w:rStyle w:val="VerbatimChar"/>
          <w:b/>
          <w:bCs/>
        </w:rPr>
        <w:t>AS</w:t>
      </w:r>
      <w:r w:rsidRPr="00DE2A7B">
        <w:rPr>
          <w:rStyle w:val="VerbatimChar"/>
        </w:rPr>
        <w:t xml:space="preserve"> row</w:t>
      </w:r>
    </w:p>
    <w:p w14:paraId="45C69309" w14:textId="77777777" w:rsidR="00DE2A7B" w:rsidRPr="00DE2A7B" w:rsidRDefault="00DE2A7B" w:rsidP="00DE2A7B">
      <w:pPr>
        <w:pStyle w:val="a0"/>
        <w:spacing w:before="0" w:after="0"/>
        <w:rPr>
          <w:rStyle w:val="VerbatimChar"/>
        </w:rPr>
      </w:pPr>
      <w:r w:rsidRPr="00DE2A7B">
        <w:rPr>
          <w:rStyle w:val="VerbatimChar"/>
          <w:b/>
          <w:bCs/>
        </w:rPr>
        <w:t>RETURN</w:t>
      </w:r>
      <w:r w:rsidRPr="00DE2A7B">
        <w:rPr>
          <w:rStyle w:val="VerbatimChar"/>
        </w:rPr>
        <w:t xml:space="preserve"> </w:t>
      </w:r>
      <w:proofErr w:type="spellStart"/>
      <w:proofErr w:type="gramStart"/>
      <w:r w:rsidRPr="00DE2A7B">
        <w:rPr>
          <w:rStyle w:val="VerbatimChar"/>
        </w:rPr>
        <w:t>row.account</w:t>
      </w:r>
      <w:proofErr w:type="spellEnd"/>
      <w:proofErr w:type="gramEnd"/>
      <w:r w:rsidRPr="00DE2A7B">
        <w:rPr>
          <w:rStyle w:val="VerbatimChar"/>
        </w:rPr>
        <w:t xml:space="preserve"> </w:t>
      </w:r>
      <w:r w:rsidRPr="00DE2A7B">
        <w:rPr>
          <w:rStyle w:val="VerbatimChar"/>
          <w:b/>
          <w:bCs/>
        </w:rPr>
        <w:t>AS</w:t>
      </w:r>
      <w:r w:rsidRPr="00DE2A7B">
        <w:rPr>
          <w:rStyle w:val="VerbatimChar"/>
        </w:rPr>
        <w:t xml:space="preserve"> account,</w:t>
      </w:r>
    </w:p>
    <w:p w14:paraId="1B58B48E" w14:textId="615D7587" w:rsidR="00DE2A7B" w:rsidRPr="00DE2A7B" w:rsidRDefault="00DE2A7B" w:rsidP="00DE2A7B">
      <w:pPr>
        <w:pStyle w:val="a0"/>
        <w:spacing w:before="0" w:after="0"/>
        <w:rPr>
          <w:rStyle w:val="VerbatimChar"/>
        </w:rPr>
      </w:pPr>
      <w:r w:rsidRPr="00DE2A7B">
        <w:rPr>
          <w:rStyle w:val="VerbatimChar"/>
        </w:rPr>
        <w:t xml:space="preserve">       (</w:t>
      </w:r>
      <w:proofErr w:type="spellStart"/>
      <w:r w:rsidRPr="00DE2A7B">
        <w:rPr>
          <w:rStyle w:val="VerbatimChar"/>
        </w:rPr>
        <w:t>row.cnt</w:t>
      </w:r>
      <w:proofErr w:type="spellEnd"/>
      <w:r w:rsidRPr="00DE2A7B">
        <w:rPr>
          <w:rStyle w:val="VerbatimChar"/>
        </w:rPr>
        <w:t xml:space="preserve"> / </w:t>
      </w:r>
      <w:proofErr w:type="spellStart"/>
      <w:r w:rsidRPr="00DE2A7B">
        <w:rPr>
          <w:rStyle w:val="VerbatimChar"/>
        </w:rPr>
        <w:t>total_transactions</w:t>
      </w:r>
      <w:proofErr w:type="spellEnd"/>
      <w:r w:rsidRPr="00DE2A7B">
        <w:rPr>
          <w:rStyle w:val="VerbatimChar"/>
        </w:rPr>
        <w:t xml:space="preserve">) * 100 </w:t>
      </w:r>
      <w:r w:rsidRPr="00DE2A7B">
        <w:rPr>
          <w:rStyle w:val="VerbatimChar"/>
          <w:b/>
          <w:bCs/>
        </w:rPr>
        <w:t>AS</w:t>
      </w:r>
      <w:r w:rsidRPr="00DE2A7B">
        <w:rPr>
          <w:rStyle w:val="VerbatimChar"/>
        </w:rPr>
        <w:t xml:space="preserve"> </w:t>
      </w:r>
      <w:proofErr w:type="spellStart"/>
      <w:r w:rsidRPr="00DE2A7B">
        <w:rPr>
          <w:rStyle w:val="VerbatimChar"/>
        </w:rPr>
        <w:t>received_percentage</w:t>
      </w:r>
      <w:proofErr w:type="spellEnd"/>
    </w:p>
    <w:p w14:paraId="35135BC4" w14:textId="77777777" w:rsidR="00DE2A7B" w:rsidRPr="00DE2A7B" w:rsidRDefault="00DE2A7B" w:rsidP="00DE2A7B">
      <w:pPr>
        <w:pStyle w:val="a0"/>
        <w:spacing w:before="0" w:after="0"/>
        <w:rPr>
          <w:rStyle w:val="VerbatimChar"/>
        </w:rPr>
      </w:pPr>
      <w:r w:rsidRPr="00DE2A7B">
        <w:rPr>
          <w:rStyle w:val="VerbatimChar"/>
          <w:b/>
          <w:bCs/>
        </w:rPr>
        <w:t>ORDER BY</w:t>
      </w:r>
      <w:r w:rsidRPr="00DE2A7B">
        <w:rPr>
          <w:rStyle w:val="VerbatimChar"/>
        </w:rPr>
        <w:t xml:space="preserve"> </w:t>
      </w:r>
      <w:proofErr w:type="spellStart"/>
      <w:r w:rsidRPr="00DE2A7B">
        <w:rPr>
          <w:rStyle w:val="VerbatimChar"/>
        </w:rPr>
        <w:t>received_percentage</w:t>
      </w:r>
      <w:proofErr w:type="spellEnd"/>
      <w:r w:rsidRPr="00DE2A7B">
        <w:rPr>
          <w:rStyle w:val="VerbatimChar"/>
        </w:rPr>
        <w:t xml:space="preserve"> </w:t>
      </w:r>
      <w:r w:rsidRPr="00DE2A7B">
        <w:rPr>
          <w:rStyle w:val="VerbatimChar"/>
          <w:b/>
          <w:bCs/>
        </w:rPr>
        <w:t>DESC</w:t>
      </w:r>
    </w:p>
    <w:p w14:paraId="7BAC6C6C" w14:textId="42B4402D" w:rsidR="00DE2A7B" w:rsidRPr="00DE2A7B" w:rsidDel="000A236E" w:rsidRDefault="00DE2A7B" w:rsidP="00DE2A7B">
      <w:pPr>
        <w:pStyle w:val="a0"/>
        <w:spacing w:before="0" w:after="0"/>
        <w:rPr>
          <w:del w:id="1693" w:author="GKARANI GEORGIA" w:date="2026-06-15T11:09:00Z"/>
          <w:rStyle w:val="VerbatimChar"/>
        </w:rPr>
      </w:pPr>
      <w:r w:rsidRPr="00DE2A7B">
        <w:rPr>
          <w:rStyle w:val="VerbatimChar"/>
          <w:b/>
          <w:bCs/>
        </w:rPr>
        <w:t>LIMIT</w:t>
      </w:r>
      <w:r w:rsidRPr="00DE2A7B">
        <w:rPr>
          <w:rStyle w:val="VerbatimChar"/>
        </w:rPr>
        <w:t xml:space="preserve"> 10</w:t>
      </w:r>
    </w:p>
    <w:p w14:paraId="562E9C31" w14:textId="77777777" w:rsidR="00DE2A7B" w:rsidRDefault="00DE2A7B" w:rsidP="003C61D6">
      <w:pPr>
        <w:pStyle w:val="a0"/>
        <w:spacing w:before="0" w:after="0"/>
        <w:rPr>
          <w:rStyle w:val="VerbatimChar"/>
        </w:rPr>
      </w:pPr>
    </w:p>
    <w:p w14:paraId="229E9973" w14:textId="38F39C6A" w:rsidR="0085233B" w:rsidRDefault="00123542" w:rsidP="0066590F">
      <w:pPr>
        <w:pStyle w:val="a0"/>
        <w:jc w:val="both"/>
        <w:rPr>
          <w:ins w:id="1694" w:author="GKARANI GEORGIA" w:date="2026-06-15T11:09:00Z"/>
        </w:rPr>
      </w:pPr>
      <w:ins w:id="1695" w:author="GKARANI GEORGIA" w:date="2026-06-15T11:09:00Z">
        <w:r>
          <w:t>Using the optimized query</w:t>
        </w:r>
      </w:ins>
      <w:del w:id="1696" w:author="GKARANI GEORGIA" w:date="2026-06-15T11:09:00Z">
        <w:r w:rsidR="50E25A03" w:rsidRPr="51DC268C" w:rsidDel="00123542">
          <w:delText>With the new query</w:delText>
        </w:r>
        <w:r w:rsidR="0066590F" w:rsidDel="00123542">
          <w:delText xml:space="preserve"> (that we obtained using Gemini)</w:delText>
        </w:r>
      </w:del>
      <w:r w:rsidR="50E25A03" w:rsidRPr="51DC268C">
        <w:t xml:space="preserve">, the results </w:t>
      </w:r>
      <w:ins w:id="1697" w:author="GKARANI GEORGIA" w:date="2026-06-15T11:09:00Z">
        <w:r>
          <w:t>remained unchanged</w:t>
        </w:r>
      </w:ins>
      <w:del w:id="1698" w:author="GKARANI GEORGIA" w:date="2026-06-15T11:09:00Z">
        <w:r w:rsidR="50E25A03" w:rsidRPr="51DC268C" w:rsidDel="00123542">
          <w:delText>were the same</w:delText>
        </w:r>
      </w:del>
      <w:r w:rsidR="50E25A03" w:rsidRPr="51DC268C">
        <w:t xml:space="preserve">, </w:t>
      </w:r>
      <w:ins w:id="1699" w:author="GKARANI GEORGIA" w:date="2026-06-15T11:09:00Z">
        <w:r>
          <w:t xml:space="preserve">while </w:t>
        </w:r>
      </w:ins>
      <w:del w:id="1700" w:author="GKARANI GEORGIA" w:date="2026-06-15T11:09:00Z">
        <w:r w:rsidR="50E25A03" w:rsidRPr="51DC268C" w:rsidDel="00123542">
          <w:delText xml:space="preserve">but </w:delText>
        </w:r>
      </w:del>
      <w:r w:rsidR="50E25A03" w:rsidRPr="51DC268C">
        <w:t xml:space="preserve">the execution time </w:t>
      </w:r>
      <w:ins w:id="1701" w:author="GKARANI GEORGIA" w:date="2026-06-15T11:10:00Z">
        <w:r>
          <w:t xml:space="preserve">was reduced by approximately </w:t>
        </w:r>
      </w:ins>
      <w:del w:id="1702" w:author="GKARANI GEORGIA" w:date="2026-06-15T11:10:00Z">
        <w:r w:rsidR="50E25A03" w:rsidRPr="51DC268C" w:rsidDel="00123542">
          <w:delText>improved</w:delText>
        </w:r>
        <w:r w:rsidR="0066590F" w:rsidDel="00123542">
          <w:delText xml:space="preserve"> </w:delText>
        </w:r>
      </w:del>
      <w:r w:rsidR="0066590F">
        <w:t xml:space="preserve">50% </w:t>
      </w:r>
      <w:ins w:id="1703" w:author="GKARANI GEORGIA" w:date="2026-06-15T11:10:00Z">
        <w:r>
          <w:t xml:space="preserve">compared with </w:t>
        </w:r>
      </w:ins>
      <w:del w:id="1704" w:author="GKARANI GEORGIA" w:date="2026-06-15T11:10:00Z">
        <w:r w:rsidR="0066590F" w:rsidDel="00123542">
          <w:delText xml:space="preserve">w.r.t </w:delText>
        </w:r>
      </w:del>
      <w:r w:rsidR="0066590F">
        <w:t>the previous query</w:t>
      </w:r>
      <w:ins w:id="1705" w:author="GKARANI GEORGIA" w:date="2026-06-15T11:10:00Z">
        <w:r>
          <w:t>.</w:t>
        </w:r>
      </w:ins>
      <w:r w:rsidR="0066590F">
        <w:t xml:space="preserve"> </w:t>
      </w:r>
      <w:ins w:id="1706" w:author="GKARANI GEORGIA" w:date="2026-06-15T11:10:00Z">
        <w:r>
          <w:t>H</w:t>
        </w:r>
      </w:ins>
      <w:del w:id="1707" w:author="GKARANI GEORGIA" w:date="2026-06-15T11:10:00Z">
        <w:r w:rsidR="0066590F" w:rsidDel="00123542">
          <w:delText>(h</w:delText>
        </w:r>
      </w:del>
      <w:r w:rsidR="0066590F">
        <w:t xml:space="preserve">owever, both queries </w:t>
      </w:r>
      <w:ins w:id="1708" w:author="GKARANI GEORGIA" w:date="2026-06-15T11:10:00Z">
        <w:r>
          <w:t xml:space="preserve">were </w:t>
        </w:r>
      </w:ins>
      <w:r w:rsidR="0066590F">
        <w:t>executed in less than a second</w:t>
      </w:r>
      <w:ins w:id="1709" w:author="GKARANI GEORGIA" w:date="2026-06-15T11:10:00Z">
        <w:r>
          <w:t>,</w:t>
        </w:r>
      </w:ins>
      <w:r w:rsidR="0066590F">
        <w:t xml:space="preserve"> even </w:t>
      </w:r>
      <w:ins w:id="1710" w:author="GKARANI GEORGIA" w:date="2026-06-15T11:10:00Z">
        <w:r>
          <w:t xml:space="preserve">for the dataset containing </w:t>
        </w:r>
      </w:ins>
      <w:del w:id="1711" w:author="GKARANI GEORGIA" w:date="2026-06-15T11:10:00Z">
        <w:r w:rsidR="0066590F" w:rsidDel="00123542">
          <w:delText xml:space="preserve">with </w:delText>
        </w:r>
      </w:del>
      <w:r w:rsidR="0066590F">
        <w:t>100 blocks</w:t>
      </w:r>
      <w:del w:id="1712" w:author="GKARANI GEORGIA" w:date="2026-06-15T11:10:00Z">
        <w:r w:rsidR="0066590F" w:rsidDel="00123542">
          <w:delText>)</w:delText>
        </w:r>
      </w:del>
      <w:r w:rsidR="50E25A03" w:rsidRPr="51DC268C">
        <w:t>.</w:t>
      </w:r>
      <w:r w:rsidR="50E25A03">
        <w:t xml:space="preserve"> </w:t>
      </w:r>
      <w:r w:rsidR="5C932B83">
        <w:t>Th</w:t>
      </w:r>
      <w:ins w:id="1713" w:author="GKARANI GEORGIA" w:date="2026-06-15T11:10:00Z">
        <w:r>
          <w:t>e</w:t>
        </w:r>
      </w:ins>
      <w:del w:id="1714" w:author="GKARANI GEORGIA" w:date="2026-06-15T11:10:00Z">
        <w:r w:rsidR="5C932B83" w:rsidDel="00123542">
          <w:delText>is</w:delText>
        </w:r>
      </w:del>
      <w:r w:rsidR="5C932B83">
        <w:t xml:space="preserve"> same </w:t>
      </w:r>
      <w:ins w:id="1715" w:author="GKARANI GEORGIA" w:date="2026-06-15T11:10:00Z">
        <w:r>
          <w:t xml:space="preserve">optimization </w:t>
        </w:r>
      </w:ins>
      <w:del w:id="1716" w:author="GKARANI GEORGIA" w:date="2026-06-15T11:10:00Z">
        <w:r w:rsidR="5C932B83" w:rsidDel="00123542">
          <w:delText xml:space="preserve">improvement </w:delText>
        </w:r>
      </w:del>
      <w:r w:rsidR="5C932B83">
        <w:t xml:space="preserve">can </w:t>
      </w:r>
      <w:ins w:id="1717" w:author="GKARANI GEORGIA" w:date="2026-06-15T11:10:00Z">
        <w:r>
          <w:t xml:space="preserve">also </w:t>
        </w:r>
      </w:ins>
      <w:r w:rsidR="5C932B83">
        <w:t xml:space="preserve">be applied to </w:t>
      </w:r>
      <w:ins w:id="1718" w:author="GKARANI GEORGIA" w:date="2026-06-15T11:11:00Z">
        <w:r>
          <w:t>Q</w:t>
        </w:r>
      </w:ins>
      <w:del w:id="1719" w:author="GKARANI GEORGIA" w:date="2026-06-15T11:11:00Z">
        <w:r w:rsidR="5C932B83" w:rsidDel="00123542">
          <w:delText>q</w:delText>
        </w:r>
      </w:del>
      <w:r w:rsidR="5C932B83">
        <w:t>ueries 4.2.2 and 4.2.3</w:t>
      </w:r>
      <w:r w:rsidR="63758EF7">
        <w:t xml:space="preserve">. </w:t>
      </w:r>
      <w:del w:id="1720" w:author="GKARANI GEORGIA" w:date="2026-06-15T11:13:00Z">
        <w:r w:rsidR="63758EF7" w:rsidDel="008A0A13">
          <w:delText>How</w:delText>
        </w:r>
      </w:del>
      <w:ins w:id="1721" w:author="GKARANI GEORGIA" w:date="2026-06-15T11:11:00Z">
        <w:r>
          <w:t>Nevertheless</w:t>
        </w:r>
      </w:ins>
      <w:del w:id="1722" w:author="GKARANI GEORGIA" w:date="2026-06-15T11:11:00Z">
        <w:r w:rsidR="63758EF7" w:rsidDel="00123542">
          <w:delText>ever</w:delText>
        </w:r>
      </w:del>
      <w:r w:rsidR="63758EF7">
        <w:t>, for simplicity</w:t>
      </w:r>
      <w:ins w:id="1723" w:author="GKARANI GEORGIA" w:date="2026-06-15T11:13:00Z">
        <w:r w:rsidR="008A0A13">
          <w:t>,</w:t>
        </w:r>
      </w:ins>
      <w:r w:rsidR="63758EF7">
        <w:t xml:space="preserve"> </w:t>
      </w:r>
      <w:ins w:id="1724" w:author="GKARANI GEORGIA" w:date="2026-06-15T11:11:00Z">
        <w:r>
          <w:t>the non-optimized versions of the queries are presented</w:t>
        </w:r>
      </w:ins>
      <w:del w:id="1725" w:author="GKARANI GEORGIA" w:date="2026-06-15T11:11:00Z">
        <w:r w:rsidR="63758EF7" w:rsidDel="00123542">
          <w:delText>we present the queries without this optimization</w:delText>
        </w:r>
      </w:del>
      <w:r w:rsidR="63758EF7">
        <w:t>.</w:t>
      </w:r>
    </w:p>
    <w:p w14:paraId="6A2486AA" w14:textId="2804B4F9" w:rsidR="00123542" w:rsidDel="008A0A13" w:rsidRDefault="00123542" w:rsidP="0066590F">
      <w:pPr>
        <w:pStyle w:val="a0"/>
        <w:jc w:val="both"/>
        <w:rPr>
          <w:del w:id="1726" w:author="GKARANI GEORGIA" w:date="2026-06-15T11:13:00Z"/>
        </w:rPr>
      </w:pPr>
    </w:p>
    <w:p w14:paraId="5DF4F24A" w14:textId="5ABBD719" w:rsidR="00C525A6" w:rsidRPr="00D206F0" w:rsidRDefault="00D206F0" w:rsidP="00811AA1">
      <w:pPr>
        <w:pStyle w:val="a0"/>
        <w:jc w:val="both"/>
        <w:rPr>
          <w:b/>
          <w:bCs/>
        </w:rPr>
      </w:pPr>
      <w:r w:rsidRPr="00D206F0">
        <w:rPr>
          <w:b/>
          <w:bCs/>
        </w:rPr>
        <w:t>4.2.2 Obtain the ten accounts with the highest percentage of transactions</w:t>
      </w:r>
      <w:r w:rsidR="00943D7E" w:rsidRPr="00943D7E">
        <w:rPr>
          <w:b/>
          <w:bCs/>
        </w:rPr>
        <w:t xml:space="preserve"> </w:t>
      </w:r>
      <w:r w:rsidR="00943D7E" w:rsidRPr="00D206F0">
        <w:rPr>
          <w:b/>
          <w:bCs/>
        </w:rPr>
        <w:t>sent</w:t>
      </w:r>
      <w:r w:rsidRPr="00D206F0">
        <w:rPr>
          <w:b/>
          <w:bCs/>
        </w:rPr>
        <w:t>.</w:t>
      </w:r>
    </w:p>
    <w:p w14:paraId="011A3CC1" w14:textId="7D521D9B" w:rsidR="00C525A6" w:rsidRDefault="00895E06">
      <w:pPr>
        <w:pStyle w:val="SourceCode"/>
      </w:pPr>
      <w:r w:rsidRPr="00E43626">
        <w:rPr>
          <w:rStyle w:val="VerbatimChar"/>
          <w:b/>
          <w:bCs/>
        </w:rPr>
        <w:t>MATCH</w:t>
      </w:r>
      <w:r>
        <w:rPr>
          <w:rStyle w:val="VerbatimChar"/>
        </w:rPr>
        <w:t xml:space="preserve"> (</w:t>
      </w:r>
      <w:proofErr w:type="spellStart"/>
      <w:proofErr w:type="gramStart"/>
      <w:r>
        <w:rPr>
          <w:rStyle w:val="VerbatimChar"/>
        </w:rPr>
        <w:t>u:User</w:t>
      </w:r>
      <w:proofErr w:type="spellEnd"/>
      <w:proofErr w:type="gramEnd"/>
      <w:r>
        <w:rPr>
          <w:rStyle w:val="VerbatimChar"/>
        </w:rPr>
        <w:t>)-[:</w:t>
      </w:r>
      <w:r w:rsidRPr="00E43626">
        <w:rPr>
          <w:rStyle w:val="VerbatimChar"/>
          <w:b/>
          <w:bCs/>
          <w:color w:val="0070C0"/>
        </w:rPr>
        <w:t>SENT_BY</w:t>
      </w:r>
      <w:r>
        <w:rPr>
          <w:rStyle w:val="VerbatimChar"/>
        </w:rPr>
        <w:t>]-&gt;(</w:t>
      </w:r>
      <w:proofErr w:type="spellStart"/>
      <w:r>
        <w:rPr>
          <w:rStyle w:val="VerbatimChar"/>
        </w:rPr>
        <w:t>tx</w:t>
      </w:r>
      <w:proofErr w:type="spellEnd"/>
      <w:r>
        <w:rPr>
          <w:rStyle w:val="VerbatimChar"/>
        </w:rPr>
        <w:t>)</w:t>
      </w:r>
      <w:r>
        <w:br/>
      </w:r>
      <w:r w:rsidRPr="00E43626">
        <w:rPr>
          <w:rStyle w:val="VerbatimChar"/>
          <w:b/>
          <w:bCs/>
        </w:rPr>
        <w:t>WITH COUNT</w:t>
      </w:r>
      <w:r>
        <w:rPr>
          <w:rStyle w:val="VerbatimChar"/>
        </w:rPr>
        <w:t>(</w:t>
      </w:r>
      <w:proofErr w:type="spellStart"/>
      <w:r>
        <w:rPr>
          <w:rStyle w:val="VerbatimChar"/>
        </w:rPr>
        <w:t>tx</w:t>
      </w:r>
      <w:proofErr w:type="spellEnd"/>
      <w:r>
        <w:rPr>
          <w:rStyle w:val="VerbatimChar"/>
        </w:rPr>
        <w:t xml:space="preserve">) AS </w:t>
      </w:r>
      <w:proofErr w:type="spellStart"/>
      <w:r>
        <w:rPr>
          <w:rStyle w:val="VerbatimChar"/>
        </w:rPr>
        <w:t>total_transactions</w:t>
      </w:r>
      <w:proofErr w:type="spellEnd"/>
      <w:r>
        <w:br/>
      </w:r>
      <w:r w:rsidRPr="00E43626">
        <w:rPr>
          <w:rStyle w:val="VerbatimChar"/>
          <w:b/>
          <w:bCs/>
        </w:rPr>
        <w:t>MATCH</w:t>
      </w:r>
      <w:r>
        <w:rPr>
          <w:rStyle w:val="VerbatimChar"/>
        </w:rPr>
        <w:t xml:space="preserve"> (</w:t>
      </w:r>
      <w:proofErr w:type="spellStart"/>
      <w:r>
        <w:rPr>
          <w:rStyle w:val="VerbatimChar"/>
        </w:rPr>
        <w:t>u:User</w:t>
      </w:r>
      <w:proofErr w:type="spellEnd"/>
      <w:r>
        <w:rPr>
          <w:rStyle w:val="VerbatimChar"/>
        </w:rPr>
        <w:t>)-[:</w:t>
      </w:r>
      <w:r w:rsidRPr="00E43626">
        <w:rPr>
          <w:rStyle w:val="VerbatimChar"/>
          <w:b/>
          <w:bCs/>
          <w:color w:val="0070C0"/>
        </w:rPr>
        <w:t>SENT_BY</w:t>
      </w:r>
      <w:r>
        <w:rPr>
          <w:rStyle w:val="VerbatimChar"/>
        </w:rPr>
        <w:t>]-&gt;(</w:t>
      </w:r>
      <w:proofErr w:type="spellStart"/>
      <w:r>
        <w:rPr>
          <w:rStyle w:val="VerbatimChar"/>
        </w:rPr>
        <w:t>tx</w:t>
      </w:r>
      <w:proofErr w:type="spellEnd"/>
      <w:r>
        <w:rPr>
          <w:rStyle w:val="VerbatimChar"/>
        </w:rPr>
        <w:t>)</w:t>
      </w:r>
      <w:r>
        <w:br/>
      </w:r>
      <w:r w:rsidRPr="00E43626">
        <w:rPr>
          <w:rStyle w:val="VerbatimChar"/>
          <w:b/>
          <w:bCs/>
        </w:rPr>
        <w:t>WITH</w:t>
      </w:r>
      <w:r>
        <w:rPr>
          <w:rStyle w:val="VerbatimChar"/>
        </w:rPr>
        <w:t xml:space="preserve"> </w:t>
      </w:r>
      <w:proofErr w:type="spellStart"/>
      <w:r>
        <w:rPr>
          <w:rStyle w:val="VerbatimChar"/>
        </w:rPr>
        <w:t>u.address</w:t>
      </w:r>
      <w:proofErr w:type="spellEnd"/>
      <w:r>
        <w:rPr>
          <w:rStyle w:val="VerbatimChar"/>
        </w:rPr>
        <w:t xml:space="preserve"> </w:t>
      </w:r>
      <w:r w:rsidRPr="00E43626">
        <w:rPr>
          <w:rStyle w:val="VerbatimChar"/>
          <w:b/>
          <w:bCs/>
        </w:rPr>
        <w:t>AS</w:t>
      </w:r>
      <w:r>
        <w:rPr>
          <w:rStyle w:val="VerbatimChar"/>
        </w:rPr>
        <w:t xml:space="preserve"> account, </w:t>
      </w:r>
      <w:r w:rsidRPr="00E43626">
        <w:rPr>
          <w:rStyle w:val="VerbatimChar"/>
          <w:b/>
          <w:bCs/>
        </w:rPr>
        <w:t>COUNT</w:t>
      </w:r>
      <w:r>
        <w:rPr>
          <w:rStyle w:val="VerbatimChar"/>
        </w:rPr>
        <w:t>(</w:t>
      </w:r>
      <w:proofErr w:type="spellStart"/>
      <w:r>
        <w:rPr>
          <w:rStyle w:val="VerbatimChar"/>
        </w:rPr>
        <w:t>tx</w:t>
      </w:r>
      <w:proofErr w:type="spellEnd"/>
      <w:r>
        <w:rPr>
          <w:rStyle w:val="VerbatimChar"/>
        </w:rPr>
        <w:t xml:space="preserve">) </w:t>
      </w:r>
      <w:r w:rsidRPr="00E43626">
        <w:rPr>
          <w:rStyle w:val="VerbatimChar"/>
          <w:b/>
          <w:bCs/>
        </w:rPr>
        <w:t>AS</w:t>
      </w:r>
      <w:r>
        <w:rPr>
          <w:rStyle w:val="VerbatimChar"/>
        </w:rPr>
        <w:t xml:space="preserve"> </w:t>
      </w:r>
      <w:proofErr w:type="spellStart"/>
      <w:r>
        <w:rPr>
          <w:rStyle w:val="VerbatimChar"/>
        </w:rPr>
        <w:t>sent_transactions</w:t>
      </w:r>
      <w:proofErr w:type="spellEnd"/>
      <w:r>
        <w:rPr>
          <w:rStyle w:val="VerbatimChar"/>
        </w:rPr>
        <w:t xml:space="preserve">, </w:t>
      </w:r>
      <w:proofErr w:type="spellStart"/>
      <w:r>
        <w:rPr>
          <w:rStyle w:val="VerbatimChar"/>
        </w:rPr>
        <w:t>total_transactions</w:t>
      </w:r>
      <w:proofErr w:type="spellEnd"/>
      <w:r>
        <w:br/>
      </w:r>
      <w:r w:rsidRPr="00E43626">
        <w:rPr>
          <w:rStyle w:val="VerbatimChar"/>
          <w:b/>
          <w:bCs/>
        </w:rPr>
        <w:t>RETURN</w:t>
      </w:r>
      <w:r>
        <w:rPr>
          <w:rStyle w:val="VerbatimChar"/>
        </w:rPr>
        <w:t xml:space="preserve"> account,</w:t>
      </w:r>
      <w:r w:rsidR="00540CA9">
        <w:t xml:space="preserve"> </w:t>
      </w:r>
      <w:r>
        <w:br/>
      </w:r>
      <w:r>
        <w:rPr>
          <w:rStyle w:val="VerbatimChar"/>
        </w:rPr>
        <w:t xml:space="preserve">    </w:t>
      </w:r>
      <w:r w:rsidR="00E43626">
        <w:rPr>
          <w:rStyle w:val="VerbatimChar"/>
        </w:rPr>
        <w:t xml:space="preserve">   </w:t>
      </w:r>
      <w:r>
        <w:rPr>
          <w:rStyle w:val="VerbatimChar"/>
        </w:rPr>
        <w:t>(</w:t>
      </w:r>
      <w:proofErr w:type="spellStart"/>
      <w:r>
        <w:rPr>
          <w:rStyle w:val="VerbatimChar"/>
        </w:rPr>
        <w:t>sent_transactions</w:t>
      </w:r>
      <w:proofErr w:type="spellEnd"/>
      <w:r>
        <w:rPr>
          <w:rStyle w:val="VerbatimChar"/>
        </w:rPr>
        <w:t xml:space="preserve"> / </w:t>
      </w:r>
      <w:proofErr w:type="spellStart"/>
      <w:r>
        <w:rPr>
          <w:rStyle w:val="VerbatimChar"/>
        </w:rPr>
        <w:t>total_transactions</w:t>
      </w:r>
      <w:proofErr w:type="spellEnd"/>
      <w:r>
        <w:rPr>
          <w:rStyle w:val="VerbatimChar"/>
        </w:rPr>
        <w:t xml:space="preserve">) * 100 </w:t>
      </w:r>
      <w:r w:rsidRPr="00E43626">
        <w:rPr>
          <w:rStyle w:val="VerbatimChar"/>
          <w:b/>
          <w:bCs/>
        </w:rPr>
        <w:t>AS</w:t>
      </w:r>
      <w:r>
        <w:rPr>
          <w:rStyle w:val="VerbatimChar"/>
        </w:rPr>
        <w:t xml:space="preserve"> </w:t>
      </w:r>
      <w:proofErr w:type="spellStart"/>
      <w:r>
        <w:rPr>
          <w:rStyle w:val="VerbatimChar"/>
        </w:rPr>
        <w:t>sent_percentage</w:t>
      </w:r>
      <w:proofErr w:type="spellEnd"/>
      <w:r>
        <w:br/>
      </w:r>
      <w:r w:rsidRPr="00E43626">
        <w:rPr>
          <w:rStyle w:val="VerbatimChar"/>
          <w:b/>
          <w:bCs/>
        </w:rPr>
        <w:lastRenderedPageBreak/>
        <w:t>ORDER BY</w:t>
      </w:r>
      <w:r>
        <w:rPr>
          <w:rStyle w:val="VerbatimChar"/>
        </w:rPr>
        <w:t xml:space="preserve"> </w:t>
      </w:r>
      <w:proofErr w:type="spellStart"/>
      <w:r>
        <w:rPr>
          <w:rStyle w:val="VerbatimChar"/>
        </w:rPr>
        <w:t>sent_percentage</w:t>
      </w:r>
      <w:proofErr w:type="spellEnd"/>
      <w:r>
        <w:rPr>
          <w:rStyle w:val="VerbatimChar"/>
        </w:rPr>
        <w:t xml:space="preserve"> </w:t>
      </w:r>
      <w:r w:rsidRPr="00E43626">
        <w:rPr>
          <w:rStyle w:val="VerbatimChar"/>
          <w:b/>
          <w:bCs/>
        </w:rPr>
        <w:t>DESC</w:t>
      </w:r>
      <w:r>
        <w:br/>
      </w:r>
      <w:r w:rsidRPr="00E43626">
        <w:rPr>
          <w:rStyle w:val="VerbatimChar"/>
          <w:b/>
          <w:bCs/>
        </w:rPr>
        <w:t>LIMIT</w:t>
      </w:r>
      <w:r>
        <w:rPr>
          <w:rStyle w:val="VerbatimChar"/>
        </w:rPr>
        <w:t xml:space="preserve"> 10</w:t>
      </w:r>
    </w:p>
    <w:p w14:paraId="7492EADA" w14:textId="19FF40D3" w:rsidR="00C525A6" w:rsidRDefault="00895E06" w:rsidP="00811AA1">
      <w:pPr>
        <w:pStyle w:val="FirstParagraph"/>
        <w:jc w:val="both"/>
        <w:rPr>
          <w:ins w:id="1727" w:author="GKARANI GEORGIA" w:date="2026-06-15T14:03:00Z"/>
        </w:rPr>
      </w:pPr>
      <w:r>
        <w:t xml:space="preserve">Table </w:t>
      </w:r>
      <w:ins w:id="1728" w:author="GKARANI GEORGIA" w:date="2026-06-16T09:32:00Z">
        <w:r w:rsidR="00CF6082">
          <w:t>5</w:t>
        </w:r>
      </w:ins>
      <w:del w:id="1729" w:author="GKARANI GEORGIA" w:date="2026-06-16T09:32:00Z">
        <w:r w:rsidDel="00CF6082">
          <w:delText>4</w:delText>
        </w:r>
      </w:del>
      <w:r>
        <w:t xml:space="preserve"> </w:t>
      </w:r>
      <w:ins w:id="1730" w:author="GKARANI GEORGIA" w:date="2026-06-15T14:04:00Z">
        <w:r w:rsidR="00A77B4A">
          <w:t xml:space="preserve">presents </w:t>
        </w:r>
      </w:ins>
      <w:del w:id="1731" w:author="GKARANI GEORGIA" w:date="2026-06-15T14:04:00Z">
        <w:r w:rsidDel="00A77B4A">
          <w:delText xml:space="preserve">shows </w:delText>
        </w:r>
      </w:del>
      <w:r>
        <w:t xml:space="preserve">the results </w:t>
      </w:r>
      <w:ins w:id="1732" w:author="GKARANI GEORGIA" w:date="2026-06-15T14:04:00Z">
        <w:r w:rsidR="00A77B4A">
          <w:t xml:space="preserve">obtained </w:t>
        </w:r>
      </w:ins>
      <w:r>
        <w:t xml:space="preserve">for two blocks. The </w:t>
      </w:r>
      <w:ins w:id="1733" w:author="GKARANI GEORGIA" w:date="2026-06-15T14:04:00Z">
        <w:r w:rsidR="00A77B4A">
          <w:t xml:space="preserve">same </w:t>
        </w:r>
      </w:ins>
      <w:r>
        <w:t xml:space="preserve">query was also executed </w:t>
      </w:r>
      <w:ins w:id="1734" w:author="GKARANI GEORGIA" w:date="2026-06-15T14:05:00Z">
        <w:r w:rsidR="00A77B4A">
          <w:t xml:space="preserve">for datasets containing </w:t>
        </w:r>
      </w:ins>
      <w:del w:id="1735" w:author="GKARANI GEORGIA" w:date="2026-06-15T14:05:00Z">
        <w:r w:rsidDel="00A77B4A">
          <w:delText xml:space="preserve">with </w:delText>
        </w:r>
      </w:del>
      <w:r>
        <w:t>10, 50, and 100 blocks</w:t>
      </w:r>
      <w:ins w:id="1736" w:author="GKARANI GEORGIA" w:date="2026-06-15T14:05:00Z">
        <w:r w:rsidR="00A77B4A">
          <w:t>, and the corresponding results are reported</w:t>
        </w:r>
      </w:ins>
      <w:del w:id="1737" w:author="GKARANI GEORGIA" w:date="2026-06-15T14:05:00Z">
        <w:r w:rsidDel="00A77B4A">
          <w:delText>; their results are shown</w:delText>
        </w:r>
      </w:del>
      <w:r>
        <w:t xml:space="preserve"> in Appendix A.</w:t>
      </w:r>
    </w:p>
    <w:p w14:paraId="69E66DF9" w14:textId="4351A73D" w:rsidR="00DE4007" w:rsidRPr="00DE4007" w:rsidDel="00A77B4A" w:rsidRDefault="00DE4007">
      <w:pPr>
        <w:pStyle w:val="a0"/>
        <w:rPr>
          <w:del w:id="1738" w:author="GKARANI GEORGIA" w:date="2026-06-15T14:05:00Z"/>
        </w:rPr>
        <w:pPrChange w:id="1739" w:author="GKARANI GEORGIA" w:date="2026-06-15T14:03:00Z">
          <w:pPr>
            <w:pStyle w:val="FirstParagraph"/>
            <w:jc w:val="both"/>
          </w:pPr>
        </w:pPrChange>
      </w:pPr>
    </w:p>
    <w:p w14:paraId="2D5A34D0" w14:textId="7066ACBA" w:rsidR="00C525A6" w:rsidRDefault="2F61107E" w:rsidP="0040200F">
      <w:pPr>
        <w:pStyle w:val="a0"/>
        <w:jc w:val="center"/>
        <w:rPr>
          <w:b/>
          <w:bCs/>
        </w:rPr>
      </w:pPr>
      <w:r w:rsidRPr="2F61107E">
        <w:rPr>
          <w:b/>
          <w:bCs/>
        </w:rPr>
        <w:t>Tabl</w:t>
      </w:r>
      <w:r w:rsidR="495772BF" w:rsidRPr="2F61107E">
        <w:rPr>
          <w:b/>
          <w:bCs/>
        </w:rPr>
        <w:t>e</w:t>
      </w:r>
      <w:r w:rsidRPr="2F61107E">
        <w:rPr>
          <w:b/>
          <w:bCs/>
        </w:rPr>
        <w:t xml:space="preserve"> </w:t>
      </w:r>
      <w:ins w:id="1740" w:author="GKARANI GEORGIA" w:date="2026-06-16T09:32:00Z">
        <w:r w:rsidR="00CF6082">
          <w:rPr>
            <w:b/>
            <w:bCs/>
          </w:rPr>
          <w:t>5</w:t>
        </w:r>
      </w:ins>
      <w:del w:id="1741" w:author="GKARANI GEORGIA" w:date="2026-06-16T09:32:00Z">
        <w:r w:rsidRPr="2F61107E" w:rsidDel="00CF6082">
          <w:rPr>
            <w:b/>
            <w:bCs/>
          </w:rPr>
          <w:delText>4</w:delText>
        </w:r>
      </w:del>
      <w:r w:rsidRPr="2F61107E">
        <w:rPr>
          <w:b/>
          <w:bCs/>
        </w:rPr>
        <w:t xml:space="preserve">. </w:t>
      </w:r>
      <w:r w:rsidR="0040200F" w:rsidRPr="0040200F">
        <w:t xml:space="preserve">Results of Query </w:t>
      </w:r>
      <w:r w:rsidR="00C43333">
        <w:t>4.</w:t>
      </w:r>
      <w:r w:rsidR="0040200F" w:rsidRPr="0040200F">
        <w:t>2.</w:t>
      </w:r>
      <w:r w:rsidR="0040200F">
        <w:t>2</w:t>
      </w:r>
      <w:r w:rsidR="0040200F" w:rsidRPr="0040200F">
        <w:t xml:space="preserve"> for two blocks.</w:t>
      </w:r>
    </w:p>
    <w:tbl>
      <w:tblPr>
        <w:tblW w:w="0" w:type="auto"/>
        <w:jc w:val="center"/>
        <w:tblLayout w:type="fixed"/>
        <w:tblLook w:val="06A0" w:firstRow="1" w:lastRow="0" w:firstColumn="1" w:lastColumn="0" w:noHBand="1" w:noVBand="1"/>
      </w:tblPr>
      <w:tblGrid>
        <w:gridCol w:w="2043"/>
        <w:gridCol w:w="2059"/>
        <w:gridCol w:w="2563"/>
      </w:tblGrid>
      <w:tr w:rsidR="2F61107E" w14:paraId="39EFE261" w14:textId="77777777" w:rsidTr="0040200F">
        <w:trPr>
          <w:trHeight w:val="300"/>
          <w:jc w:val="center"/>
        </w:trPr>
        <w:tc>
          <w:tcPr>
            <w:tcW w:w="2043"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73D59B0A" w14:textId="1F54C0B1" w:rsidR="2F61107E" w:rsidRDefault="2F61107E" w:rsidP="2F61107E">
            <w:pPr>
              <w:spacing w:after="0"/>
              <w:jc w:val="center"/>
            </w:pPr>
            <w:r w:rsidRPr="2F61107E">
              <w:rPr>
                <w:rFonts w:ascii="Aptos Narrow" w:eastAsia="Aptos Narrow" w:hAnsi="Aptos Narrow" w:cs="Aptos Narrow"/>
                <w:color w:val="000000" w:themeColor="text1"/>
                <w:sz w:val="22"/>
                <w:szCs w:val="22"/>
              </w:rPr>
              <w:t>Rank</w:t>
            </w:r>
          </w:p>
        </w:tc>
        <w:tc>
          <w:tcPr>
            <w:tcW w:w="2059"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637A45BC" w14:textId="2F24EA45"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2563"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7AA4B28D" w14:textId="111CFA95" w:rsidR="2F61107E" w:rsidRDefault="2F61107E" w:rsidP="2F61107E">
            <w:pPr>
              <w:spacing w:after="0"/>
              <w:jc w:val="center"/>
            </w:pPr>
            <w:proofErr w:type="spellStart"/>
            <w:r w:rsidRPr="2F61107E">
              <w:rPr>
                <w:rFonts w:ascii="Aptos Narrow" w:eastAsia="Aptos Narrow" w:hAnsi="Aptos Narrow" w:cs="Aptos Narrow"/>
                <w:color w:val="000000" w:themeColor="text1"/>
                <w:sz w:val="22"/>
                <w:szCs w:val="22"/>
              </w:rPr>
              <w:t>Sent</w:t>
            </w:r>
            <w:r w:rsidR="00F90BD3">
              <w:rPr>
                <w:rFonts w:ascii="Aptos Narrow" w:eastAsia="Aptos Narrow" w:hAnsi="Aptos Narrow" w:cs="Aptos Narrow"/>
                <w:color w:val="000000" w:themeColor="text1"/>
                <w:sz w:val="22"/>
                <w:szCs w:val="22"/>
              </w:rPr>
              <w:t>_</w:t>
            </w:r>
            <w:r w:rsidR="00540CA9">
              <w:rPr>
                <w:rFonts w:ascii="Aptos Narrow" w:eastAsia="Aptos Narrow" w:hAnsi="Aptos Narrow" w:cs="Aptos Narrow"/>
                <w:color w:val="000000" w:themeColor="text1"/>
                <w:sz w:val="22"/>
                <w:szCs w:val="22"/>
              </w:rPr>
              <w:t>p</w:t>
            </w:r>
            <w:r w:rsidRPr="2F61107E">
              <w:rPr>
                <w:rFonts w:ascii="Aptos Narrow" w:eastAsia="Aptos Narrow" w:hAnsi="Aptos Narrow" w:cs="Aptos Narrow"/>
                <w:color w:val="000000" w:themeColor="text1"/>
                <w:sz w:val="22"/>
                <w:szCs w:val="22"/>
              </w:rPr>
              <w:t>ercentage</w:t>
            </w:r>
            <w:proofErr w:type="spellEnd"/>
            <w:r w:rsidRPr="2F61107E">
              <w:rPr>
                <w:rFonts w:ascii="Aptos Narrow" w:eastAsia="Aptos Narrow" w:hAnsi="Aptos Narrow" w:cs="Aptos Narrow"/>
                <w:color w:val="000000" w:themeColor="text1"/>
                <w:sz w:val="22"/>
                <w:szCs w:val="22"/>
              </w:rPr>
              <w:t xml:space="preserve"> (%)</w:t>
            </w:r>
          </w:p>
        </w:tc>
      </w:tr>
      <w:tr w:rsidR="2F61107E" w14:paraId="6903D6B4" w14:textId="77777777" w:rsidTr="0040200F">
        <w:trPr>
          <w:trHeight w:val="300"/>
          <w:jc w:val="center"/>
        </w:trPr>
        <w:tc>
          <w:tcPr>
            <w:tcW w:w="2043" w:type="dxa"/>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322B9CE0" w14:textId="2CBA6C8F" w:rsidR="2F61107E" w:rsidRDefault="2F61107E" w:rsidP="2F61107E">
            <w:pPr>
              <w:spacing w:after="0"/>
              <w:jc w:val="center"/>
            </w:pPr>
            <w:r w:rsidRPr="2F61107E">
              <w:rPr>
                <w:rFonts w:ascii="Aptos Narrow" w:eastAsia="Aptos Narrow" w:hAnsi="Aptos Narrow" w:cs="Aptos Narrow"/>
                <w:b/>
                <w:bCs/>
                <w:color w:val="000000" w:themeColor="text1"/>
                <w:sz w:val="22"/>
                <w:szCs w:val="22"/>
              </w:rPr>
              <w:t>1</w:t>
            </w:r>
          </w:p>
        </w:tc>
        <w:tc>
          <w:tcPr>
            <w:tcW w:w="2059" w:type="dxa"/>
            <w:tcBorders>
              <w:top w:val="single" w:sz="8" w:space="0" w:color="000000" w:themeColor="text1"/>
              <w:left w:val="single" w:sz="8" w:space="0" w:color="000000" w:themeColor="text1"/>
              <w:bottom w:val="nil"/>
              <w:right w:val="nil"/>
            </w:tcBorders>
            <w:shd w:val="clear" w:color="auto" w:fill="CAD8FC"/>
            <w:tcMar>
              <w:top w:w="15" w:type="dxa"/>
              <w:left w:w="15" w:type="dxa"/>
              <w:right w:w="15" w:type="dxa"/>
            </w:tcMar>
            <w:vAlign w:val="center"/>
          </w:tcPr>
          <w:p w14:paraId="7B87E96E" w14:textId="14315A73"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2563" w:type="dxa"/>
            <w:tcBorders>
              <w:top w:val="single" w:sz="8" w:space="0" w:color="000000" w:themeColor="text1"/>
              <w:left w:val="nil"/>
              <w:bottom w:val="nil"/>
              <w:right w:val="single" w:sz="8" w:space="0" w:color="000000" w:themeColor="text1"/>
            </w:tcBorders>
            <w:tcMar>
              <w:top w:w="15" w:type="dxa"/>
              <w:left w:w="15" w:type="dxa"/>
              <w:right w:w="15" w:type="dxa"/>
            </w:tcMar>
            <w:vAlign w:val="center"/>
          </w:tcPr>
          <w:p w14:paraId="0B49BD8B" w14:textId="06F646EE" w:rsidR="2F61107E" w:rsidRDefault="2F61107E" w:rsidP="2F61107E">
            <w:pPr>
              <w:spacing w:after="0"/>
              <w:jc w:val="center"/>
            </w:pPr>
            <w:r w:rsidRPr="2F61107E">
              <w:rPr>
                <w:rFonts w:ascii="Aptos Narrow" w:eastAsia="Aptos Narrow" w:hAnsi="Aptos Narrow" w:cs="Aptos Narrow"/>
                <w:color w:val="000000" w:themeColor="text1"/>
                <w:sz w:val="22"/>
                <w:szCs w:val="22"/>
              </w:rPr>
              <w:t>7,243</w:t>
            </w:r>
          </w:p>
        </w:tc>
      </w:tr>
      <w:tr w:rsidR="2F61107E" w14:paraId="5DD7061A" w14:textId="77777777" w:rsidTr="0040200F">
        <w:trPr>
          <w:trHeight w:val="300"/>
          <w:jc w:val="center"/>
        </w:trPr>
        <w:tc>
          <w:tcPr>
            <w:tcW w:w="2043" w:type="dxa"/>
            <w:tcBorders>
              <w:top w:val="nil"/>
              <w:left w:val="single" w:sz="8" w:space="0" w:color="000000" w:themeColor="text1"/>
              <w:bottom w:val="nil"/>
              <w:right w:val="nil"/>
            </w:tcBorders>
            <w:tcMar>
              <w:top w:w="15" w:type="dxa"/>
              <w:left w:w="15" w:type="dxa"/>
              <w:right w:w="15" w:type="dxa"/>
            </w:tcMar>
            <w:vAlign w:val="center"/>
          </w:tcPr>
          <w:p w14:paraId="6904C73A" w14:textId="36DA2083" w:rsidR="2F61107E" w:rsidRDefault="2F61107E" w:rsidP="2F61107E">
            <w:pPr>
              <w:spacing w:after="0"/>
              <w:jc w:val="center"/>
            </w:pPr>
            <w:r w:rsidRPr="2F61107E">
              <w:rPr>
                <w:rFonts w:ascii="Aptos Narrow" w:eastAsia="Aptos Narrow" w:hAnsi="Aptos Narrow" w:cs="Aptos Narrow"/>
                <w:b/>
                <w:bCs/>
                <w:color w:val="000000" w:themeColor="text1"/>
                <w:sz w:val="22"/>
                <w:szCs w:val="22"/>
              </w:rPr>
              <w:t>2</w:t>
            </w:r>
          </w:p>
        </w:tc>
        <w:tc>
          <w:tcPr>
            <w:tcW w:w="2059" w:type="dxa"/>
            <w:tcBorders>
              <w:top w:val="nil"/>
              <w:left w:val="single" w:sz="8" w:space="0" w:color="000000" w:themeColor="text1"/>
              <w:bottom w:val="nil"/>
              <w:right w:val="nil"/>
            </w:tcBorders>
            <w:shd w:val="clear" w:color="auto" w:fill="FFE2C2"/>
            <w:tcMar>
              <w:top w:w="15" w:type="dxa"/>
              <w:left w:w="15" w:type="dxa"/>
              <w:right w:w="15" w:type="dxa"/>
            </w:tcMar>
            <w:vAlign w:val="center"/>
          </w:tcPr>
          <w:p w14:paraId="248CECE4" w14:textId="21CA8154" w:rsidR="2F61107E" w:rsidRDefault="2F61107E" w:rsidP="2F61107E">
            <w:pPr>
              <w:spacing w:after="0"/>
              <w:jc w:val="center"/>
            </w:pPr>
            <w:r w:rsidRPr="2F61107E">
              <w:rPr>
                <w:rFonts w:ascii="Aptos Narrow" w:eastAsia="Aptos Narrow" w:hAnsi="Aptos Narrow" w:cs="Aptos Narrow"/>
                <w:color w:val="000000" w:themeColor="text1"/>
                <w:sz w:val="22"/>
                <w:szCs w:val="22"/>
              </w:rPr>
              <w:t>0x7a25...f2488d</w:t>
            </w:r>
          </w:p>
        </w:tc>
        <w:tc>
          <w:tcPr>
            <w:tcW w:w="2563" w:type="dxa"/>
            <w:tcBorders>
              <w:top w:val="nil"/>
              <w:left w:val="nil"/>
              <w:bottom w:val="nil"/>
              <w:right w:val="single" w:sz="8" w:space="0" w:color="000000" w:themeColor="text1"/>
            </w:tcBorders>
            <w:tcMar>
              <w:top w:w="15" w:type="dxa"/>
              <w:left w:w="15" w:type="dxa"/>
              <w:right w:w="15" w:type="dxa"/>
            </w:tcMar>
            <w:vAlign w:val="center"/>
          </w:tcPr>
          <w:p w14:paraId="348D4C7D" w14:textId="2E3BDA42" w:rsidR="2F61107E" w:rsidRDefault="2F61107E" w:rsidP="2F61107E">
            <w:pPr>
              <w:spacing w:after="0"/>
              <w:jc w:val="center"/>
            </w:pPr>
            <w:r w:rsidRPr="2F61107E">
              <w:rPr>
                <w:rFonts w:ascii="Aptos Narrow" w:eastAsia="Aptos Narrow" w:hAnsi="Aptos Narrow" w:cs="Aptos Narrow"/>
                <w:color w:val="000000" w:themeColor="text1"/>
                <w:sz w:val="22"/>
                <w:szCs w:val="22"/>
              </w:rPr>
              <w:t>3,271</w:t>
            </w:r>
          </w:p>
        </w:tc>
      </w:tr>
      <w:tr w:rsidR="2F61107E" w14:paraId="40C92FE8" w14:textId="77777777" w:rsidTr="0040200F">
        <w:trPr>
          <w:trHeight w:val="300"/>
          <w:jc w:val="center"/>
        </w:trPr>
        <w:tc>
          <w:tcPr>
            <w:tcW w:w="2043" w:type="dxa"/>
            <w:tcBorders>
              <w:top w:val="nil"/>
              <w:left w:val="single" w:sz="8" w:space="0" w:color="000000" w:themeColor="text1"/>
              <w:bottom w:val="nil"/>
              <w:right w:val="nil"/>
            </w:tcBorders>
            <w:tcMar>
              <w:top w:w="15" w:type="dxa"/>
              <w:left w:w="15" w:type="dxa"/>
              <w:right w:w="15" w:type="dxa"/>
            </w:tcMar>
            <w:vAlign w:val="center"/>
          </w:tcPr>
          <w:p w14:paraId="5C5BD7D2" w14:textId="015807E8" w:rsidR="2F61107E" w:rsidRDefault="2F61107E" w:rsidP="2F61107E">
            <w:pPr>
              <w:spacing w:after="0"/>
              <w:jc w:val="center"/>
            </w:pPr>
            <w:r w:rsidRPr="2F61107E">
              <w:rPr>
                <w:rFonts w:ascii="Aptos Narrow" w:eastAsia="Aptos Narrow" w:hAnsi="Aptos Narrow" w:cs="Aptos Narrow"/>
                <w:b/>
                <w:bCs/>
                <w:color w:val="000000" w:themeColor="text1"/>
                <w:sz w:val="22"/>
                <w:szCs w:val="22"/>
              </w:rPr>
              <w:t>3</w:t>
            </w:r>
          </w:p>
        </w:tc>
        <w:tc>
          <w:tcPr>
            <w:tcW w:w="2059" w:type="dxa"/>
            <w:tcBorders>
              <w:top w:val="nil"/>
              <w:left w:val="single" w:sz="8" w:space="0" w:color="000000" w:themeColor="text1"/>
              <w:bottom w:val="nil"/>
              <w:right w:val="nil"/>
            </w:tcBorders>
            <w:shd w:val="clear" w:color="auto" w:fill="FCF6CA"/>
            <w:tcMar>
              <w:top w:w="15" w:type="dxa"/>
              <w:left w:w="15" w:type="dxa"/>
              <w:right w:w="15" w:type="dxa"/>
            </w:tcMar>
            <w:vAlign w:val="center"/>
          </w:tcPr>
          <w:p w14:paraId="7B8858E5" w14:textId="7DF6AF25" w:rsidR="2F61107E" w:rsidRDefault="2F61107E" w:rsidP="2F61107E">
            <w:pPr>
              <w:spacing w:after="0"/>
              <w:jc w:val="center"/>
            </w:pPr>
            <w:r w:rsidRPr="2F61107E">
              <w:rPr>
                <w:rFonts w:ascii="Aptos Narrow" w:eastAsia="Aptos Narrow" w:hAnsi="Aptos Narrow" w:cs="Aptos Narrow"/>
                <w:color w:val="000000" w:themeColor="text1"/>
                <w:sz w:val="22"/>
                <w:szCs w:val="22"/>
              </w:rPr>
              <w:t>0x3fc9...2b7fad</w:t>
            </w:r>
          </w:p>
        </w:tc>
        <w:tc>
          <w:tcPr>
            <w:tcW w:w="2563" w:type="dxa"/>
            <w:tcBorders>
              <w:top w:val="nil"/>
              <w:left w:val="nil"/>
              <w:bottom w:val="nil"/>
              <w:right w:val="single" w:sz="8" w:space="0" w:color="000000" w:themeColor="text1"/>
            </w:tcBorders>
            <w:tcMar>
              <w:top w:w="15" w:type="dxa"/>
              <w:left w:w="15" w:type="dxa"/>
              <w:right w:w="15" w:type="dxa"/>
            </w:tcMar>
            <w:vAlign w:val="center"/>
          </w:tcPr>
          <w:p w14:paraId="49B371AA" w14:textId="2B3B4208" w:rsidR="2F61107E" w:rsidRDefault="2F61107E" w:rsidP="2F61107E">
            <w:pPr>
              <w:spacing w:after="0"/>
              <w:jc w:val="center"/>
            </w:pPr>
            <w:r w:rsidRPr="2F61107E">
              <w:rPr>
                <w:rFonts w:ascii="Aptos Narrow" w:eastAsia="Aptos Narrow" w:hAnsi="Aptos Narrow" w:cs="Aptos Narrow"/>
                <w:color w:val="000000" w:themeColor="text1"/>
                <w:sz w:val="22"/>
                <w:szCs w:val="22"/>
              </w:rPr>
              <w:t>3,271</w:t>
            </w:r>
          </w:p>
        </w:tc>
      </w:tr>
      <w:tr w:rsidR="2F61107E" w14:paraId="34B58653" w14:textId="77777777" w:rsidTr="0040200F">
        <w:trPr>
          <w:trHeight w:val="300"/>
          <w:jc w:val="center"/>
        </w:trPr>
        <w:tc>
          <w:tcPr>
            <w:tcW w:w="2043" w:type="dxa"/>
            <w:tcBorders>
              <w:top w:val="nil"/>
              <w:left w:val="single" w:sz="8" w:space="0" w:color="000000" w:themeColor="text1"/>
              <w:bottom w:val="nil"/>
              <w:right w:val="nil"/>
            </w:tcBorders>
            <w:tcMar>
              <w:top w:w="15" w:type="dxa"/>
              <w:left w:w="15" w:type="dxa"/>
              <w:right w:w="15" w:type="dxa"/>
            </w:tcMar>
            <w:vAlign w:val="center"/>
          </w:tcPr>
          <w:p w14:paraId="63519CA0" w14:textId="571032F6" w:rsidR="2F61107E" w:rsidRDefault="2F61107E" w:rsidP="2F61107E">
            <w:pPr>
              <w:spacing w:after="0"/>
              <w:jc w:val="center"/>
            </w:pPr>
            <w:r w:rsidRPr="2F61107E">
              <w:rPr>
                <w:rFonts w:ascii="Aptos Narrow" w:eastAsia="Aptos Narrow" w:hAnsi="Aptos Narrow" w:cs="Aptos Narrow"/>
                <w:b/>
                <w:bCs/>
                <w:color w:val="000000" w:themeColor="text1"/>
                <w:sz w:val="22"/>
                <w:szCs w:val="22"/>
              </w:rPr>
              <w:t>4</w:t>
            </w:r>
          </w:p>
        </w:tc>
        <w:tc>
          <w:tcPr>
            <w:tcW w:w="2059" w:type="dxa"/>
            <w:tcBorders>
              <w:top w:val="nil"/>
              <w:left w:val="single" w:sz="8" w:space="0" w:color="000000" w:themeColor="text1"/>
              <w:bottom w:val="nil"/>
              <w:right w:val="nil"/>
            </w:tcBorders>
            <w:tcMar>
              <w:top w:w="15" w:type="dxa"/>
              <w:left w:w="15" w:type="dxa"/>
              <w:right w:w="15" w:type="dxa"/>
            </w:tcMar>
            <w:vAlign w:val="center"/>
          </w:tcPr>
          <w:p w14:paraId="38C5ADF4" w14:textId="16386426" w:rsidR="2F61107E" w:rsidRDefault="2F61107E" w:rsidP="2F61107E">
            <w:pPr>
              <w:spacing w:after="0"/>
              <w:jc w:val="center"/>
            </w:pPr>
            <w:r w:rsidRPr="2F61107E">
              <w:rPr>
                <w:rFonts w:ascii="Aptos Narrow" w:eastAsia="Aptos Narrow" w:hAnsi="Aptos Narrow" w:cs="Aptos Narrow"/>
                <w:color w:val="000000" w:themeColor="text1"/>
                <w:sz w:val="22"/>
                <w:szCs w:val="22"/>
              </w:rPr>
              <w:t>0xe37e...57bd09</w:t>
            </w:r>
          </w:p>
        </w:tc>
        <w:tc>
          <w:tcPr>
            <w:tcW w:w="2563" w:type="dxa"/>
            <w:tcBorders>
              <w:top w:val="nil"/>
              <w:left w:val="nil"/>
              <w:bottom w:val="nil"/>
              <w:right w:val="single" w:sz="8" w:space="0" w:color="000000" w:themeColor="text1"/>
            </w:tcBorders>
            <w:tcMar>
              <w:top w:w="15" w:type="dxa"/>
              <w:left w:w="15" w:type="dxa"/>
              <w:right w:w="15" w:type="dxa"/>
            </w:tcMar>
            <w:vAlign w:val="center"/>
          </w:tcPr>
          <w:p w14:paraId="633C97B7" w14:textId="23834AC9" w:rsidR="2F61107E" w:rsidRDefault="2F61107E" w:rsidP="2F61107E">
            <w:pPr>
              <w:spacing w:after="0"/>
              <w:jc w:val="center"/>
            </w:pPr>
            <w:r w:rsidRPr="2F61107E">
              <w:rPr>
                <w:rFonts w:ascii="Aptos Narrow" w:eastAsia="Aptos Narrow" w:hAnsi="Aptos Narrow" w:cs="Aptos Narrow"/>
                <w:color w:val="000000" w:themeColor="text1"/>
                <w:sz w:val="22"/>
                <w:szCs w:val="22"/>
              </w:rPr>
              <w:t>2,336</w:t>
            </w:r>
          </w:p>
        </w:tc>
      </w:tr>
      <w:tr w:rsidR="2F61107E" w14:paraId="56E64545" w14:textId="77777777" w:rsidTr="0040200F">
        <w:trPr>
          <w:trHeight w:val="300"/>
          <w:jc w:val="center"/>
        </w:trPr>
        <w:tc>
          <w:tcPr>
            <w:tcW w:w="2043" w:type="dxa"/>
            <w:tcBorders>
              <w:top w:val="nil"/>
              <w:left w:val="single" w:sz="8" w:space="0" w:color="000000" w:themeColor="text1"/>
              <w:bottom w:val="nil"/>
              <w:right w:val="nil"/>
            </w:tcBorders>
            <w:tcMar>
              <w:top w:w="15" w:type="dxa"/>
              <w:left w:w="15" w:type="dxa"/>
              <w:right w:w="15" w:type="dxa"/>
            </w:tcMar>
            <w:vAlign w:val="center"/>
          </w:tcPr>
          <w:p w14:paraId="60AB7B06" w14:textId="7CBA61EC" w:rsidR="2F61107E" w:rsidRDefault="2F61107E" w:rsidP="2F61107E">
            <w:pPr>
              <w:spacing w:after="0"/>
              <w:jc w:val="center"/>
            </w:pPr>
            <w:r w:rsidRPr="2F61107E">
              <w:rPr>
                <w:rFonts w:ascii="Aptos Narrow" w:eastAsia="Aptos Narrow" w:hAnsi="Aptos Narrow" w:cs="Aptos Narrow"/>
                <w:b/>
                <w:bCs/>
                <w:color w:val="000000" w:themeColor="text1"/>
                <w:sz w:val="22"/>
                <w:szCs w:val="22"/>
              </w:rPr>
              <w:t>5</w:t>
            </w:r>
          </w:p>
        </w:tc>
        <w:tc>
          <w:tcPr>
            <w:tcW w:w="2059" w:type="dxa"/>
            <w:tcBorders>
              <w:top w:val="nil"/>
              <w:left w:val="single" w:sz="8" w:space="0" w:color="000000" w:themeColor="text1"/>
              <w:bottom w:val="nil"/>
              <w:right w:val="nil"/>
            </w:tcBorders>
            <w:tcMar>
              <w:top w:w="15" w:type="dxa"/>
              <w:left w:w="15" w:type="dxa"/>
              <w:right w:w="15" w:type="dxa"/>
            </w:tcMar>
            <w:vAlign w:val="center"/>
          </w:tcPr>
          <w:p w14:paraId="333DE54A" w14:textId="115A7BA5" w:rsidR="2F61107E" w:rsidRDefault="2F61107E" w:rsidP="2F61107E">
            <w:pPr>
              <w:spacing w:after="0"/>
              <w:jc w:val="center"/>
            </w:pPr>
            <w:r w:rsidRPr="2F61107E">
              <w:rPr>
                <w:rFonts w:ascii="Aptos Narrow" w:eastAsia="Aptos Narrow" w:hAnsi="Aptos Narrow" w:cs="Aptos Narrow"/>
                <w:color w:val="000000" w:themeColor="text1"/>
                <w:sz w:val="22"/>
                <w:szCs w:val="22"/>
              </w:rPr>
              <w:t>0x1111...960582</w:t>
            </w:r>
          </w:p>
        </w:tc>
        <w:tc>
          <w:tcPr>
            <w:tcW w:w="2563" w:type="dxa"/>
            <w:tcBorders>
              <w:top w:val="nil"/>
              <w:left w:val="nil"/>
              <w:bottom w:val="nil"/>
              <w:right w:val="single" w:sz="8" w:space="0" w:color="000000" w:themeColor="text1"/>
            </w:tcBorders>
            <w:tcMar>
              <w:top w:w="15" w:type="dxa"/>
              <w:left w:w="15" w:type="dxa"/>
              <w:right w:w="15" w:type="dxa"/>
            </w:tcMar>
            <w:vAlign w:val="center"/>
          </w:tcPr>
          <w:p w14:paraId="59AB6147" w14:textId="43819A98" w:rsidR="2F61107E" w:rsidRDefault="2F61107E" w:rsidP="2F61107E">
            <w:pPr>
              <w:spacing w:after="0"/>
              <w:jc w:val="center"/>
            </w:pPr>
            <w:r w:rsidRPr="2F61107E">
              <w:rPr>
                <w:rFonts w:ascii="Aptos Narrow" w:eastAsia="Aptos Narrow" w:hAnsi="Aptos Narrow" w:cs="Aptos Narrow"/>
                <w:color w:val="000000" w:themeColor="text1"/>
                <w:sz w:val="22"/>
                <w:szCs w:val="22"/>
              </w:rPr>
              <w:t>1,402</w:t>
            </w:r>
          </w:p>
        </w:tc>
      </w:tr>
      <w:tr w:rsidR="2F61107E" w14:paraId="1EDF87F9" w14:textId="77777777" w:rsidTr="0040200F">
        <w:trPr>
          <w:trHeight w:val="300"/>
          <w:jc w:val="center"/>
        </w:trPr>
        <w:tc>
          <w:tcPr>
            <w:tcW w:w="2043" w:type="dxa"/>
            <w:tcBorders>
              <w:top w:val="nil"/>
              <w:left w:val="single" w:sz="8" w:space="0" w:color="000000" w:themeColor="text1"/>
              <w:bottom w:val="nil"/>
              <w:right w:val="nil"/>
            </w:tcBorders>
            <w:tcMar>
              <w:top w:w="15" w:type="dxa"/>
              <w:left w:w="15" w:type="dxa"/>
              <w:right w:w="15" w:type="dxa"/>
            </w:tcMar>
            <w:vAlign w:val="center"/>
          </w:tcPr>
          <w:p w14:paraId="65540034" w14:textId="11370851" w:rsidR="2F61107E" w:rsidRDefault="2F61107E" w:rsidP="2F61107E">
            <w:pPr>
              <w:spacing w:after="0"/>
              <w:jc w:val="center"/>
            </w:pPr>
            <w:r w:rsidRPr="2F61107E">
              <w:rPr>
                <w:rFonts w:ascii="Aptos Narrow" w:eastAsia="Aptos Narrow" w:hAnsi="Aptos Narrow" w:cs="Aptos Narrow"/>
                <w:b/>
                <w:bCs/>
                <w:color w:val="000000" w:themeColor="text1"/>
                <w:sz w:val="22"/>
                <w:szCs w:val="22"/>
              </w:rPr>
              <w:t>6</w:t>
            </w:r>
          </w:p>
        </w:tc>
        <w:tc>
          <w:tcPr>
            <w:tcW w:w="2059" w:type="dxa"/>
            <w:tcBorders>
              <w:top w:val="nil"/>
              <w:left w:val="single" w:sz="8" w:space="0" w:color="000000" w:themeColor="text1"/>
              <w:bottom w:val="nil"/>
              <w:right w:val="nil"/>
            </w:tcBorders>
            <w:tcMar>
              <w:top w:w="15" w:type="dxa"/>
              <w:left w:w="15" w:type="dxa"/>
              <w:right w:w="15" w:type="dxa"/>
            </w:tcMar>
            <w:vAlign w:val="center"/>
          </w:tcPr>
          <w:p w14:paraId="1EDC2CAC" w14:textId="7146C664" w:rsidR="2F61107E" w:rsidRDefault="2F61107E" w:rsidP="2F61107E">
            <w:pPr>
              <w:spacing w:after="0"/>
              <w:jc w:val="center"/>
            </w:pPr>
            <w:r w:rsidRPr="2F61107E">
              <w:rPr>
                <w:rFonts w:ascii="Aptos Narrow" w:eastAsia="Aptos Narrow" w:hAnsi="Aptos Narrow" w:cs="Aptos Narrow"/>
                <w:color w:val="000000" w:themeColor="text1"/>
                <w:sz w:val="22"/>
                <w:szCs w:val="22"/>
              </w:rPr>
              <w:t>0x80a6...cd5d9e</w:t>
            </w:r>
          </w:p>
        </w:tc>
        <w:tc>
          <w:tcPr>
            <w:tcW w:w="2563" w:type="dxa"/>
            <w:tcBorders>
              <w:top w:val="nil"/>
              <w:left w:val="nil"/>
              <w:bottom w:val="nil"/>
              <w:right w:val="single" w:sz="8" w:space="0" w:color="000000" w:themeColor="text1"/>
            </w:tcBorders>
            <w:tcMar>
              <w:top w:w="15" w:type="dxa"/>
              <w:left w:w="15" w:type="dxa"/>
              <w:right w:w="15" w:type="dxa"/>
            </w:tcMar>
            <w:vAlign w:val="center"/>
          </w:tcPr>
          <w:p w14:paraId="143C8482" w14:textId="277D6B21" w:rsidR="2F61107E" w:rsidRDefault="2F61107E" w:rsidP="2F61107E">
            <w:pPr>
              <w:spacing w:after="0"/>
              <w:jc w:val="center"/>
            </w:pPr>
            <w:r w:rsidRPr="2F61107E">
              <w:rPr>
                <w:rFonts w:ascii="Aptos Narrow" w:eastAsia="Aptos Narrow" w:hAnsi="Aptos Narrow" w:cs="Aptos Narrow"/>
                <w:color w:val="000000" w:themeColor="text1"/>
                <w:sz w:val="22"/>
                <w:szCs w:val="22"/>
              </w:rPr>
              <w:t>1,402</w:t>
            </w:r>
          </w:p>
        </w:tc>
      </w:tr>
      <w:tr w:rsidR="2F61107E" w14:paraId="06219C9D" w14:textId="77777777" w:rsidTr="0040200F">
        <w:trPr>
          <w:trHeight w:val="300"/>
          <w:jc w:val="center"/>
        </w:trPr>
        <w:tc>
          <w:tcPr>
            <w:tcW w:w="2043" w:type="dxa"/>
            <w:tcBorders>
              <w:top w:val="nil"/>
              <w:left w:val="single" w:sz="8" w:space="0" w:color="000000" w:themeColor="text1"/>
              <w:bottom w:val="nil"/>
              <w:right w:val="nil"/>
            </w:tcBorders>
            <w:tcMar>
              <w:top w:w="15" w:type="dxa"/>
              <w:left w:w="15" w:type="dxa"/>
              <w:right w:w="15" w:type="dxa"/>
            </w:tcMar>
            <w:vAlign w:val="center"/>
          </w:tcPr>
          <w:p w14:paraId="6685601C" w14:textId="41FCD528" w:rsidR="2F61107E" w:rsidRDefault="2F61107E" w:rsidP="2F61107E">
            <w:pPr>
              <w:spacing w:after="0"/>
              <w:jc w:val="center"/>
            </w:pPr>
            <w:r w:rsidRPr="2F61107E">
              <w:rPr>
                <w:rFonts w:ascii="Aptos Narrow" w:eastAsia="Aptos Narrow" w:hAnsi="Aptos Narrow" w:cs="Aptos Narrow"/>
                <w:b/>
                <w:bCs/>
                <w:color w:val="000000" w:themeColor="text1"/>
                <w:sz w:val="22"/>
                <w:szCs w:val="22"/>
              </w:rPr>
              <w:t>7</w:t>
            </w:r>
          </w:p>
        </w:tc>
        <w:tc>
          <w:tcPr>
            <w:tcW w:w="2059" w:type="dxa"/>
            <w:tcBorders>
              <w:top w:val="nil"/>
              <w:left w:val="single" w:sz="8" w:space="0" w:color="000000" w:themeColor="text1"/>
              <w:bottom w:val="nil"/>
              <w:right w:val="nil"/>
            </w:tcBorders>
            <w:tcMar>
              <w:top w:w="15" w:type="dxa"/>
              <w:left w:w="15" w:type="dxa"/>
              <w:right w:w="15" w:type="dxa"/>
            </w:tcMar>
            <w:vAlign w:val="center"/>
          </w:tcPr>
          <w:p w14:paraId="06845FE0" w14:textId="557AF503" w:rsidR="2F61107E" w:rsidRDefault="2F61107E" w:rsidP="2F61107E">
            <w:pPr>
              <w:spacing w:after="0"/>
              <w:jc w:val="center"/>
            </w:pPr>
            <w:r w:rsidRPr="2F61107E">
              <w:rPr>
                <w:rFonts w:ascii="Aptos Narrow" w:eastAsia="Aptos Narrow" w:hAnsi="Aptos Narrow" w:cs="Aptos Narrow"/>
                <w:color w:val="000000" w:themeColor="text1"/>
                <w:sz w:val="22"/>
                <w:szCs w:val="22"/>
              </w:rPr>
              <w:t>0xdfd5...43963d</w:t>
            </w:r>
          </w:p>
        </w:tc>
        <w:tc>
          <w:tcPr>
            <w:tcW w:w="2563" w:type="dxa"/>
            <w:tcBorders>
              <w:top w:val="nil"/>
              <w:left w:val="nil"/>
              <w:bottom w:val="nil"/>
              <w:right w:val="single" w:sz="8" w:space="0" w:color="000000" w:themeColor="text1"/>
            </w:tcBorders>
            <w:tcMar>
              <w:top w:w="15" w:type="dxa"/>
              <w:left w:w="15" w:type="dxa"/>
              <w:right w:w="15" w:type="dxa"/>
            </w:tcMar>
            <w:vAlign w:val="center"/>
          </w:tcPr>
          <w:p w14:paraId="04BBDE49" w14:textId="0B41D810" w:rsidR="2F61107E" w:rsidRDefault="2F61107E" w:rsidP="2F61107E">
            <w:pPr>
              <w:spacing w:after="0"/>
              <w:jc w:val="center"/>
            </w:pPr>
            <w:r w:rsidRPr="2F61107E">
              <w:rPr>
                <w:rFonts w:ascii="Aptos Narrow" w:eastAsia="Aptos Narrow" w:hAnsi="Aptos Narrow" w:cs="Aptos Narrow"/>
                <w:color w:val="000000" w:themeColor="text1"/>
                <w:sz w:val="22"/>
                <w:szCs w:val="22"/>
              </w:rPr>
              <w:t>1,168</w:t>
            </w:r>
          </w:p>
        </w:tc>
      </w:tr>
      <w:tr w:rsidR="2F61107E" w14:paraId="5DA78D8A" w14:textId="77777777" w:rsidTr="0040200F">
        <w:trPr>
          <w:trHeight w:val="300"/>
          <w:jc w:val="center"/>
        </w:trPr>
        <w:tc>
          <w:tcPr>
            <w:tcW w:w="2043" w:type="dxa"/>
            <w:tcBorders>
              <w:top w:val="nil"/>
              <w:left w:val="single" w:sz="8" w:space="0" w:color="000000" w:themeColor="text1"/>
              <w:bottom w:val="nil"/>
              <w:right w:val="nil"/>
            </w:tcBorders>
            <w:tcMar>
              <w:top w:w="15" w:type="dxa"/>
              <w:left w:w="15" w:type="dxa"/>
              <w:right w:w="15" w:type="dxa"/>
            </w:tcMar>
            <w:vAlign w:val="center"/>
          </w:tcPr>
          <w:p w14:paraId="0EE4A4D6" w14:textId="330CBFB3" w:rsidR="2F61107E" w:rsidRDefault="2F61107E" w:rsidP="2F61107E">
            <w:pPr>
              <w:spacing w:after="0"/>
              <w:jc w:val="center"/>
            </w:pPr>
            <w:r w:rsidRPr="2F61107E">
              <w:rPr>
                <w:rFonts w:ascii="Aptos Narrow" w:eastAsia="Aptos Narrow" w:hAnsi="Aptos Narrow" w:cs="Aptos Narrow"/>
                <w:b/>
                <w:bCs/>
                <w:color w:val="000000" w:themeColor="text1"/>
                <w:sz w:val="22"/>
                <w:szCs w:val="22"/>
              </w:rPr>
              <w:t>8</w:t>
            </w:r>
          </w:p>
        </w:tc>
        <w:tc>
          <w:tcPr>
            <w:tcW w:w="2059" w:type="dxa"/>
            <w:tcBorders>
              <w:top w:val="nil"/>
              <w:left w:val="single" w:sz="8" w:space="0" w:color="000000" w:themeColor="text1"/>
              <w:bottom w:val="nil"/>
              <w:right w:val="nil"/>
            </w:tcBorders>
            <w:tcMar>
              <w:top w:w="15" w:type="dxa"/>
              <w:left w:w="15" w:type="dxa"/>
              <w:right w:w="15" w:type="dxa"/>
            </w:tcMar>
            <w:vAlign w:val="center"/>
          </w:tcPr>
          <w:p w14:paraId="23A3FB54" w14:textId="7F49F678" w:rsidR="2F61107E" w:rsidRDefault="2F61107E" w:rsidP="2F61107E">
            <w:pPr>
              <w:spacing w:after="0"/>
              <w:jc w:val="center"/>
            </w:pPr>
            <w:r w:rsidRPr="2F61107E">
              <w:rPr>
                <w:rFonts w:ascii="Aptos Narrow" w:eastAsia="Aptos Narrow" w:hAnsi="Aptos Narrow" w:cs="Aptos Narrow"/>
                <w:color w:val="000000" w:themeColor="text1"/>
                <w:sz w:val="22"/>
                <w:szCs w:val="22"/>
              </w:rPr>
              <w:t>0x0000...3eb395</w:t>
            </w:r>
          </w:p>
        </w:tc>
        <w:tc>
          <w:tcPr>
            <w:tcW w:w="2563" w:type="dxa"/>
            <w:tcBorders>
              <w:top w:val="nil"/>
              <w:left w:val="nil"/>
              <w:bottom w:val="nil"/>
              <w:right w:val="single" w:sz="8" w:space="0" w:color="000000" w:themeColor="text1"/>
            </w:tcBorders>
            <w:tcMar>
              <w:top w:w="15" w:type="dxa"/>
              <w:left w:w="15" w:type="dxa"/>
              <w:right w:w="15" w:type="dxa"/>
            </w:tcMar>
            <w:vAlign w:val="center"/>
          </w:tcPr>
          <w:p w14:paraId="4E750AAE" w14:textId="5B7961AA" w:rsidR="2F61107E" w:rsidRDefault="2F61107E" w:rsidP="2F61107E">
            <w:pPr>
              <w:spacing w:after="0"/>
              <w:jc w:val="center"/>
            </w:pPr>
            <w:r w:rsidRPr="2F61107E">
              <w:rPr>
                <w:rFonts w:ascii="Aptos Narrow" w:eastAsia="Aptos Narrow" w:hAnsi="Aptos Narrow" w:cs="Aptos Narrow"/>
                <w:color w:val="000000" w:themeColor="text1"/>
                <w:sz w:val="22"/>
                <w:szCs w:val="22"/>
              </w:rPr>
              <w:t>1,168</w:t>
            </w:r>
          </w:p>
        </w:tc>
      </w:tr>
      <w:tr w:rsidR="2F61107E" w14:paraId="69FFBD65" w14:textId="77777777" w:rsidTr="0040200F">
        <w:trPr>
          <w:trHeight w:val="300"/>
          <w:jc w:val="center"/>
        </w:trPr>
        <w:tc>
          <w:tcPr>
            <w:tcW w:w="2043" w:type="dxa"/>
            <w:tcBorders>
              <w:top w:val="nil"/>
              <w:left w:val="single" w:sz="8" w:space="0" w:color="000000" w:themeColor="text1"/>
              <w:bottom w:val="nil"/>
              <w:right w:val="nil"/>
            </w:tcBorders>
            <w:tcMar>
              <w:top w:w="15" w:type="dxa"/>
              <w:left w:w="15" w:type="dxa"/>
              <w:right w:w="15" w:type="dxa"/>
            </w:tcMar>
            <w:vAlign w:val="center"/>
          </w:tcPr>
          <w:p w14:paraId="6337B828" w14:textId="31273B8B" w:rsidR="2F61107E" w:rsidRDefault="2F61107E" w:rsidP="2F61107E">
            <w:pPr>
              <w:spacing w:after="0"/>
              <w:jc w:val="center"/>
            </w:pPr>
            <w:r w:rsidRPr="2F61107E">
              <w:rPr>
                <w:rFonts w:ascii="Aptos Narrow" w:eastAsia="Aptos Narrow" w:hAnsi="Aptos Narrow" w:cs="Aptos Narrow"/>
                <w:b/>
                <w:bCs/>
                <w:color w:val="000000" w:themeColor="text1"/>
                <w:sz w:val="22"/>
                <w:szCs w:val="22"/>
              </w:rPr>
              <w:t>9</w:t>
            </w:r>
          </w:p>
        </w:tc>
        <w:tc>
          <w:tcPr>
            <w:tcW w:w="2059" w:type="dxa"/>
            <w:tcBorders>
              <w:top w:val="nil"/>
              <w:left w:val="single" w:sz="8" w:space="0" w:color="000000" w:themeColor="text1"/>
              <w:bottom w:val="nil"/>
              <w:right w:val="nil"/>
            </w:tcBorders>
            <w:tcMar>
              <w:top w:w="15" w:type="dxa"/>
              <w:left w:w="15" w:type="dxa"/>
              <w:right w:w="15" w:type="dxa"/>
            </w:tcMar>
            <w:vAlign w:val="center"/>
          </w:tcPr>
          <w:p w14:paraId="3DE2C108" w14:textId="2C9DEF78" w:rsidR="2F61107E" w:rsidRDefault="2F61107E" w:rsidP="2F61107E">
            <w:pPr>
              <w:spacing w:after="0"/>
              <w:jc w:val="center"/>
            </w:pPr>
            <w:r w:rsidRPr="2F61107E">
              <w:rPr>
                <w:rFonts w:ascii="Aptos Narrow" w:eastAsia="Aptos Narrow" w:hAnsi="Aptos Narrow" w:cs="Aptos Narrow"/>
                <w:color w:val="000000" w:themeColor="text1"/>
                <w:sz w:val="22"/>
                <w:szCs w:val="22"/>
              </w:rPr>
              <w:t>0x3328...309c49</w:t>
            </w:r>
          </w:p>
        </w:tc>
        <w:tc>
          <w:tcPr>
            <w:tcW w:w="2563" w:type="dxa"/>
            <w:tcBorders>
              <w:top w:val="nil"/>
              <w:left w:val="nil"/>
              <w:bottom w:val="nil"/>
              <w:right w:val="single" w:sz="8" w:space="0" w:color="000000" w:themeColor="text1"/>
            </w:tcBorders>
            <w:tcMar>
              <w:top w:w="15" w:type="dxa"/>
              <w:left w:w="15" w:type="dxa"/>
              <w:right w:w="15" w:type="dxa"/>
            </w:tcMar>
            <w:vAlign w:val="center"/>
          </w:tcPr>
          <w:p w14:paraId="41C180B0" w14:textId="703594B8" w:rsidR="2F61107E" w:rsidRDefault="2F61107E" w:rsidP="2F61107E">
            <w:pPr>
              <w:spacing w:after="0"/>
              <w:jc w:val="center"/>
            </w:pPr>
            <w:r w:rsidRPr="2F61107E">
              <w:rPr>
                <w:rFonts w:ascii="Aptos Narrow" w:eastAsia="Aptos Narrow" w:hAnsi="Aptos Narrow" w:cs="Aptos Narrow"/>
                <w:color w:val="000000" w:themeColor="text1"/>
                <w:sz w:val="22"/>
                <w:szCs w:val="22"/>
              </w:rPr>
              <w:t>1,168</w:t>
            </w:r>
          </w:p>
        </w:tc>
      </w:tr>
      <w:tr w:rsidR="2F61107E" w14:paraId="10DB3049" w14:textId="77777777" w:rsidTr="0040200F">
        <w:trPr>
          <w:trHeight w:val="300"/>
          <w:jc w:val="center"/>
        </w:trPr>
        <w:tc>
          <w:tcPr>
            <w:tcW w:w="2043"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7CDDC039" w14:textId="014C57EC" w:rsidR="2F61107E" w:rsidRDefault="2F61107E" w:rsidP="2F61107E">
            <w:pPr>
              <w:spacing w:after="0"/>
              <w:jc w:val="center"/>
            </w:pPr>
            <w:r w:rsidRPr="2F61107E">
              <w:rPr>
                <w:rFonts w:ascii="Aptos Narrow" w:eastAsia="Aptos Narrow" w:hAnsi="Aptos Narrow" w:cs="Aptos Narrow"/>
                <w:b/>
                <w:bCs/>
                <w:color w:val="000000" w:themeColor="text1"/>
                <w:sz w:val="22"/>
                <w:szCs w:val="22"/>
              </w:rPr>
              <w:t>10</w:t>
            </w:r>
          </w:p>
        </w:tc>
        <w:tc>
          <w:tcPr>
            <w:tcW w:w="2059"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7A19FFDB" w14:textId="04094091" w:rsidR="2F61107E" w:rsidRDefault="2F61107E" w:rsidP="2F61107E">
            <w:pPr>
              <w:spacing w:after="0"/>
              <w:jc w:val="center"/>
            </w:pPr>
            <w:r w:rsidRPr="2F61107E">
              <w:rPr>
                <w:rFonts w:ascii="Aptos Narrow" w:eastAsia="Aptos Narrow" w:hAnsi="Aptos Narrow" w:cs="Aptos Narrow"/>
                <w:color w:val="000000" w:themeColor="text1"/>
                <w:sz w:val="22"/>
                <w:szCs w:val="22"/>
              </w:rPr>
              <w:t>0x4634...eb9758</w:t>
            </w:r>
          </w:p>
        </w:tc>
        <w:tc>
          <w:tcPr>
            <w:tcW w:w="2563"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7E0D235F" w14:textId="53A57CA0" w:rsidR="2F61107E" w:rsidRDefault="2F61107E" w:rsidP="2F61107E">
            <w:pPr>
              <w:spacing w:after="0"/>
              <w:jc w:val="center"/>
            </w:pPr>
            <w:r w:rsidRPr="2F61107E">
              <w:rPr>
                <w:rFonts w:ascii="Aptos Narrow" w:eastAsia="Aptos Narrow" w:hAnsi="Aptos Narrow" w:cs="Aptos Narrow"/>
                <w:color w:val="000000" w:themeColor="text1"/>
                <w:sz w:val="22"/>
                <w:szCs w:val="22"/>
              </w:rPr>
              <w:t>1,168</w:t>
            </w:r>
          </w:p>
        </w:tc>
      </w:tr>
    </w:tbl>
    <w:p w14:paraId="5D656A32" w14:textId="247CCB67" w:rsidR="00C525A6" w:rsidRDefault="7B3FC26A" w:rsidP="00811AA1">
      <w:pPr>
        <w:pStyle w:val="a0"/>
        <w:jc w:val="both"/>
        <w:rPr>
          <w:ins w:id="1742" w:author="GKARANI GEORGIA" w:date="2026-06-15T14:05:00Z"/>
        </w:rPr>
      </w:pPr>
      <w:r>
        <w:t xml:space="preserve">Figure </w:t>
      </w:r>
      <w:r w:rsidR="75F1E7B9">
        <w:t>7</w:t>
      </w:r>
      <w:r>
        <w:t xml:space="preserve"> </w:t>
      </w:r>
      <w:ins w:id="1743" w:author="GKARANI GEORGIA" w:date="2026-06-15T14:05:00Z">
        <w:r w:rsidR="000C6AEC">
          <w:t xml:space="preserve">presents </w:t>
        </w:r>
      </w:ins>
      <w:del w:id="1744" w:author="GKARANI GEORGIA" w:date="2026-06-15T14:05:00Z">
        <w:r w:rsidDel="000C6AEC">
          <w:delText xml:space="preserve">shows </w:delText>
        </w:r>
      </w:del>
      <w:r>
        <w:t xml:space="preserve">the percentage of transactions </w:t>
      </w:r>
      <w:ins w:id="1745" w:author="GKARANI GEORGIA" w:date="2026-06-15T14:06:00Z">
        <w:r w:rsidR="000C6AEC">
          <w:t>sent by</w:t>
        </w:r>
        <w:r w:rsidR="000C6AEC" w:rsidDel="000C6AEC">
          <w:t xml:space="preserve"> </w:t>
        </w:r>
      </w:ins>
      <w:del w:id="1746" w:author="GKARANI GEORGIA" w:date="2026-06-15T14:06:00Z">
        <w:r w:rsidDel="000C6AEC">
          <w:delText xml:space="preserve">corresponding to </w:delText>
        </w:r>
      </w:del>
      <w:r>
        <w:t xml:space="preserve">the ten accounts </w:t>
      </w:r>
      <w:ins w:id="1747" w:author="GKARANI GEORGIA" w:date="2026-06-15T14:06:00Z">
        <w:r w:rsidR="000C6AEC">
          <w:t xml:space="preserve">with the highest number of sent transactions across datasets containing </w:t>
        </w:r>
      </w:ins>
      <w:del w:id="1748" w:author="GKARANI GEORGIA" w:date="2026-06-15T14:06:00Z">
        <w:r w:rsidDel="000C6AEC">
          <w:delText xml:space="preserve">that sent most transactions over </w:delText>
        </w:r>
      </w:del>
      <w:r>
        <w:t>2, 10, 50, and 100 blocks.</w:t>
      </w:r>
    </w:p>
    <w:p w14:paraId="5D52BCF0" w14:textId="11CCEDDA" w:rsidR="000C6AEC" w:rsidDel="000C6AEC" w:rsidRDefault="000C6AEC" w:rsidP="00811AA1">
      <w:pPr>
        <w:pStyle w:val="a0"/>
        <w:jc w:val="both"/>
        <w:rPr>
          <w:del w:id="1749" w:author="GKARANI GEORGIA" w:date="2026-06-15T14:06:00Z"/>
        </w:rPr>
      </w:pPr>
    </w:p>
    <w:p w14:paraId="72A3D3EC" w14:textId="174E2589" w:rsidR="00C525A6" w:rsidRDefault="3F9E439D" w:rsidP="1E61DACF">
      <w:pPr>
        <w:pStyle w:val="CaptionedFigure"/>
        <w:jc w:val="center"/>
      </w:pPr>
      <w:r>
        <w:rPr>
          <w:noProof/>
        </w:rPr>
        <w:drawing>
          <wp:inline distT="0" distB="0" distL="0" distR="0" wp14:anchorId="0BD14B38" wp14:editId="253B80A4">
            <wp:extent cx="5943600" cy="2971800"/>
            <wp:effectExtent l="0" t="0" r="0" b="0"/>
            <wp:docPr id="94308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8172" name="Picture 94308172"/>
                    <pic:cNvPicPr/>
                  </pic:nvPicPr>
                  <pic:blipFill>
                    <a:blip r:embed="rId18">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14:paraId="638CF14C" w14:textId="6818A930" w:rsidR="62633028" w:rsidRDefault="62633028" w:rsidP="1E61DACF">
      <w:pPr>
        <w:pStyle w:val="a0"/>
        <w:jc w:val="center"/>
        <w:rPr>
          <w:b/>
          <w:bCs/>
        </w:rPr>
      </w:pPr>
      <w:r w:rsidRPr="1E61DACF">
        <w:rPr>
          <w:b/>
          <w:bCs/>
        </w:rPr>
        <w:t xml:space="preserve">Figure 7. </w:t>
      </w:r>
      <w:ins w:id="1750" w:author="GKARANI GEORGIA" w:date="2026-06-15T14:07:00Z">
        <w:r w:rsidR="003A0595">
          <w:t>Top ten accounts by percentage of sent transactions across</w:t>
        </w:r>
      </w:ins>
      <w:del w:id="1751" w:author="GKARANI GEORGIA" w:date="2026-06-15T14:07:00Z">
        <w:r w:rsidDel="003A0595">
          <w:delText xml:space="preserve">Percentage of transactions sent by </w:delText>
        </w:r>
        <w:r w:rsidR="00DB45B6" w:rsidDel="003A0595">
          <w:delText>r</w:delText>
        </w:r>
        <w:r w:rsidDel="003A0595">
          <w:delText>ank across blocks</w:delText>
        </w:r>
        <w:r w:rsidR="003A50A2" w:rsidDel="003A0595">
          <w:delText>. Top ten accounts over</w:delText>
        </w:r>
      </w:del>
      <w:r w:rsidR="003A50A2">
        <w:t xml:space="preserve"> 2, 10, 50, and 100 blocks</w:t>
      </w:r>
      <w:ins w:id="1752" w:author="GKARANI GEORGIA" w:date="2026-06-15T23:00:00Z">
        <w:r w:rsidR="00E261C9">
          <w:t>.</w:t>
        </w:r>
      </w:ins>
    </w:p>
    <w:p w14:paraId="4A3EFE66" w14:textId="4A13D89A" w:rsidR="00C525A6" w:rsidRPr="00D206F0" w:rsidRDefault="00D206F0" w:rsidP="00811AA1">
      <w:pPr>
        <w:pStyle w:val="a0"/>
        <w:jc w:val="both"/>
        <w:rPr>
          <w:b/>
          <w:bCs/>
        </w:rPr>
      </w:pPr>
      <w:r w:rsidRPr="00D206F0">
        <w:rPr>
          <w:b/>
          <w:bCs/>
        </w:rPr>
        <w:t xml:space="preserve">4.2.3 </w:t>
      </w:r>
      <w:ins w:id="1753" w:author="GKARANI GEORGIA" w:date="2026-06-15T14:08:00Z">
        <w:r w:rsidR="003A0595" w:rsidRPr="003A0595">
          <w:rPr>
            <w:b/>
            <w:bCs/>
            <w:rPrChange w:id="1754" w:author="GKARANI GEORGIA" w:date="2026-06-15T14:08:00Z">
              <w:rPr/>
            </w:rPrChange>
          </w:rPr>
          <w:t>Identify the ten accounts with the highest overall transaction participation percentage, considering both sent and received transactions.</w:t>
        </w:r>
      </w:ins>
      <w:del w:id="1755" w:author="GKARANI GEORGIA" w:date="2026-06-15T14:08:00Z">
        <w:r w:rsidRPr="00D206F0" w:rsidDel="003A0595">
          <w:rPr>
            <w:b/>
            <w:bCs/>
          </w:rPr>
          <w:delText xml:space="preserve">Obtain the ten accounts with the highest percentage of both </w:delText>
        </w:r>
        <w:r w:rsidR="00544F7E" w:rsidDel="003A0595">
          <w:rPr>
            <w:b/>
            <w:bCs/>
          </w:rPr>
          <w:delText xml:space="preserve">types of </w:delText>
        </w:r>
        <w:r w:rsidR="00F24FF4" w:rsidRPr="00D206F0" w:rsidDel="003A0595">
          <w:rPr>
            <w:b/>
            <w:bCs/>
          </w:rPr>
          <w:delText>transactions</w:delText>
        </w:r>
        <w:r w:rsidR="00F24FF4" w:rsidDel="003A0595">
          <w:rPr>
            <w:b/>
            <w:bCs/>
          </w:rPr>
          <w:delText>:</w:delText>
        </w:r>
        <w:r w:rsidR="00F24FF4" w:rsidRPr="00D206F0" w:rsidDel="003A0595">
          <w:rPr>
            <w:b/>
            <w:bCs/>
          </w:rPr>
          <w:delText xml:space="preserve"> </w:delText>
        </w:r>
        <w:r w:rsidRPr="00D206F0" w:rsidDel="003A0595">
          <w:rPr>
            <w:b/>
            <w:bCs/>
          </w:rPr>
          <w:delText>sent and received.</w:delText>
        </w:r>
      </w:del>
    </w:p>
    <w:p w14:paraId="389B357C" w14:textId="2150132F" w:rsidR="00C525A6" w:rsidRDefault="00895E06">
      <w:pPr>
        <w:pStyle w:val="SourceCode"/>
      </w:pPr>
      <w:r w:rsidRPr="00E43626">
        <w:rPr>
          <w:rStyle w:val="VerbatimChar"/>
          <w:b/>
          <w:bCs/>
        </w:rPr>
        <w:lastRenderedPageBreak/>
        <w:t>MATCH</w:t>
      </w:r>
      <w:r>
        <w:rPr>
          <w:rStyle w:val="VerbatimChar"/>
        </w:rPr>
        <w:t xml:space="preserve"> (</w:t>
      </w:r>
      <w:proofErr w:type="spellStart"/>
      <w:r>
        <w:rPr>
          <w:rStyle w:val="VerbatimChar"/>
        </w:rPr>
        <w:t>tx</w:t>
      </w:r>
      <w:proofErr w:type="spellEnd"/>
      <w:r>
        <w:rPr>
          <w:rStyle w:val="VerbatimChar"/>
        </w:rPr>
        <w:t>)</w:t>
      </w:r>
      <w:r>
        <w:br/>
      </w:r>
      <w:r w:rsidRPr="00E43626">
        <w:rPr>
          <w:rStyle w:val="VerbatimChar"/>
          <w:b/>
          <w:bCs/>
        </w:rPr>
        <w:t>WITH COUNT</w:t>
      </w:r>
      <w:r>
        <w:rPr>
          <w:rStyle w:val="VerbatimChar"/>
        </w:rPr>
        <w:t>(</w:t>
      </w:r>
      <w:proofErr w:type="spellStart"/>
      <w:r>
        <w:rPr>
          <w:rStyle w:val="VerbatimChar"/>
        </w:rPr>
        <w:t>tx</w:t>
      </w:r>
      <w:proofErr w:type="spellEnd"/>
      <w:r>
        <w:rPr>
          <w:rStyle w:val="VerbatimChar"/>
        </w:rPr>
        <w:t xml:space="preserve">) </w:t>
      </w:r>
      <w:r w:rsidRPr="00E43626">
        <w:rPr>
          <w:rStyle w:val="VerbatimChar"/>
          <w:b/>
          <w:bCs/>
        </w:rPr>
        <w:t>AS</w:t>
      </w:r>
      <w:r>
        <w:rPr>
          <w:rStyle w:val="VerbatimChar"/>
        </w:rPr>
        <w:t xml:space="preserve"> </w:t>
      </w:r>
      <w:proofErr w:type="spellStart"/>
      <w:r>
        <w:rPr>
          <w:rStyle w:val="VerbatimChar"/>
        </w:rPr>
        <w:t>total_transactions</w:t>
      </w:r>
      <w:proofErr w:type="spellEnd"/>
      <w:r>
        <w:br/>
      </w:r>
      <w:r w:rsidRPr="00E43626">
        <w:rPr>
          <w:rStyle w:val="VerbatimChar"/>
          <w:b/>
          <w:bCs/>
        </w:rPr>
        <w:t>MATCH</w:t>
      </w:r>
      <w:r>
        <w:rPr>
          <w:rStyle w:val="VerbatimChar"/>
        </w:rPr>
        <w:t xml:space="preserve"> (</w:t>
      </w:r>
      <w:proofErr w:type="spellStart"/>
      <w:r>
        <w:rPr>
          <w:rStyle w:val="VerbatimChar"/>
        </w:rPr>
        <w:t>u:User</w:t>
      </w:r>
      <w:proofErr w:type="spellEnd"/>
      <w:r>
        <w:rPr>
          <w:rStyle w:val="VerbatimChar"/>
        </w:rPr>
        <w:t>)</w:t>
      </w:r>
      <w:r>
        <w:br/>
      </w:r>
      <w:r w:rsidRPr="00E43626">
        <w:rPr>
          <w:rStyle w:val="VerbatimChar"/>
          <w:b/>
          <w:bCs/>
        </w:rPr>
        <w:t>OPTIONAL MATCH</w:t>
      </w:r>
      <w:r>
        <w:rPr>
          <w:rStyle w:val="VerbatimChar"/>
        </w:rPr>
        <w:t xml:space="preserve"> (u)-[:</w:t>
      </w:r>
      <w:r w:rsidRPr="00E43626">
        <w:rPr>
          <w:rStyle w:val="VerbatimChar"/>
          <w:b/>
          <w:bCs/>
          <w:color w:val="0070C0"/>
        </w:rPr>
        <w:t>SENT_BY</w:t>
      </w:r>
      <w:r>
        <w:rPr>
          <w:rStyle w:val="VerbatimChar"/>
        </w:rPr>
        <w:t>]-&gt;(tx1)</w:t>
      </w:r>
      <w:r>
        <w:br/>
      </w:r>
      <w:r w:rsidRPr="00E43626">
        <w:rPr>
          <w:rStyle w:val="VerbatimChar"/>
          <w:b/>
          <w:bCs/>
        </w:rPr>
        <w:t>OPTIONAL MATCH</w:t>
      </w:r>
      <w:r>
        <w:rPr>
          <w:rStyle w:val="VerbatimChar"/>
        </w:rPr>
        <w:t xml:space="preserve"> (u)-[:</w:t>
      </w:r>
      <w:r w:rsidRPr="00E43626">
        <w:rPr>
          <w:rStyle w:val="VerbatimChar"/>
          <w:b/>
          <w:bCs/>
          <w:color w:val="0070C0"/>
        </w:rPr>
        <w:t>RECEIVED_BY</w:t>
      </w:r>
      <w:r>
        <w:rPr>
          <w:rStyle w:val="VerbatimChar"/>
        </w:rPr>
        <w:t>]-&gt;(tx2)</w:t>
      </w:r>
      <w:r>
        <w:br/>
      </w:r>
      <w:r w:rsidRPr="00E43626">
        <w:rPr>
          <w:rStyle w:val="VerbatimChar"/>
          <w:b/>
          <w:bCs/>
        </w:rPr>
        <w:t>WITH</w:t>
      </w:r>
      <w:r>
        <w:rPr>
          <w:rStyle w:val="VerbatimChar"/>
        </w:rPr>
        <w:t xml:space="preserve"> </w:t>
      </w:r>
      <w:proofErr w:type="spellStart"/>
      <w:r>
        <w:rPr>
          <w:rStyle w:val="VerbatimChar"/>
        </w:rPr>
        <w:t>u.address</w:t>
      </w:r>
      <w:proofErr w:type="spellEnd"/>
      <w:r>
        <w:rPr>
          <w:rStyle w:val="VerbatimChar"/>
        </w:rPr>
        <w:t xml:space="preserve"> </w:t>
      </w:r>
      <w:r w:rsidRPr="00E43626">
        <w:rPr>
          <w:rStyle w:val="VerbatimChar"/>
          <w:b/>
          <w:bCs/>
        </w:rPr>
        <w:t>AS</w:t>
      </w:r>
      <w:r>
        <w:rPr>
          <w:rStyle w:val="VerbatimChar"/>
        </w:rPr>
        <w:t xml:space="preserve"> account,</w:t>
      </w:r>
      <w:r>
        <w:br/>
      </w:r>
      <w:r>
        <w:rPr>
          <w:rStyle w:val="VerbatimChar"/>
        </w:rPr>
        <w:t xml:space="preserve">     (</w:t>
      </w:r>
      <w:r w:rsidRPr="00E43626">
        <w:rPr>
          <w:rStyle w:val="VerbatimChar"/>
          <w:b/>
          <w:bCs/>
        </w:rPr>
        <w:t>COUNT</w:t>
      </w:r>
      <w:r>
        <w:rPr>
          <w:rStyle w:val="VerbatimChar"/>
        </w:rPr>
        <w:t xml:space="preserve">(tx1) + </w:t>
      </w:r>
      <w:r w:rsidRPr="00E43626">
        <w:rPr>
          <w:rStyle w:val="VerbatimChar"/>
          <w:b/>
          <w:bCs/>
        </w:rPr>
        <w:t>COUNT</w:t>
      </w:r>
      <w:r>
        <w:rPr>
          <w:rStyle w:val="VerbatimChar"/>
        </w:rPr>
        <w:t xml:space="preserve">(tx2)) </w:t>
      </w:r>
      <w:r w:rsidRPr="00E43626">
        <w:rPr>
          <w:rStyle w:val="VerbatimChar"/>
          <w:b/>
          <w:bCs/>
        </w:rPr>
        <w:t>AS</w:t>
      </w:r>
      <w:r>
        <w:rPr>
          <w:rStyle w:val="VerbatimChar"/>
        </w:rPr>
        <w:t xml:space="preserve"> </w:t>
      </w:r>
      <w:proofErr w:type="spellStart"/>
      <w:r>
        <w:rPr>
          <w:rStyle w:val="VerbatimChar"/>
        </w:rPr>
        <w:t>sent_received_transactions</w:t>
      </w:r>
      <w:proofErr w:type="spellEnd"/>
      <w:r>
        <w:rPr>
          <w:rStyle w:val="VerbatimChar"/>
        </w:rPr>
        <w:t xml:space="preserve">, </w:t>
      </w:r>
      <w:proofErr w:type="spellStart"/>
      <w:r>
        <w:rPr>
          <w:rStyle w:val="VerbatimChar"/>
        </w:rPr>
        <w:t>total_transactions</w:t>
      </w:r>
      <w:proofErr w:type="spellEnd"/>
      <w:r>
        <w:br/>
      </w:r>
      <w:r w:rsidRPr="00E43626">
        <w:rPr>
          <w:rStyle w:val="VerbatimChar"/>
          <w:b/>
          <w:bCs/>
        </w:rPr>
        <w:t>RETURN</w:t>
      </w:r>
      <w:r>
        <w:rPr>
          <w:rStyle w:val="VerbatimChar"/>
        </w:rPr>
        <w:t xml:space="preserve"> account,</w:t>
      </w:r>
      <w:r>
        <w:br/>
      </w:r>
      <w:r>
        <w:rPr>
          <w:rStyle w:val="VerbatimChar"/>
        </w:rPr>
        <w:t xml:space="preserve"> (</w:t>
      </w:r>
      <w:proofErr w:type="spellStart"/>
      <w:r>
        <w:rPr>
          <w:rStyle w:val="VerbatimChar"/>
        </w:rPr>
        <w:t>sent_received_transactions</w:t>
      </w:r>
      <w:proofErr w:type="spellEnd"/>
      <w:r>
        <w:rPr>
          <w:rStyle w:val="VerbatimChar"/>
        </w:rPr>
        <w:t xml:space="preserve"> / </w:t>
      </w:r>
      <w:proofErr w:type="spellStart"/>
      <w:r>
        <w:rPr>
          <w:rStyle w:val="VerbatimChar"/>
        </w:rPr>
        <w:t>total_transactions</w:t>
      </w:r>
      <w:proofErr w:type="spellEnd"/>
      <w:r>
        <w:rPr>
          <w:rStyle w:val="VerbatimChar"/>
        </w:rPr>
        <w:t xml:space="preserve">) * 100 </w:t>
      </w:r>
      <w:r w:rsidRPr="00373BE8">
        <w:rPr>
          <w:rStyle w:val="VerbatimChar"/>
          <w:b/>
          <w:bCs/>
        </w:rPr>
        <w:t>AS</w:t>
      </w:r>
      <w:r>
        <w:rPr>
          <w:rStyle w:val="VerbatimChar"/>
        </w:rPr>
        <w:t xml:space="preserve"> </w:t>
      </w:r>
      <w:proofErr w:type="spellStart"/>
      <w:r w:rsidR="00373BE8">
        <w:rPr>
          <w:rStyle w:val="VerbatimChar"/>
        </w:rPr>
        <w:t>total_</w:t>
      </w:r>
      <w:r>
        <w:rPr>
          <w:rStyle w:val="VerbatimChar"/>
        </w:rPr>
        <w:t>percentage</w:t>
      </w:r>
      <w:proofErr w:type="spellEnd"/>
      <w:r>
        <w:br/>
      </w:r>
      <w:r w:rsidRPr="00E43626">
        <w:rPr>
          <w:rStyle w:val="VerbatimChar"/>
          <w:b/>
          <w:bCs/>
        </w:rPr>
        <w:t>ORDER BY</w:t>
      </w:r>
      <w:r>
        <w:rPr>
          <w:rStyle w:val="VerbatimChar"/>
        </w:rPr>
        <w:t xml:space="preserve"> </w:t>
      </w:r>
      <w:proofErr w:type="spellStart"/>
      <w:r>
        <w:rPr>
          <w:rStyle w:val="VerbatimChar"/>
        </w:rPr>
        <w:t>total_percentage</w:t>
      </w:r>
      <w:proofErr w:type="spellEnd"/>
      <w:r>
        <w:rPr>
          <w:rStyle w:val="VerbatimChar"/>
        </w:rPr>
        <w:t xml:space="preserve"> </w:t>
      </w:r>
      <w:r w:rsidRPr="00E43626">
        <w:rPr>
          <w:rStyle w:val="VerbatimChar"/>
          <w:b/>
          <w:bCs/>
        </w:rPr>
        <w:t>DESC</w:t>
      </w:r>
      <w:r>
        <w:br/>
      </w:r>
      <w:r w:rsidRPr="00E43626">
        <w:rPr>
          <w:rStyle w:val="VerbatimChar"/>
          <w:b/>
          <w:bCs/>
        </w:rPr>
        <w:t>LIMIT</w:t>
      </w:r>
      <w:r>
        <w:rPr>
          <w:rStyle w:val="VerbatimChar"/>
        </w:rPr>
        <w:t xml:space="preserve"> 10</w:t>
      </w:r>
    </w:p>
    <w:p w14:paraId="27EB2B95" w14:textId="2DFD3FC0" w:rsidR="001316CD" w:rsidRPr="001316CD" w:rsidRDefault="00895E06" w:rsidP="00594CE1">
      <w:pPr>
        <w:pStyle w:val="FirstParagraph"/>
        <w:jc w:val="both"/>
      </w:pPr>
      <w:r>
        <w:t xml:space="preserve">Table </w:t>
      </w:r>
      <w:ins w:id="1756" w:author="GKARANI GEORGIA" w:date="2026-06-16T09:32:00Z">
        <w:r w:rsidR="00CF6082">
          <w:t>6</w:t>
        </w:r>
      </w:ins>
      <w:del w:id="1757" w:author="GKARANI GEORGIA" w:date="2026-06-16T09:32:00Z">
        <w:r w:rsidDel="00CF6082">
          <w:delText>5</w:delText>
        </w:r>
      </w:del>
      <w:r>
        <w:t xml:space="preserve"> </w:t>
      </w:r>
      <w:ins w:id="1758" w:author="GKARANI GEORGIA" w:date="2026-06-15T17:12:00Z">
        <w:r w:rsidR="001316CD" w:rsidRPr="00161BD9">
          <w:rPr>
            <w:rFonts w:ascii="Times New Roman" w:eastAsia="Times New Roman" w:hAnsi="Times New Roman" w:cs="Times New Roman"/>
            <w:lang w:eastAsia="el-GR"/>
          </w:rPr>
          <w:t xml:space="preserve">presents </w:t>
        </w:r>
      </w:ins>
      <w:del w:id="1759" w:author="GKARANI GEORGIA" w:date="2026-06-15T17:12:00Z">
        <w:r w:rsidDel="001316CD">
          <w:delText xml:space="preserve">shows </w:delText>
        </w:r>
      </w:del>
      <w:r>
        <w:t xml:space="preserve">the results </w:t>
      </w:r>
      <w:ins w:id="1760" w:author="GKARANI GEORGIA" w:date="2026-06-15T17:12:00Z">
        <w:r w:rsidR="001316CD" w:rsidRPr="00161BD9">
          <w:rPr>
            <w:rFonts w:ascii="Times New Roman" w:eastAsia="Times New Roman" w:hAnsi="Times New Roman" w:cs="Times New Roman"/>
            <w:lang w:eastAsia="el-GR"/>
          </w:rPr>
          <w:t xml:space="preserve">obtained for </w:t>
        </w:r>
      </w:ins>
      <w:del w:id="1761" w:author="GKARANI GEORGIA" w:date="2026-06-15T17:12:00Z">
        <w:r w:rsidDel="001316CD">
          <w:delText xml:space="preserve">for </w:delText>
        </w:r>
      </w:del>
      <w:r>
        <w:t xml:space="preserve">two blocks. The </w:t>
      </w:r>
      <w:ins w:id="1762" w:author="GKARANI GEORGIA" w:date="2026-06-15T17:12:00Z">
        <w:r w:rsidR="001316CD" w:rsidRPr="00161BD9">
          <w:rPr>
            <w:rFonts w:ascii="Times New Roman" w:eastAsia="Times New Roman" w:hAnsi="Times New Roman" w:cs="Times New Roman"/>
            <w:lang w:eastAsia="el-GR"/>
          </w:rPr>
          <w:t xml:space="preserve">same </w:t>
        </w:r>
      </w:ins>
      <w:r>
        <w:t xml:space="preserve">query was also executed </w:t>
      </w:r>
      <w:ins w:id="1763" w:author="GKARANI GEORGIA" w:date="2026-06-15T17:12:00Z">
        <w:r w:rsidR="00594CE1" w:rsidRPr="00161BD9">
          <w:rPr>
            <w:rFonts w:ascii="Times New Roman" w:eastAsia="Times New Roman" w:hAnsi="Times New Roman" w:cs="Times New Roman"/>
            <w:lang w:eastAsia="el-GR"/>
          </w:rPr>
          <w:t>for datasets containing</w:t>
        </w:r>
        <w:r w:rsidR="00594CE1" w:rsidDel="00594CE1">
          <w:t xml:space="preserve"> </w:t>
        </w:r>
      </w:ins>
      <w:del w:id="1764" w:author="GKARANI GEORGIA" w:date="2026-06-15T17:12:00Z">
        <w:r w:rsidDel="00594CE1">
          <w:delText xml:space="preserve">with </w:delText>
        </w:r>
      </w:del>
      <w:r>
        <w:t>10, 50, and 100 blocks</w:t>
      </w:r>
      <w:ins w:id="1765" w:author="GKARANI GEORGIA" w:date="2026-06-15T17:13:00Z">
        <w:r w:rsidR="00594CE1" w:rsidRPr="00594CE1">
          <w:rPr>
            <w:rPrChange w:id="1766" w:author="GKARANI GEORGIA" w:date="2026-06-15T17:13:00Z">
              <w:rPr>
                <w:lang w:val="el-GR"/>
              </w:rPr>
            </w:rPrChange>
          </w:rPr>
          <w:t>,</w:t>
        </w:r>
      </w:ins>
      <w:del w:id="1767" w:author="GKARANI GEORGIA" w:date="2026-06-15T17:13:00Z">
        <w:r w:rsidDel="00594CE1">
          <w:delText>;</w:delText>
        </w:r>
      </w:del>
      <w:r>
        <w:t xml:space="preserve"> </w:t>
      </w:r>
      <w:ins w:id="1768" w:author="GKARANI GEORGIA" w:date="2026-06-15T17:13:00Z">
        <w:r w:rsidR="00594CE1" w:rsidRPr="00161BD9">
          <w:rPr>
            <w:rFonts w:ascii="Times New Roman" w:eastAsia="Times New Roman" w:hAnsi="Times New Roman" w:cs="Times New Roman"/>
            <w:lang w:eastAsia="el-GR"/>
          </w:rPr>
          <w:t xml:space="preserve">and the corresponding </w:t>
        </w:r>
      </w:ins>
      <w:del w:id="1769" w:author="GKARANI GEORGIA" w:date="2026-06-15T17:13:00Z">
        <w:r w:rsidDel="00594CE1">
          <w:delText xml:space="preserve">their </w:delText>
        </w:r>
      </w:del>
      <w:r>
        <w:t xml:space="preserve">results are </w:t>
      </w:r>
      <w:ins w:id="1770" w:author="GKARANI GEORGIA" w:date="2026-06-15T17:13:00Z">
        <w:r w:rsidR="00594CE1" w:rsidRPr="00161BD9">
          <w:rPr>
            <w:rFonts w:ascii="Times New Roman" w:eastAsia="Times New Roman" w:hAnsi="Times New Roman" w:cs="Times New Roman"/>
            <w:lang w:eastAsia="el-GR"/>
          </w:rPr>
          <w:t xml:space="preserve">reported </w:t>
        </w:r>
      </w:ins>
      <w:del w:id="1771" w:author="GKARANI GEORGIA" w:date="2026-06-15T17:13:00Z">
        <w:r w:rsidDel="00594CE1">
          <w:delText xml:space="preserve">shown </w:delText>
        </w:r>
      </w:del>
      <w:r>
        <w:t>in Appendix A.</w:t>
      </w:r>
    </w:p>
    <w:p w14:paraId="04132AE2" w14:textId="67837D0B" w:rsidR="00C525A6" w:rsidRDefault="2F61107E" w:rsidP="0040200F">
      <w:pPr>
        <w:pStyle w:val="a0"/>
        <w:jc w:val="center"/>
      </w:pPr>
      <w:r w:rsidRPr="2F61107E">
        <w:rPr>
          <w:b/>
          <w:bCs/>
        </w:rPr>
        <w:t xml:space="preserve">Table </w:t>
      </w:r>
      <w:ins w:id="1772" w:author="GKARANI GEORGIA" w:date="2026-06-16T09:32:00Z">
        <w:r w:rsidR="00CF6082">
          <w:rPr>
            <w:b/>
            <w:bCs/>
          </w:rPr>
          <w:t>6</w:t>
        </w:r>
      </w:ins>
      <w:del w:id="1773" w:author="GKARANI GEORGIA" w:date="2026-06-16T09:32:00Z">
        <w:r w:rsidRPr="2F61107E" w:rsidDel="00CF6082">
          <w:rPr>
            <w:b/>
            <w:bCs/>
          </w:rPr>
          <w:delText>5</w:delText>
        </w:r>
      </w:del>
      <w:r w:rsidRPr="2F61107E">
        <w:rPr>
          <w:b/>
          <w:bCs/>
        </w:rPr>
        <w:t xml:space="preserve">. </w:t>
      </w:r>
      <w:r w:rsidRPr="0040200F">
        <w:t xml:space="preserve">Results of Query </w:t>
      </w:r>
      <w:r w:rsidR="00C43333">
        <w:t>4.</w:t>
      </w:r>
      <w:r w:rsidRPr="0040200F">
        <w:t>2.3 for two blocks.</w:t>
      </w:r>
    </w:p>
    <w:tbl>
      <w:tblPr>
        <w:tblW w:w="0" w:type="auto"/>
        <w:jc w:val="center"/>
        <w:tblLayout w:type="fixed"/>
        <w:tblLook w:val="06A0" w:firstRow="1" w:lastRow="0" w:firstColumn="1" w:lastColumn="0" w:noHBand="1" w:noVBand="1"/>
      </w:tblPr>
      <w:tblGrid>
        <w:gridCol w:w="2042"/>
        <w:gridCol w:w="2058"/>
        <w:gridCol w:w="2464"/>
      </w:tblGrid>
      <w:tr w:rsidR="2F61107E" w14:paraId="02DDFC56" w14:textId="77777777" w:rsidTr="0040200F">
        <w:trPr>
          <w:trHeight w:val="300"/>
          <w:jc w:val="center"/>
        </w:trPr>
        <w:tc>
          <w:tcPr>
            <w:tcW w:w="2042"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0BF97DC8" w14:textId="6F018E40" w:rsidR="2F61107E" w:rsidRDefault="2F61107E" w:rsidP="2F61107E">
            <w:pPr>
              <w:spacing w:after="0"/>
              <w:jc w:val="center"/>
            </w:pPr>
            <w:r w:rsidRPr="2F61107E">
              <w:rPr>
                <w:rFonts w:ascii="Aptos Narrow" w:eastAsia="Aptos Narrow" w:hAnsi="Aptos Narrow" w:cs="Aptos Narrow"/>
                <w:color w:val="000000" w:themeColor="text1"/>
                <w:sz w:val="22"/>
                <w:szCs w:val="22"/>
              </w:rPr>
              <w:t>Rank</w:t>
            </w:r>
          </w:p>
        </w:tc>
        <w:tc>
          <w:tcPr>
            <w:tcW w:w="2058"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456BA757" w14:textId="4183EFD8"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2464"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05D21D8B" w14:textId="055C33EC" w:rsidR="2F61107E" w:rsidRDefault="2F61107E" w:rsidP="2F61107E">
            <w:pPr>
              <w:spacing w:after="0"/>
              <w:jc w:val="center"/>
            </w:pPr>
            <w:proofErr w:type="spellStart"/>
            <w:r w:rsidRPr="2F61107E">
              <w:rPr>
                <w:rFonts w:ascii="Aptos Narrow" w:eastAsia="Aptos Narrow" w:hAnsi="Aptos Narrow" w:cs="Aptos Narrow"/>
                <w:color w:val="000000" w:themeColor="text1"/>
                <w:sz w:val="22"/>
                <w:szCs w:val="22"/>
              </w:rPr>
              <w:t>Total</w:t>
            </w:r>
            <w:r w:rsidR="00F90BD3">
              <w:rPr>
                <w:rFonts w:ascii="Aptos Narrow" w:eastAsia="Aptos Narrow" w:hAnsi="Aptos Narrow" w:cs="Aptos Narrow"/>
                <w:color w:val="000000" w:themeColor="text1"/>
                <w:sz w:val="22"/>
                <w:szCs w:val="22"/>
              </w:rPr>
              <w:t>_</w:t>
            </w:r>
            <w:r w:rsidR="00540CA9">
              <w:rPr>
                <w:rFonts w:ascii="Aptos Narrow" w:eastAsia="Aptos Narrow" w:hAnsi="Aptos Narrow" w:cs="Aptos Narrow"/>
                <w:color w:val="000000" w:themeColor="text1"/>
                <w:sz w:val="22"/>
                <w:szCs w:val="22"/>
              </w:rPr>
              <w:t>p</w:t>
            </w:r>
            <w:r w:rsidRPr="2F61107E">
              <w:rPr>
                <w:rFonts w:ascii="Aptos Narrow" w:eastAsia="Aptos Narrow" w:hAnsi="Aptos Narrow" w:cs="Aptos Narrow"/>
                <w:color w:val="000000" w:themeColor="text1"/>
                <w:sz w:val="22"/>
                <w:szCs w:val="22"/>
              </w:rPr>
              <w:t>ercentage</w:t>
            </w:r>
            <w:proofErr w:type="spellEnd"/>
            <w:r w:rsidRPr="2F61107E">
              <w:rPr>
                <w:rFonts w:ascii="Aptos Narrow" w:eastAsia="Aptos Narrow" w:hAnsi="Aptos Narrow" w:cs="Aptos Narrow"/>
                <w:color w:val="000000" w:themeColor="text1"/>
                <w:sz w:val="22"/>
                <w:szCs w:val="22"/>
              </w:rPr>
              <w:t xml:space="preserve"> (%)</w:t>
            </w:r>
          </w:p>
        </w:tc>
      </w:tr>
      <w:tr w:rsidR="2F61107E" w14:paraId="366AAEB9" w14:textId="77777777" w:rsidTr="0040200F">
        <w:trPr>
          <w:trHeight w:val="300"/>
          <w:jc w:val="center"/>
        </w:trPr>
        <w:tc>
          <w:tcPr>
            <w:tcW w:w="2042" w:type="dxa"/>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1186005A" w14:textId="063FDC41" w:rsidR="2F61107E" w:rsidRDefault="2F61107E" w:rsidP="2F61107E">
            <w:pPr>
              <w:spacing w:after="0"/>
              <w:jc w:val="center"/>
            </w:pPr>
            <w:r w:rsidRPr="2F61107E">
              <w:rPr>
                <w:rFonts w:ascii="Aptos Narrow" w:eastAsia="Aptos Narrow" w:hAnsi="Aptos Narrow" w:cs="Aptos Narrow"/>
                <w:b/>
                <w:bCs/>
                <w:color w:val="000000" w:themeColor="text1"/>
                <w:sz w:val="22"/>
                <w:szCs w:val="22"/>
              </w:rPr>
              <w:t>1</w:t>
            </w:r>
          </w:p>
        </w:tc>
        <w:tc>
          <w:tcPr>
            <w:tcW w:w="2058" w:type="dxa"/>
            <w:tcBorders>
              <w:top w:val="single" w:sz="8" w:space="0" w:color="000000" w:themeColor="text1"/>
              <w:left w:val="single" w:sz="8" w:space="0" w:color="000000" w:themeColor="text1"/>
              <w:bottom w:val="nil"/>
              <w:right w:val="nil"/>
            </w:tcBorders>
            <w:shd w:val="clear" w:color="auto" w:fill="CAD8FC"/>
            <w:tcMar>
              <w:top w:w="15" w:type="dxa"/>
              <w:left w:w="15" w:type="dxa"/>
              <w:right w:w="15" w:type="dxa"/>
            </w:tcMar>
            <w:vAlign w:val="center"/>
          </w:tcPr>
          <w:p w14:paraId="0B3C4B98" w14:textId="159558B9"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2464" w:type="dxa"/>
            <w:tcBorders>
              <w:top w:val="single" w:sz="8" w:space="0" w:color="000000" w:themeColor="text1"/>
              <w:left w:val="nil"/>
              <w:bottom w:val="nil"/>
              <w:right w:val="single" w:sz="8" w:space="0" w:color="000000" w:themeColor="text1"/>
            </w:tcBorders>
            <w:tcMar>
              <w:top w:w="15" w:type="dxa"/>
              <w:left w:w="15" w:type="dxa"/>
              <w:right w:w="15" w:type="dxa"/>
            </w:tcMar>
            <w:vAlign w:val="center"/>
          </w:tcPr>
          <w:p w14:paraId="5B93E719" w14:textId="119F2BA1" w:rsidR="2F61107E" w:rsidRDefault="2F61107E" w:rsidP="2F61107E">
            <w:pPr>
              <w:spacing w:after="0"/>
              <w:jc w:val="center"/>
            </w:pPr>
            <w:r w:rsidRPr="2F61107E">
              <w:rPr>
                <w:rFonts w:ascii="Aptos Narrow" w:eastAsia="Aptos Narrow" w:hAnsi="Aptos Narrow" w:cs="Aptos Narrow"/>
                <w:color w:val="000000" w:themeColor="text1"/>
                <w:sz w:val="22"/>
                <w:szCs w:val="22"/>
              </w:rPr>
              <w:t>7,944</w:t>
            </w:r>
          </w:p>
        </w:tc>
      </w:tr>
      <w:tr w:rsidR="2F61107E" w14:paraId="33648010" w14:textId="77777777" w:rsidTr="0040200F">
        <w:trPr>
          <w:trHeight w:val="300"/>
          <w:jc w:val="center"/>
        </w:trPr>
        <w:tc>
          <w:tcPr>
            <w:tcW w:w="2042" w:type="dxa"/>
            <w:tcBorders>
              <w:top w:val="nil"/>
              <w:left w:val="single" w:sz="8" w:space="0" w:color="000000" w:themeColor="text1"/>
              <w:bottom w:val="nil"/>
              <w:right w:val="nil"/>
            </w:tcBorders>
            <w:tcMar>
              <w:top w:w="15" w:type="dxa"/>
              <w:left w:w="15" w:type="dxa"/>
              <w:right w:w="15" w:type="dxa"/>
            </w:tcMar>
            <w:vAlign w:val="center"/>
          </w:tcPr>
          <w:p w14:paraId="6ECFD3DF" w14:textId="7E3D3C46" w:rsidR="2F61107E" w:rsidRDefault="2F61107E" w:rsidP="2F61107E">
            <w:pPr>
              <w:spacing w:after="0"/>
              <w:jc w:val="center"/>
            </w:pPr>
            <w:r w:rsidRPr="2F61107E">
              <w:rPr>
                <w:rFonts w:ascii="Aptos Narrow" w:eastAsia="Aptos Narrow" w:hAnsi="Aptos Narrow" w:cs="Aptos Narrow"/>
                <w:b/>
                <w:bCs/>
                <w:color w:val="000000" w:themeColor="text1"/>
                <w:sz w:val="22"/>
                <w:szCs w:val="22"/>
              </w:rPr>
              <w:t>2</w:t>
            </w:r>
          </w:p>
        </w:tc>
        <w:tc>
          <w:tcPr>
            <w:tcW w:w="2058" w:type="dxa"/>
            <w:tcBorders>
              <w:top w:val="nil"/>
              <w:left w:val="single" w:sz="8" w:space="0" w:color="000000" w:themeColor="text1"/>
              <w:bottom w:val="nil"/>
              <w:right w:val="nil"/>
            </w:tcBorders>
            <w:shd w:val="clear" w:color="auto" w:fill="FCCACA"/>
            <w:tcMar>
              <w:top w:w="15" w:type="dxa"/>
              <w:left w:w="15" w:type="dxa"/>
              <w:right w:w="15" w:type="dxa"/>
            </w:tcMar>
            <w:vAlign w:val="center"/>
          </w:tcPr>
          <w:p w14:paraId="11CFF792" w14:textId="70C355DA" w:rsidR="2F61107E" w:rsidRDefault="2F61107E" w:rsidP="2F61107E">
            <w:pPr>
              <w:spacing w:after="0"/>
              <w:jc w:val="center"/>
            </w:pPr>
            <w:r w:rsidRPr="2F61107E">
              <w:rPr>
                <w:rFonts w:ascii="Aptos Narrow" w:eastAsia="Aptos Narrow" w:hAnsi="Aptos Narrow" w:cs="Aptos Narrow"/>
                <w:color w:val="000000" w:themeColor="text1"/>
                <w:sz w:val="22"/>
                <w:szCs w:val="22"/>
              </w:rPr>
              <w:t>0xdac1...831ec7</w:t>
            </w:r>
          </w:p>
        </w:tc>
        <w:tc>
          <w:tcPr>
            <w:tcW w:w="2464" w:type="dxa"/>
            <w:tcBorders>
              <w:top w:val="nil"/>
              <w:left w:val="nil"/>
              <w:bottom w:val="nil"/>
              <w:right w:val="single" w:sz="8" w:space="0" w:color="000000" w:themeColor="text1"/>
            </w:tcBorders>
            <w:tcMar>
              <w:top w:w="15" w:type="dxa"/>
              <w:left w:w="15" w:type="dxa"/>
              <w:right w:w="15" w:type="dxa"/>
            </w:tcMar>
            <w:vAlign w:val="center"/>
          </w:tcPr>
          <w:p w14:paraId="4EB04277" w14:textId="00E36D5D" w:rsidR="2F61107E" w:rsidRDefault="2F61107E" w:rsidP="2F61107E">
            <w:pPr>
              <w:spacing w:after="0"/>
              <w:jc w:val="center"/>
            </w:pPr>
            <w:r w:rsidRPr="2F61107E">
              <w:rPr>
                <w:rFonts w:ascii="Aptos Narrow" w:eastAsia="Aptos Narrow" w:hAnsi="Aptos Narrow" w:cs="Aptos Narrow"/>
                <w:color w:val="000000" w:themeColor="text1"/>
                <w:sz w:val="22"/>
                <w:szCs w:val="22"/>
              </w:rPr>
              <w:t>4,907</w:t>
            </w:r>
          </w:p>
        </w:tc>
      </w:tr>
      <w:tr w:rsidR="2F61107E" w14:paraId="2F6E4B55" w14:textId="77777777" w:rsidTr="0040200F">
        <w:trPr>
          <w:trHeight w:val="300"/>
          <w:jc w:val="center"/>
        </w:trPr>
        <w:tc>
          <w:tcPr>
            <w:tcW w:w="2042" w:type="dxa"/>
            <w:tcBorders>
              <w:top w:val="nil"/>
              <w:left w:val="single" w:sz="8" w:space="0" w:color="000000" w:themeColor="text1"/>
              <w:bottom w:val="nil"/>
              <w:right w:val="nil"/>
            </w:tcBorders>
            <w:tcMar>
              <w:top w:w="15" w:type="dxa"/>
              <w:left w:w="15" w:type="dxa"/>
              <w:right w:w="15" w:type="dxa"/>
            </w:tcMar>
            <w:vAlign w:val="center"/>
          </w:tcPr>
          <w:p w14:paraId="1CBF55E7" w14:textId="7158DD7E" w:rsidR="2F61107E" w:rsidRDefault="2F61107E" w:rsidP="2F61107E">
            <w:pPr>
              <w:spacing w:after="0"/>
              <w:jc w:val="center"/>
            </w:pPr>
            <w:r w:rsidRPr="2F61107E">
              <w:rPr>
                <w:rFonts w:ascii="Aptos Narrow" w:eastAsia="Aptos Narrow" w:hAnsi="Aptos Narrow" w:cs="Aptos Narrow"/>
                <w:b/>
                <w:bCs/>
                <w:color w:val="000000" w:themeColor="text1"/>
                <w:sz w:val="22"/>
                <w:szCs w:val="22"/>
              </w:rPr>
              <w:t>3</w:t>
            </w:r>
          </w:p>
        </w:tc>
        <w:tc>
          <w:tcPr>
            <w:tcW w:w="2058" w:type="dxa"/>
            <w:tcBorders>
              <w:top w:val="nil"/>
              <w:left w:val="single" w:sz="8" w:space="0" w:color="000000" w:themeColor="text1"/>
              <w:bottom w:val="nil"/>
              <w:right w:val="nil"/>
            </w:tcBorders>
            <w:shd w:val="clear" w:color="auto" w:fill="FCF6CA"/>
            <w:tcMar>
              <w:top w:w="15" w:type="dxa"/>
              <w:left w:w="15" w:type="dxa"/>
              <w:right w:w="15" w:type="dxa"/>
            </w:tcMar>
            <w:vAlign w:val="center"/>
          </w:tcPr>
          <w:p w14:paraId="43FD1890" w14:textId="47BC0CF9" w:rsidR="2F61107E" w:rsidRDefault="2F61107E" w:rsidP="2F61107E">
            <w:pPr>
              <w:spacing w:after="0"/>
              <w:jc w:val="center"/>
            </w:pPr>
            <w:r w:rsidRPr="2F61107E">
              <w:rPr>
                <w:rFonts w:ascii="Aptos Narrow" w:eastAsia="Aptos Narrow" w:hAnsi="Aptos Narrow" w:cs="Aptos Narrow"/>
                <w:color w:val="000000" w:themeColor="text1"/>
                <w:sz w:val="22"/>
                <w:szCs w:val="22"/>
              </w:rPr>
              <w:t>0x3fc9...2b7fad</w:t>
            </w:r>
          </w:p>
        </w:tc>
        <w:tc>
          <w:tcPr>
            <w:tcW w:w="2464" w:type="dxa"/>
            <w:tcBorders>
              <w:top w:val="nil"/>
              <w:left w:val="nil"/>
              <w:bottom w:val="nil"/>
              <w:right w:val="single" w:sz="8" w:space="0" w:color="000000" w:themeColor="text1"/>
            </w:tcBorders>
            <w:tcMar>
              <w:top w:w="15" w:type="dxa"/>
              <w:left w:w="15" w:type="dxa"/>
              <w:right w:w="15" w:type="dxa"/>
            </w:tcMar>
            <w:vAlign w:val="center"/>
          </w:tcPr>
          <w:p w14:paraId="2D263573" w14:textId="3683434C" w:rsidR="2F61107E" w:rsidRDefault="2F61107E" w:rsidP="2F61107E">
            <w:pPr>
              <w:spacing w:after="0"/>
              <w:jc w:val="center"/>
            </w:pPr>
            <w:r w:rsidRPr="2F61107E">
              <w:rPr>
                <w:rFonts w:ascii="Aptos Narrow" w:eastAsia="Aptos Narrow" w:hAnsi="Aptos Narrow" w:cs="Aptos Narrow"/>
                <w:color w:val="000000" w:themeColor="text1"/>
                <w:sz w:val="22"/>
                <w:szCs w:val="22"/>
              </w:rPr>
              <w:t>4,089</w:t>
            </w:r>
          </w:p>
        </w:tc>
      </w:tr>
      <w:tr w:rsidR="2F61107E" w14:paraId="567BF695" w14:textId="77777777" w:rsidTr="0040200F">
        <w:trPr>
          <w:trHeight w:val="300"/>
          <w:jc w:val="center"/>
        </w:trPr>
        <w:tc>
          <w:tcPr>
            <w:tcW w:w="2042" w:type="dxa"/>
            <w:tcBorders>
              <w:top w:val="nil"/>
              <w:left w:val="single" w:sz="8" w:space="0" w:color="000000" w:themeColor="text1"/>
              <w:bottom w:val="nil"/>
              <w:right w:val="nil"/>
            </w:tcBorders>
            <w:tcMar>
              <w:top w:w="15" w:type="dxa"/>
              <w:left w:w="15" w:type="dxa"/>
              <w:right w:w="15" w:type="dxa"/>
            </w:tcMar>
            <w:vAlign w:val="center"/>
          </w:tcPr>
          <w:p w14:paraId="463F036D" w14:textId="6A392BB0" w:rsidR="2F61107E" w:rsidRDefault="2F61107E" w:rsidP="2F61107E">
            <w:pPr>
              <w:spacing w:after="0"/>
              <w:jc w:val="center"/>
            </w:pPr>
            <w:r w:rsidRPr="2F61107E">
              <w:rPr>
                <w:rFonts w:ascii="Aptos Narrow" w:eastAsia="Aptos Narrow" w:hAnsi="Aptos Narrow" w:cs="Aptos Narrow"/>
                <w:b/>
                <w:bCs/>
                <w:color w:val="000000" w:themeColor="text1"/>
                <w:sz w:val="22"/>
                <w:szCs w:val="22"/>
              </w:rPr>
              <w:t>4</w:t>
            </w:r>
          </w:p>
        </w:tc>
        <w:tc>
          <w:tcPr>
            <w:tcW w:w="2058" w:type="dxa"/>
            <w:tcBorders>
              <w:top w:val="nil"/>
              <w:left w:val="single" w:sz="8" w:space="0" w:color="000000" w:themeColor="text1"/>
              <w:bottom w:val="nil"/>
              <w:right w:val="nil"/>
            </w:tcBorders>
            <w:shd w:val="clear" w:color="auto" w:fill="FFE2C2"/>
            <w:tcMar>
              <w:top w:w="15" w:type="dxa"/>
              <w:left w:w="15" w:type="dxa"/>
              <w:right w:w="15" w:type="dxa"/>
            </w:tcMar>
            <w:vAlign w:val="center"/>
          </w:tcPr>
          <w:p w14:paraId="788AD818" w14:textId="337FC24A" w:rsidR="2F61107E" w:rsidRDefault="2F61107E" w:rsidP="2F61107E">
            <w:pPr>
              <w:spacing w:after="0"/>
              <w:jc w:val="center"/>
            </w:pPr>
            <w:r w:rsidRPr="2F61107E">
              <w:rPr>
                <w:rFonts w:ascii="Aptos Narrow" w:eastAsia="Aptos Narrow" w:hAnsi="Aptos Narrow" w:cs="Aptos Narrow"/>
                <w:color w:val="000000" w:themeColor="text1"/>
                <w:sz w:val="22"/>
                <w:szCs w:val="22"/>
              </w:rPr>
              <w:t>0x7a25...f2488d</w:t>
            </w:r>
          </w:p>
        </w:tc>
        <w:tc>
          <w:tcPr>
            <w:tcW w:w="2464" w:type="dxa"/>
            <w:tcBorders>
              <w:top w:val="nil"/>
              <w:left w:val="nil"/>
              <w:bottom w:val="nil"/>
              <w:right w:val="single" w:sz="8" w:space="0" w:color="000000" w:themeColor="text1"/>
            </w:tcBorders>
            <w:tcMar>
              <w:top w:w="15" w:type="dxa"/>
              <w:left w:w="15" w:type="dxa"/>
              <w:right w:w="15" w:type="dxa"/>
            </w:tcMar>
            <w:vAlign w:val="center"/>
          </w:tcPr>
          <w:p w14:paraId="3BEB73E4" w14:textId="29BE45D0" w:rsidR="2F61107E" w:rsidRDefault="2F61107E" w:rsidP="2F61107E">
            <w:pPr>
              <w:spacing w:after="0"/>
              <w:jc w:val="center"/>
            </w:pPr>
            <w:r w:rsidRPr="2F61107E">
              <w:rPr>
                <w:rFonts w:ascii="Aptos Narrow" w:eastAsia="Aptos Narrow" w:hAnsi="Aptos Narrow" w:cs="Aptos Narrow"/>
                <w:color w:val="000000" w:themeColor="text1"/>
                <w:sz w:val="22"/>
                <w:szCs w:val="22"/>
              </w:rPr>
              <w:t>3,621</w:t>
            </w:r>
          </w:p>
        </w:tc>
      </w:tr>
      <w:tr w:rsidR="2F61107E" w14:paraId="04337CFB" w14:textId="77777777" w:rsidTr="0040200F">
        <w:trPr>
          <w:trHeight w:val="300"/>
          <w:jc w:val="center"/>
        </w:trPr>
        <w:tc>
          <w:tcPr>
            <w:tcW w:w="2042" w:type="dxa"/>
            <w:tcBorders>
              <w:top w:val="nil"/>
              <w:left w:val="single" w:sz="8" w:space="0" w:color="000000" w:themeColor="text1"/>
              <w:bottom w:val="nil"/>
              <w:right w:val="nil"/>
            </w:tcBorders>
            <w:tcMar>
              <w:top w:w="15" w:type="dxa"/>
              <w:left w:w="15" w:type="dxa"/>
              <w:right w:w="15" w:type="dxa"/>
            </w:tcMar>
            <w:vAlign w:val="center"/>
          </w:tcPr>
          <w:p w14:paraId="3080E65F" w14:textId="4E6F69A3" w:rsidR="2F61107E" w:rsidRDefault="2F61107E" w:rsidP="2F61107E">
            <w:pPr>
              <w:spacing w:after="0"/>
              <w:jc w:val="center"/>
            </w:pPr>
            <w:r w:rsidRPr="2F61107E">
              <w:rPr>
                <w:rFonts w:ascii="Aptos Narrow" w:eastAsia="Aptos Narrow" w:hAnsi="Aptos Narrow" w:cs="Aptos Narrow"/>
                <w:b/>
                <w:bCs/>
                <w:color w:val="000000" w:themeColor="text1"/>
                <w:sz w:val="22"/>
                <w:szCs w:val="22"/>
              </w:rPr>
              <w:t>5</w:t>
            </w:r>
          </w:p>
        </w:tc>
        <w:tc>
          <w:tcPr>
            <w:tcW w:w="2058" w:type="dxa"/>
            <w:tcBorders>
              <w:top w:val="nil"/>
              <w:left w:val="single" w:sz="8" w:space="0" w:color="000000" w:themeColor="text1"/>
              <w:bottom w:val="nil"/>
              <w:right w:val="nil"/>
            </w:tcBorders>
            <w:tcMar>
              <w:top w:w="15" w:type="dxa"/>
              <w:left w:w="15" w:type="dxa"/>
              <w:right w:w="15" w:type="dxa"/>
            </w:tcMar>
            <w:vAlign w:val="center"/>
          </w:tcPr>
          <w:p w14:paraId="2EA5B275" w14:textId="71CBC340" w:rsidR="2F61107E" w:rsidRDefault="2F61107E" w:rsidP="2F61107E">
            <w:pPr>
              <w:spacing w:after="0"/>
              <w:jc w:val="center"/>
            </w:pPr>
            <w:r w:rsidRPr="2F61107E">
              <w:rPr>
                <w:rFonts w:ascii="Aptos Narrow" w:eastAsia="Aptos Narrow" w:hAnsi="Aptos Narrow" w:cs="Aptos Narrow"/>
                <w:color w:val="000000" w:themeColor="text1"/>
                <w:sz w:val="22"/>
                <w:szCs w:val="22"/>
              </w:rPr>
              <w:t>0x80a6...cd5d9e</w:t>
            </w:r>
          </w:p>
        </w:tc>
        <w:tc>
          <w:tcPr>
            <w:tcW w:w="2464" w:type="dxa"/>
            <w:tcBorders>
              <w:top w:val="nil"/>
              <w:left w:val="nil"/>
              <w:bottom w:val="nil"/>
              <w:right w:val="single" w:sz="8" w:space="0" w:color="000000" w:themeColor="text1"/>
            </w:tcBorders>
            <w:tcMar>
              <w:top w:w="15" w:type="dxa"/>
              <w:left w:w="15" w:type="dxa"/>
              <w:right w:w="15" w:type="dxa"/>
            </w:tcMar>
            <w:vAlign w:val="center"/>
          </w:tcPr>
          <w:p w14:paraId="2055A246" w14:textId="509443B0" w:rsidR="2F61107E" w:rsidRDefault="2F61107E" w:rsidP="2F61107E">
            <w:pPr>
              <w:spacing w:after="0"/>
              <w:jc w:val="center"/>
            </w:pPr>
            <w:r w:rsidRPr="2F61107E">
              <w:rPr>
                <w:rFonts w:ascii="Aptos Narrow" w:eastAsia="Aptos Narrow" w:hAnsi="Aptos Narrow" w:cs="Aptos Narrow"/>
                <w:color w:val="000000" w:themeColor="text1"/>
                <w:sz w:val="22"/>
                <w:szCs w:val="22"/>
              </w:rPr>
              <w:t>1,869</w:t>
            </w:r>
          </w:p>
        </w:tc>
      </w:tr>
      <w:tr w:rsidR="2F61107E" w14:paraId="744F504C" w14:textId="77777777" w:rsidTr="0040200F">
        <w:trPr>
          <w:trHeight w:val="300"/>
          <w:jc w:val="center"/>
        </w:trPr>
        <w:tc>
          <w:tcPr>
            <w:tcW w:w="2042" w:type="dxa"/>
            <w:tcBorders>
              <w:top w:val="nil"/>
              <w:left w:val="single" w:sz="8" w:space="0" w:color="000000" w:themeColor="text1"/>
              <w:bottom w:val="nil"/>
              <w:right w:val="nil"/>
            </w:tcBorders>
            <w:tcMar>
              <w:top w:w="15" w:type="dxa"/>
              <w:left w:w="15" w:type="dxa"/>
              <w:right w:w="15" w:type="dxa"/>
            </w:tcMar>
            <w:vAlign w:val="center"/>
          </w:tcPr>
          <w:p w14:paraId="22EE971F" w14:textId="17CD7CD3" w:rsidR="2F61107E" w:rsidRDefault="2F61107E" w:rsidP="2F61107E">
            <w:pPr>
              <w:spacing w:after="0"/>
              <w:jc w:val="center"/>
            </w:pPr>
            <w:r w:rsidRPr="2F61107E">
              <w:rPr>
                <w:rFonts w:ascii="Aptos Narrow" w:eastAsia="Aptos Narrow" w:hAnsi="Aptos Narrow" w:cs="Aptos Narrow"/>
                <w:b/>
                <w:bCs/>
                <w:color w:val="000000" w:themeColor="text1"/>
                <w:sz w:val="22"/>
                <w:szCs w:val="22"/>
              </w:rPr>
              <w:t>6</w:t>
            </w:r>
          </w:p>
        </w:tc>
        <w:tc>
          <w:tcPr>
            <w:tcW w:w="2058" w:type="dxa"/>
            <w:tcBorders>
              <w:top w:val="nil"/>
              <w:left w:val="single" w:sz="8" w:space="0" w:color="000000" w:themeColor="text1"/>
              <w:bottom w:val="nil"/>
              <w:right w:val="nil"/>
            </w:tcBorders>
            <w:tcMar>
              <w:top w:w="15" w:type="dxa"/>
              <w:left w:w="15" w:type="dxa"/>
              <w:right w:w="15" w:type="dxa"/>
            </w:tcMar>
            <w:vAlign w:val="center"/>
          </w:tcPr>
          <w:p w14:paraId="757506B7" w14:textId="7F9D3C90" w:rsidR="2F61107E" w:rsidRDefault="2F61107E" w:rsidP="2F61107E">
            <w:pPr>
              <w:spacing w:after="0"/>
              <w:jc w:val="center"/>
            </w:pPr>
            <w:r w:rsidRPr="2F61107E">
              <w:rPr>
                <w:rFonts w:ascii="Aptos Narrow" w:eastAsia="Aptos Narrow" w:hAnsi="Aptos Narrow" w:cs="Aptos Narrow"/>
                <w:color w:val="000000" w:themeColor="text1"/>
                <w:sz w:val="22"/>
                <w:szCs w:val="22"/>
              </w:rPr>
              <w:t>0xe37e...57bd09</w:t>
            </w:r>
          </w:p>
        </w:tc>
        <w:tc>
          <w:tcPr>
            <w:tcW w:w="2464" w:type="dxa"/>
            <w:tcBorders>
              <w:top w:val="nil"/>
              <w:left w:val="nil"/>
              <w:bottom w:val="nil"/>
              <w:right w:val="single" w:sz="8" w:space="0" w:color="000000" w:themeColor="text1"/>
            </w:tcBorders>
            <w:tcMar>
              <w:top w:w="15" w:type="dxa"/>
              <w:left w:w="15" w:type="dxa"/>
              <w:right w:w="15" w:type="dxa"/>
            </w:tcMar>
            <w:vAlign w:val="center"/>
          </w:tcPr>
          <w:p w14:paraId="479DDDFE" w14:textId="770C8FEF" w:rsidR="2F61107E" w:rsidRDefault="2F61107E" w:rsidP="2F61107E">
            <w:pPr>
              <w:spacing w:after="0"/>
              <w:jc w:val="center"/>
            </w:pPr>
            <w:r w:rsidRPr="2F61107E">
              <w:rPr>
                <w:rFonts w:ascii="Aptos Narrow" w:eastAsia="Aptos Narrow" w:hAnsi="Aptos Narrow" w:cs="Aptos Narrow"/>
                <w:color w:val="000000" w:themeColor="text1"/>
                <w:sz w:val="22"/>
                <w:szCs w:val="22"/>
              </w:rPr>
              <w:t>1,869</w:t>
            </w:r>
          </w:p>
        </w:tc>
      </w:tr>
      <w:tr w:rsidR="2F61107E" w14:paraId="44075569" w14:textId="77777777" w:rsidTr="0040200F">
        <w:trPr>
          <w:trHeight w:val="300"/>
          <w:jc w:val="center"/>
        </w:trPr>
        <w:tc>
          <w:tcPr>
            <w:tcW w:w="2042" w:type="dxa"/>
            <w:tcBorders>
              <w:top w:val="nil"/>
              <w:left w:val="single" w:sz="8" w:space="0" w:color="000000" w:themeColor="text1"/>
              <w:bottom w:val="nil"/>
              <w:right w:val="nil"/>
            </w:tcBorders>
            <w:tcMar>
              <w:top w:w="15" w:type="dxa"/>
              <w:left w:w="15" w:type="dxa"/>
              <w:right w:w="15" w:type="dxa"/>
            </w:tcMar>
            <w:vAlign w:val="center"/>
          </w:tcPr>
          <w:p w14:paraId="7BACA419" w14:textId="2C0B8E49" w:rsidR="2F61107E" w:rsidRDefault="2F61107E" w:rsidP="2F61107E">
            <w:pPr>
              <w:spacing w:after="0"/>
              <w:jc w:val="center"/>
            </w:pPr>
            <w:r w:rsidRPr="2F61107E">
              <w:rPr>
                <w:rFonts w:ascii="Aptos Narrow" w:eastAsia="Aptos Narrow" w:hAnsi="Aptos Narrow" w:cs="Aptos Narrow"/>
                <w:b/>
                <w:bCs/>
                <w:color w:val="000000" w:themeColor="text1"/>
                <w:sz w:val="22"/>
                <w:szCs w:val="22"/>
              </w:rPr>
              <w:t>7</w:t>
            </w:r>
          </w:p>
        </w:tc>
        <w:tc>
          <w:tcPr>
            <w:tcW w:w="2058" w:type="dxa"/>
            <w:tcBorders>
              <w:top w:val="nil"/>
              <w:left w:val="single" w:sz="8" w:space="0" w:color="000000" w:themeColor="text1"/>
              <w:bottom w:val="nil"/>
              <w:right w:val="nil"/>
            </w:tcBorders>
            <w:tcMar>
              <w:top w:w="15" w:type="dxa"/>
              <w:left w:w="15" w:type="dxa"/>
              <w:right w:w="15" w:type="dxa"/>
            </w:tcMar>
            <w:vAlign w:val="center"/>
          </w:tcPr>
          <w:p w14:paraId="1DEF84CC" w14:textId="2F598B57" w:rsidR="2F61107E" w:rsidRDefault="2F61107E" w:rsidP="2F61107E">
            <w:pPr>
              <w:spacing w:after="0"/>
              <w:jc w:val="center"/>
            </w:pPr>
            <w:r w:rsidRPr="2F61107E">
              <w:rPr>
                <w:rFonts w:ascii="Aptos Narrow" w:eastAsia="Aptos Narrow" w:hAnsi="Aptos Narrow" w:cs="Aptos Narrow"/>
                <w:color w:val="000000" w:themeColor="text1"/>
                <w:sz w:val="22"/>
                <w:szCs w:val="22"/>
              </w:rPr>
              <w:t>0x1111...960582</w:t>
            </w:r>
          </w:p>
        </w:tc>
        <w:tc>
          <w:tcPr>
            <w:tcW w:w="2464" w:type="dxa"/>
            <w:tcBorders>
              <w:top w:val="nil"/>
              <w:left w:val="nil"/>
              <w:bottom w:val="nil"/>
              <w:right w:val="single" w:sz="8" w:space="0" w:color="000000" w:themeColor="text1"/>
            </w:tcBorders>
            <w:tcMar>
              <w:top w:w="15" w:type="dxa"/>
              <w:left w:w="15" w:type="dxa"/>
              <w:right w:w="15" w:type="dxa"/>
            </w:tcMar>
            <w:vAlign w:val="center"/>
          </w:tcPr>
          <w:p w14:paraId="7D0A64FA" w14:textId="445E77FA" w:rsidR="2F61107E" w:rsidRDefault="2F61107E" w:rsidP="2F61107E">
            <w:pPr>
              <w:spacing w:after="0"/>
              <w:jc w:val="center"/>
            </w:pPr>
            <w:r w:rsidRPr="2F61107E">
              <w:rPr>
                <w:rFonts w:ascii="Aptos Narrow" w:eastAsia="Aptos Narrow" w:hAnsi="Aptos Narrow" w:cs="Aptos Narrow"/>
                <w:color w:val="000000" w:themeColor="text1"/>
                <w:sz w:val="22"/>
                <w:szCs w:val="22"/>
              </w:rPr>
              <w:t>1,752</w:t>
            </w:r>
          </w:p>
        </w:tc>
      </w:tr>
      <w:tr w:rsidR="2F61107E" w14:paraId="2DD3613B" w14:textId="77777777" w:rsidTr="0040200F">
        <w:trPr>
          <w:trHeight w:val="300"/>
          <w:jc w:val="center"/>
        </w:trPr>
        <w:tc>
          <w:tcPr>
            <w:tcW w:w="2042" w:type="dxa"/>
            <w:tcBorders>
              <w:top w:val="nil"/>
              <w:left w:val="single" w:sz="8" w:space="0" w:color="000000" w:themeColor="text1"/>
              <w:bottom w:val="nil"/>
              <w:right w:val="nil"/>
            </w:tcBorders>
            <w:tcMar>
              <w:top w:w="15" w:type="dxa"/>
              <w:left w:w="15" w:type="dxa"/>
              <w:right w:w="15" w:type="dxa"/>
            </w:tcMar>
            <w:vAlign w:val="center"/>
          </w:tcPr>
          <w:p w14:paraId="7948EFE7" w14:textId="201D98C8" w:rsidR="2F61107E" w:rsidRDefault="2F61107E" w:rsidP="2F61107E">
            <w:pPr>
              <w:spacing w:after="0"/>
              <w:jc w:val="center"/>
            </w:pPr>
            <w:r w:rsidRPr="2F61107E">
              <w:rPr>
                <w:rFonts w:ascii="Aptos Narrow" w:eastAsia="Aptos Narrow" w:hAnsi="Aptos Narrow" w:cs="Aptos Narrow"/>
                <w:b/>
                <w:bCs/>
                <w:color w:val="000000" w:themeColor="text1"/>
                <w:sz w:val="22"/>
                <w:szCs w:val="22"/>
              </w:rPr>
              <w:t>8</w:t>
            </w:r>
          </w:p>
        </w:tc>
        <w:tc>
          <w:tcPr>
            <w:tcW w:w="2058" w:type="dxa"/>
            <w:tcBorders>
              <w:top w:val="nil"/>
              <w:left w:val="single" w:sz="8" w:space="0" w:color="000000" w:themeColor="text1"/>
              <w:bottom w:val="nil"/>
              <w:right w:val="nil"/>
            </w:tcBorders>
            <w:tcMar>
              <w:top w:w="15" w:type="dxa"/>
              <w:left w:w="15" w:type="dxa"/>
              <w:right w:w="15" w:type="dxa"/>
            </w:tcMar>
            <w:vAlign w:val="center"/>
          </w:tcPr>
          <w:p w14:paraId="11135C86" w14:textId="1DD97BB4" w:rsidR="2F61107E" w:rsidRDefault="2F61107E" w:rsidP="2F61107E">
            <w:pPr>
              <w:spacing w:after="0"/>
              <w:jc w:val="center"/>
            </w:pPr>
            <w:r w:rsidRPr="2F61107E">
              <w:rPr>
                <w:rFonts w:ascii="Aptos Narrow" w:eastAsia="Aptos Narrow" w:hAnsi="Aptos Narrow" w:cs="Aptos Narrow"/>
                <w:color w:val="000000" w:themeColor="text1"/>
                <w:sz w:val="22"/>
                <w:szCs w:val="22"/>
              </w:rPr>
              <w:t>0x3328...309c49</w:t>
            </w:r>
          </w:p>
        </w:tc>
        <w:tc>
          <w:tcPr>
            <w:tcW w:w="2464" w:type="dxa"/>
            <w:tcBorders>
              <w:top w:val="nil"/>
              <w:left w:val="nil"/>
              <w:bottom w:val="nil"/>
              <w:right w:val="single" w:sz="8" w:space="0" w:color="000000" w:themeColor="text1"/>
            </w:tcBorders>
            <w:tcMar>
              <w:top w:w="15" w:type="dxa"/>
              <w:left w:w="15" w:type="dxa"/>
              <w:right w:w="15" w:type="dxa"/>
            </w:tcMar>
            <w:vAlign w:val="center"/>
          </w:tcPr>
          <w:p w14:paraId="2AAB6714" w14:textId="1EDCBFE2" w:rsidR="2F61107E" w:rsidRDefault="2F61107E" w:rsidP="2F61107E">
            <w:pPr>
              <w:spacing w:after="0"/>
              <w:jc w:val="center"/>
            </w:pPr>
            <w:r w:rsidRPr="2F61107E">
              <w:rPr>
                <w:rFonts w:ascii="Aptos Narrow" w:eastAsia="Aptos Narrow" w:hAnsi="Aptos Narrow" w:cs="Aptos Narrow"/>
                <w:color w:val="000000" w:themeColor="text1"/>
                <w:sz w:val="22"/>
                <w:szCs w:val="22"/>
              </w:rPr>
              <w:t>1,402</w:t>
            </w:r>
          </w:p>
        </w:tc>
      </w:tr>
      <w:tr w:rsidR="2F61107E" w14:paraId="1E14BDF0" w14:textId="77777777" w:rsidTr="0040200F">
        <w:trPr>
          <w:trHeight w:val="300"/>
          <w:jc w:val="center"/>
        </w:trPr>
        <w:tc>
          <w:tcPr>
            <w:tcW w:w="2042" w:type="dxa"/>
            <w:tcBorders>
              <w:top w:val="nil"/>
              <w:left w:val="single" w:sz="8" w:space="0" w:color="000000" w:themeColor="text1"/>
              <w:bottom w:val="nil"/>
              <w:right w:val="nil"/>
            </w:tcBorders>
            <w:tcMar>
              <w:top w:w="15" w:type="dxa"/>
              <w:left w:w="15" w:type="dxa"/>
              <w:right w:w="15" w:type="dxa"/>
            </w:tcMar>
            <w:vAlign w:val="center"/>
          </w:tcPr>
          <w:p w14:paraId="22EE71E3" w14:textId="00F3944F" w:rsidR="2F61107E" w:rsidRDefault="2F61107E" w:rsidP="2F61107E">
            <w:pPr>
              <w:spacing w:after="0"/>
              <w:jc w:val="center"/>
            </w:pPr>
            <w:r w:rsidRPr="2F61107E">
              <w:rPr>
                <w:rFonts w:ascii="Aptos Narrow" w:eastAsia="Aptos Narrow" w:hAnsi="Aptos Narrow" w:cs="Aptos Narrow"/>
                <w:b/>
                <w:bCs/>
                <w:color w:val="000000" w:themeColor="text1"/>
                <w:sz w:val="22"/>
                <w:szCs w:val="22"/>
              </w:rPr>
              <w:t>9</w:t>
            </w:r>
          </w:p>
        </w:tc>
        <w:tc>
          <w:tcPr>
            <w:tcW w:w="2058" w:type="dxa"/>
            <w:tcBorders>
              <w:top w:val="nil"/>
              <w:left w:val="single" w:sz="8" w:space="0" w:color="000000" w:themeColor="text1"/>
              <w:bottom w:val="nil"/>
              <w:right w:val="nil"/>
            </w:tcBorders>
            <w:tcMar>
              <w:top w:w="15" w:type="dxa"/>
              <w:left w:w="15" w:type="dxa"/>
              <w:right w:w="15" w:type="dxa"/>
            </w:tcMar>
            <w:vAlign w:val="center"/>
          </w:tcPr>
          <w:p w14:paraId="2D9C83F1" w14:textId="49951B16" w:rsidR="2F61107E" w:rsidRDefault="2F61107E" w:rsidP="2F61107E">
            <w:pPr>
              <w:spacing w:after="0"/>
              <w:jc w:val="center"/>
            </w:pPr>
            <w:r w:rsidRPr="2F61107E">
              <w:rPr>
                <w:rFonts w:ascii="Aptos Narrow" w:eastAsia="Aptos Narrow" w:hAnsi="Aptos Narrow" w:cs="Aptos Narrow"/>
                <w:color w:val="000000" w:themeColor="text1"/>
                <w:sz w:val="22"/>
                <w:szCs w:val="22"/>
              </w:rPr>
              <w:t>0xa0b8...06eb48</w:t>
            </w:r>
          </w:p>
        </w:tc>
        <w:tc>
          <w:tcPr>
            <w:tcW w:w="2464" w:type="dxa"/>
            <w:tcBorders>
              <w:top w:val="nil"/>
              <w:left w:val="nil"/>
              <w:bottom w:val="nil"/>
              <w:right w:val="single" w:sz="8" w:space="0" w:color="000000" w:themeColor="text1"/>
            </w:tcBorders>
            <w:tcMar>
              <w:top w:w="15" w:type="dxa"/>
              <w:left w:w="15" w:type="dxa"/>
              <w:right w:w="15" w:type="dxa"/>
            </w:tcMar>
            <w:vAlign w:val="center"/>
          </w:tcPr>
          <w:p w14:paraId="7DADCB3C" w14:textId="5574BB87" w:rsidR="2F61107E" w:rsidRDefault="2F61107E" w:rsidP="2F61107E">
            <w:pPr>
              <w:spacing w:after="0"/>
              <w:jc w:val="center"/>
            </w:pPr>
            <w:r w:rsidRPr="2F61107E">
              <w:rPr>
                <w:rFonts w:ascii="Aptos Narrow" w:eastAsia="Aptos Narrow" w:hAnsi="Aptos Narrow" w:cs="Aptos Narrow"/>
                <w:color w:val="000000" w:themeColor="text1"/>
                <w:sz w:val="22"/>
                <w:szCs w:val="22"/>
              </w:rPr>
              <w:t>1,402</w:t>
            </w:r>
          </w:p>
        </w:tc>
      </w:tr>
      <w:tr w:rsidR="2F61107E" w14:paraId="54ABDFCF" w14:textId="77777777" w:rsidTr="0040200F">
        <w:trPr>
          <w:trHeight w:val="300"/>
          <w:jc w:val="center"/>
        </w:trPr>
        <w:tc>
          <w:tcPr>
            <w:tcW w:w="2042"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7B119327" w14:textId="5CDF3A47" w:rsidR="2F61107E" w:rsidRDefault="2F61107E" w:rsidP="2F61107E">
            <w:pPr>
              <w:spacing w:after="0"/>
              <w:jc w:val="center"/>
            </w:pPr>
            <w:r w:rsidRPr="2F61107E">
              <w:rPr>
                <w:rFonts w:ascii="Aptos Narrow" w:eastAsia="Aptos Narrow" w:hAnsi="Aptos Narrow" w:cs="Aptos Narrow"/>
                <w:b/>
                <w:bCs/>
                <w:color w:val="000000" w:themeColor="text1"/>
                <w:sz w:val="22"/>
                <w:szCs w:val="22"/>
              </w:rPr>
              <w:t>10</w:t>
            </w:r>
          </w:p>
        </w:tc>
        <w:tc>
          <w:tcPr>
            <w:tcW w:w="2058"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43717552" w14:textId="4AAA4EAB" w:rsidR="2F61107E" w:rsidRDefault="2F61107E" w:rsidP="2F61107E">
            <w:pPr>
              <w:spacing w:after="0"/>
              <w:jc w:val="center"/>
            </w:pPr>
            <w:r w:rsidRPr="2F61107E">
              <w:rPr>
                <w:rFonts w:ascii="Aptos Narrow" w:eastAsia="Aptos Narrow" w:hAnsi="Aptos Narrow" w:cs="Aptos Narrow"/>
                <w:color w:val="000000" w:themeColor="text1"/>
                <w:sz w:val="22"/>
                <w:szCs w:val="22"/>
              </w:rPr>
              <w:t>0x69a4...152cea</w:t>
            </w:r>
          </w:p>
        </w:tc>
        <w:tc>
          <w:tcPr>
            <w:tcW w:w="2464"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5DA9B053" w14:textId="00A61088" w:rsidR="2F61107E" w:rsidRDefault="2F61107E" w:rsidP="2F61107E">
            <w:pPr>
              <w:spacing w:after="0"/>
              <w:jc w:val="center"/>
            </w:pPr>
            <w:r w:rsidRPr="2F61107E">
              <w:rPr>
                <w:rFonts w:ascii="Aptos Narrow" w:eastAsia="Aptos Narrow" w:hAnsi="Aptos Narrow" w:cs="Aptos Narrow"/>
                <w:color w:val="000000" w:themeColor="text1"/>
                <w:sz w:val="22"/>
                <w:szCs w:val="22"/>
              </w:rPr>
              <w:t>1,168</w:t>
            </w:r>
            <w:r>
              <w:t xml:space="preserve"> </w:t>
            </w:r>
          </w:p>
        </w:tc>
      </w:tr>
    </w:tbl>
    <w:p w14:paraId="70FB5BB9" w14:textId="15C5F6F7" w:rsidR="00594CE1" w:rsidRDefault="40F781D8" w:rsidP="00811AA1">
      <w:pPr>
        <w:pStyle w:val="a0"/>
        <w:jc w:val="both"/>
      </w:pPr>
      <w:r>
        <w:t xml:space="preserve">Figure </w:t>
      </w:r>
      <w:r w:rsidR="05E324C6">
        <w:t>8</w:t>
      </w:r>
      <w:r>
        <w:t xml:space="preserve"> </w:t>
      </w:r>
      <w:ins w:id="1774" w:author="GKARANI GEORGIA" w:date="2026-06-15T17:15:00Z">
        <w:r w:rsidR="00594CE1" w:rsidRPr="00161BD9">
          <w:rPr>
            <w:rFonts w:ascii="Times New Roman" w:eastAsia="Times New Roman" w:hAnsi="Times New Roman" w:cs="Times New Roman"/>
            <w:lang w:eastAsia="el-GR"/>
          </w:rPr>
          <w:t xml:space="preserve">presents </w:t>
        </w:r>
      </w:ins>
      <w:del w:id="1775" w:author="GKARANI GEORGIA" w:date="2026-06-15T17:15:00Z">
        <w:r w:rsidDel="00594CE1">
          <w:delText xml:space="preserve">shows </w:delText>
        </w:r>
      </w:del>
      <w:r>
        <w:t xml:space="preserve">the percentage of transactions </w:t>
      </w:r>
      <w:ins w:id="1776" w:author="GKARANI GEORGIA" w:date="2026-06-15T17:15:00Z">
        <w:r w:rsidR="00594CE1" w:rsidRPr="00161BD9">
          <w:rPr>
            <w:rFonts w:ascii="Times New Roman" w:eastAsia="Times New Roman" w:hAnsi="Times New Roman" w:cs="Times New Roman"/>
            <w:lang w:eastAsia="el-GR"/>
          </w:rPr>
          <w:t xml:space="preserve">associated </w:t>
        </w:r>
      </w:ins>
      <w:del w:id="1777" w:author="GKARANI GEORGIA" w:date="2026-06-15T17:15:00Z">
        <w:r w:rsidDel="00594CE1">
          <w:delText xml:space="preserve">corresponding </w:delText>
        </w:r>
      </w:del>
      <w:ins w:id="1778" w:author="GKARANI GEORGIA" w:date="2026-06-15T17:15:00Z">
        <w:r w:rsidR="00594CE1" w:rsidRPr="00161BD9">
          <w:rPr>
            <w:rFonts w:ascii="Times New Roman" w:eastAsia="Times New Roman" w:hAnsi="Times New Roman" w:cs="Times New Roman"/>
            <w:lang w:eastAsia="el-GR"/>
          </w:rPr>
          <w:t xml:space="preserve">with </w:t>
        </w:r>
      </w:ins>
      <w:del w:id="1779" w:author="GKARANI GEORGIA" w:date="2026-06-15T17:15:00Z">
        <w:r w:rsidDel="00594CE1">
          <w:delText xml:space="preserve">to </w:delText>
        </w:r>
      </w:del>
      <w:r>
        <w:t xml:space="preserve">the ten accounts </w:t>
      </w:r>
      <w:ins w:id="1780" w:author="GKARANI GEORGIA" w:date="2026-06-15T17:17:00Z">
        <w:r w:rsidR="00594CE1">
          <w:t xml:space="preserve">having </w:t>
        </w:r>
      </w:ins>
      <w:ins w:id="1781" w:author="GKARANI GEORGIA" w:date="2026-06-15T17:15:00Z">
        <w:r w:rsidR="00594CE1" w:rsidRPr="00161BD9">
          <w:rPr>
            <w:rFonts w:ascii="Times New Roman" w:eastAsia="Times New Roman" w:hAnsi="Times New Roman" w:cs="Times New Roman"/>
            <w:lang w:eastAsia="el-GR"/>
          </w:rPr>
          <w:t>the highest overall transaction participation, considering</w:t>
        </w:r>
        <w:r w:rsidR="00594CE1" w:rsidDel="00594CE1">
          <w:t xml:space="preserve"> </w:t>
        </w:r>
      </w:ins>
      <w:del w:id="1782" w:author="GKARANI GEORGIA" w:date="2026-06-15T17:15:00Z">
        <w:r w:rsidDel="00594CE1">
          <w:delText xml:space="preserve">that </w:delText>
        </w:r>
      </w:del>
      <w:r>
        <w:t xml:space="preserve">both received and sent </w:t>
      </w:r>
      <w:del w:id="1783" w:author="GKARANI GEORGIA" w:date="2026-06-15T17:15:00Z">
        <w:r w:rsidDel="00594CE1">
          <w:delText xml:space="preserve">most </w:delText>
        </w:r>
      </w:del>
      <w:r>
        <w:t xml:space="preserve">transactions </w:t>
      </w:r>
      <w:ins w:id="1784" w:author="GKARANI GEORGIA" w:date="2026-06-15T17:15:00Z">
        <w:r w:rsidR="00594CE1" w:rsidRPr="00161BD9">
          <w:rPr>
            <w:rFonts w:ascii="Times New Roman" w:eastAsia="Times New Roman" w:hAnsi="Times New Roman" w:cs="Times New Roman"/>
            <w:lang w:eastAsia="el-GR"/>
          </w:rPr>
          <w:t>across datasets containing</w:t>
        </w:r>
        <w:r w:rsidR="00594CE1" w:rsidDel="00594CE1">
          <w:t xml:space="preserve"> </w:t>
        </w:r>
      </w:ins>
      <w:del w:id="1785" w:author="GKARANI GEORGIA" w:date="2026-06-15T17:15:00Z">
        <w:r w:rsidDel="00594CE1">
          <w:delText xml:space="preserve">over </w:delText>
        </w:r>
      </w:del>
      <w:r>
        <w:t>2, 10, 50, and 100 blocks.</w:t>
      </w:r>
    </w:p>
    <w:p w14:paraId="0D0B940D" w14:textId="0DBD78D8" w:rsidR="00C525A6" w:rsidRDefault="6A90B836" w:rsidP="1E61DACF">
      <w:pPr>
        <w:pStyle w:val="CaptionedFigure"/>
        <w:jc w:val="center"/>
      </w:pPr>
      <w:r>
        <w:rPr>
          <w:noProof/>
        </w:rPr>
        <w:lastRenderedPageBreak/>
        <w:drawing>
          <wp:inline distT="0" distB="0" distL="0" distR="0" wp14:anchorId="11C0C7BB" wp14:editId="00DAE3DB">
            <wp:extent cx="5943600" cy="2971800"/>
            <wp:effectExtent l="0" t="0" r="0" b="0"/>
            <wp:docPr id="519505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05055" name="Picture 519505055"/>
                    <pic:cNvPicPr/>
                  </pic:nvPicPr>
                  <pic:blipFill>
                    <a:blip r:embed="rId19">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14:paraId="4E16814A" w14:textId="151F9239" w:rsidR="3760AAF2" w:rsidDel="00594CE1" w:rsidRDefault="3760AAF2" w:rsidP="1E61DACF">
      <w:pPr>
        <w:pStyle w:val="a0"/>
        <w:jc w:val="center"/>
        <w:rPr>
          <w:del w:id="1786" w:author="GKARANI GEORGIA" w:date="2026-06-15T17:19:00Z"/>
          <w:b/>
          <w:bCs/>
        </w:rPr>
      </w:pPr>
      <w:r w:rsidRPr="1E61DACF">
        <w:rPr>
          <w:b/>
          <w:bCs/>
        </w:rPr>
        <w:t xml:space="preserve">Figure 8. </w:t>
      </w:r>
      <w:ins w:id="1787" w:author="GKARANI GEORGIA" w:date="2026-06-15T17:18:00Z">
        <w:r w:rsidR="00594CE1">
          <w:t>Top ten accounts by p</w:t>
        </w:r>
      </w:ins>
      <w:del w:id="1788" w:author="GKARANI GEORGIA" w:date="2026-06-15T17:18:00Z">
        <w:r w:rsidDel="00594CE1">
          <w:delText>P</w:delText>
        </w:r>
      </w:del>
      <w:r>
        <w:t>ercentage of total transactions</w:t>
      </w:r>
      <w:ins w:id="1789" w:author="GKARANI GEORGIA" w:date="2026-06-15T17:18:00Z">
        <w:r w:rsidR="00594CE1">
          <w:t xml:space="preserve"> </w:t>
        </w:r>
      </w:ins>
      <w:del w:id="1790" w:author="GKARANI GEORGIA" w:date="2026-06-15T17:18:00Z">
        <w:r w:rsidR="003A50A2" w:rsidDel="00594CE1">
          <w:delText xml:space="preserve">. Top ten accounts </w:delText>
        </w:r>
      </w:del>
      <w:ins w:id="1791" w:author="GKARANI GEORGIA" w:date="2026-06-15T17:18:00Z">
        <w:r w:rsidR="00594CE1">
          <w:t xml:space="preserve">participation across </w:t>
        </w:r>
      </w:ins>
      <w:del w:id="1792" w:author="GKARANI GEORGIA" w:date="2026-06-15T17:18:00Z">
        <w:r w:rsidR="003A50A2" w:rsidDel="00594CE1">
          <w:delText xml:space="preserve">over </w:delText>
        </w:r>
      </w:del>
      <w:r w:rsidR="003A50A2">
        <w:t>2, 10, 50, and 100 blocks</w:t>
      </w:r>
      <w:ins w:id="1793" w:author="GKARANI GEORGIA" w:date="2026-06-15T23:00:00Z">
        <w:r w:rsidR="00E261C9">
          <w:t>.</w:t>
        </w:r>
      </w:ins>
    </w:p>
    <w:p w14:paraId="365A134C" w14:textId="77777777" w:rsidR="00594CE1" w:rsidRDefault="00594CE1">
      <w:pPr>
        <w:pStyle w:val="a0"/>
        <w:jc w:val="center"/>
        <w:rPr>
          <w:ins w:id="1794" w:author="GKARANI GEORGIA" w:date="2026-06-15T17:18:00Z"/>
        </w:rPr>
        <w:pPrChange w:id="1795" w:author="GKARANI GEORGIA" w:date="2026-06-15T17:19:00Z">
          <w:pPr>
            <w:pStyle w:val="Compact"/>
            <w:jc w:val="both"/>
          </w:pPr>
        </w:pPrChange>
      </w:pPr>
    </w:p>
    <w:p w14:paraId="4192C787" w14:textId="1D858933" w:rsidR="00C525A6" w:rsidRDefault="00895E06" w:rsidP="0033686A">
      <w:pPr>
        <w:pStyle w:val="Compact"/>
        <w:jc w:val="both"/>
        <w:rPr>
          <w:ins w:id="1796" w:author="GKARANI GEORGIA" w:date="2026-06-15T17:19:00Z"/>
        </w:rPr>
      </w:pPr>
      <w:r>
        <w:t xml:space="preserve">Despite variations in the number of </w:t>
      </w:r>
      <w:ins w:id="1797" w:author="GKARANI GEORGIA" w:date="2026-06-15T17:19:00Z">
        <w:r w:rsidR="00594CE1" w:rsidRPr="00161BD9">
          <w:t xml:space="preserve">analyzed </w:t>
        </w:r>
      </w:ins>
      <w:r>
        <w:t xml:space="preserve">blocks, the participation percentages of the top ten accounts tended to remain </w:t>
      </w:r>
      <w:ins w:id="1798" w:author="GKARANI GEORGIA" w:date="2026-06-15T17:19:00Z">
        <w:r w:rsidR="00594CE1" w:rsidRPr="00161BD9">
          <w:t>relatively stable</w:t>
        </w:r>
      </w:ins>
      <w:del w:id="1799" w:author="GKARANI GEORGIA" w:date="2026-06-15T17:19:00Z">
        <w:r w:rsidDel="00594CE1">
          <w:delText>similar</w:delText>
        </w:r>
      </w:del>
      <w:r>
        <w:t xml:space="preserve">. For example, across </w:t>
      </w:r>
      <w:ins w:id="1800" w:author="GKARANI GEORGIA" w:date="2026-06-15T17:20:00Z">
        <w:r w:rsidR="00594CE1" w:rsidRPr="00161BD9">
          <w:t xml:space="preserve">datasets containing </w:t>
        </w:r>
      </w:ins>
      <w:r>
        <w:t xml:space="preserve">2, 10, 50, and 100 blocks, the </w:t>
      </w:r>
      <w:ins w:id="1801" w:author="GKARANI GEORGIA" w:date="2026-06-15T17:20:00Z">
        <w:r w:rsidR="00594CE1" w:rsidRPr="00161BD9">
          <w:t xml:space="preserve">highest-ranked </w:t>
        </w:r>
      </w:ins>
      <w:r>
        <w:t xml:space="preserve">account </w:t>
      </w:r>
      <w:ins w:id="1802" w:author="GKARANI GEORGIA" w:date="2026-06-15T17:26:00Z">
        <w:r w:rsidR="00475ECE">
          <w:t xml:space="preserve">represented </w:t>
        </w:r>
      </w:ins>
      <w:del w:id="1803" w:author="GKARANI GEORGIA" w:date="2026-06-15T17:26:00Z">
        <w:r w:rsidDel="00475ECE">
          <w:delText xml:space="preserve">in the first position </w:delText>
        </w:r>
        <w:r w:rsidR="00943D7E" w:rsidDel="00475ECE">
          <w:delText>obtained</w:delText>
        </w:r>
        <w:r w:rsidDel="00475ECE">
          <w:delText xml:space="preserve"> </w:delText>
        </w:r>
      </w:del>
      <w:r>
        <w:t xml:space="preserve">approximately 8% to 10% </w:t>
      </w:r>
      <w:ins w:id="1804" w:author="GKARANI GEORGIA" w:date="2026-06-15T17:26:00Z">
        <w:r w:rsidR="00475ECE">
          <w:t xml:space="preserve">of  </w:t>
        </w:r>
      </w:ins>
      <w:del w:id="1805" w:author="GKARANI GEORGIA" w:date="2026-06-15T17:26:00Z">
        <w:r w:rsidDel="00475ECE">
          <w:delText>(</w:delText>
        </w:r>
      </w:del>
      <w:r>
        <w:t>received</w:t>
      </w:r>
      <w:ins w:id="1806" w:author="GKARANI GEORGIA" w:date="2026-06-15T17:26:00Z">
        <w:r w:rsidR="00475ECE">
          <w:t xml:space="preserve"> transactions</w:t>
        </w:r>
      </w:ins>
      <w:del w:id="1807" w:author="GKARANI GEORGIA" w:date="2026-06-15T17:26:00Z">
        <w:r w:rsidDel="00475ECE">
          <w:delText>)</w:delText>
        </w:r>
      </w:del>
      <w:r>
        <w:t xml:space="preserve">, 6% to 7.5% </w:t>
      </w:r>
      <w:ins w:id="1808" w:author="GKARANI GEORGIA" w:date="2026-06-15T17:26:00Z">
        <w:r w:rsidR="00475ECE">
          <w:t xml:space="preserve">of </w:t>
        </w:r>
      </w:ins>
      <w:del w:id="1809" w:author="GKARANI GEORGIA" w:date="2026-06-15T17:26:00Z">
        <w:r w:rsidDel="00475ECE">
          <w:delText>(</w:delText>
        </w:r>
      </w:del>
      <w:r>
        <w:t>sent</w:t>
      </w:r>
      <w:ins w:id="1810" w:author="GKARANI GEORGIA" w:date="2026-06-15T17:27:00Z">
        <w:r w:rsidR="00475ECE">
          <w:t xml:space="preserve"> transactions</w:t>
        </w:r>
      </w:ins>
      <w:del w:id="1811" w:author="GKARANI GEORGIA" w:date="2026-06-15T17:27:00Z">
        <w:r w:rsidDel="00475ECE">
          <w:delText>)</w:delText>
        </w:r>
      </w:del>
      <w:r>
        <w:t xml:space="preserve">, and 7% to 8.5% </w:t>
      </w:r>
      <w:del w:id="1812" w:author="GKARANI GEORGIA" w:date="2026-06-15T17:27:00Z">
        <w:r w:rsidDel="00475ECE">
          <w:delText xml:space="preserve">(sent and received) </w:delText>
        </w:r>
      </w:del>
      <w:ins w:id="1813" w:author="GKARANI GEORGIA" w:date="2026-06-15T17:27:00Z">
        <w:r w:rsidR="00475ECE">
          <w:t>of total transaction participation, considering both sent and received transactions</w:t>
        </w:r>
      </w:ins>
      <w:del w:id="1814" w:author="GKARANI GEORGIA" w:date="2026-06-15T17:27:00Z">
        <w:r w:rsidDel="00475ECE">
          <w:delText>of the transactions</w:delText>
        </w:r>
      </w:del>
      <w:r>
        <w:t>.</w:t>
      </w:r>
      <w:r w:rsidR="00875271">
        <w:t xml:space="preserve"> </w:t>
      </w:r>
      <w:ins w:id="1815" w:author="GKARANI GEORGIA" w:date="2026-06-15T17:20:00Z">
        <w:r w:rsidR="00594CE1" w:rsidRPr="00161BD9">
          <w:t xml:space="preserve">For each </w:t>
        </w:r>
      </w:ins>
      <w:ins w:id="1816" w:author="GKARANI GEORGIA" w:date="2026-06-15T17:21:00Z">
        <w:r w:rsidR="00594CE1">
          <w:t xml:space="preserve">corresponding role, </w:t>
        </w:r>
      </w:ins>
      <w:del w:id="1817" w:author="GKARANI GEORGIA" w:date="2026-06-15T17:21:00Z">
        <w:r w:rsidR="00943D7E" w:rsidDel="00594CE1">
          <w:delText xml:space="preserve">Considering the </w:delText>
        </w:r>
      </w:del>
      <w:del w:id="1818" w:author="GKARANI GEORGIA" w:date="2026-06-15T17:20:00Z">
        <w:r w:rsidR="00943D7E" w:rsidDel="00594CE1">
          <w:delText xml:space="preserve">corresponding role </w:delText>
        </w:r>
      </w:del>
      <w:del w:id="1819" w:author="GKARANI GEORGIA" w:date="2026-06-15T17:21:00Z">
        <w:r w:rsidR="00943D7E" w:rsidDel="00594CE1">
          <w:delText>(</w:delText>
        </w:r>
      </w:del>
      <w:ins w:id="1820" w:author="GKARANI GEORGIA" w:date="2026-06-15T17:21:00Z">
        <w:r w:rsidR="00594CE1">
          <w:t xml:space="preserve">namely </w:t>
        </w:r>
      </w:ins>
      <w:r w:rsidR="00943D7E">
        <w:t xml:space="preserve">received, sent, or </w:t>
      </w:r>
      <w:ins w:id="1821" w:author="GKARANI GEORGIA" w:date="2026-06-15T17:21:00Z">
        <w:r w:rsidR="00594CE1" w:rsidRPr="00161BD9">
          <w:t>total participation</w:t>
        </w:r>
        <w:r w:rsidR="00594CE1">
          <w:t>,</w:t>
        </w:r>
        <w:r w:rsidR="00594CE1" w:rsidDel="00594CE1">
          <w:t xml:space="preserve"> </w:t>
        </w:r>
      </w:ins>
      <w:del w:id="1822" w:author="GKARANI GEORGIA" w:date="2026-06-15T17:21:00Z">
        <w:r w:rsidR="00943D7E" w:rsidDel="00594CE1">
          <w:delText xml:space="preserve">both) </w:delText>
        </w:r>
      </w:del>
      <w:r w:rsidR="00943D7E">
        <w:t>t</w:t>
      </w:r>
      <w:r w:rsidR="3610BC35">
        <w:t xml:space="preserve">he same five accounts typically </w:t>
      </w:r>
      <w:ins w:id="1823" w:author="GKARANI GEORGIA" w:date="2026-06-15T17:22:00Z">
        <w:r w:rsidR="00594CE1" w:rsidRPr="00161BD9">
          <w:t xml:space="preserve">occupied </w:t>
        </w:r>
      </w:ins>
      <w:del w:id="1824" w:author="GKARANI GEORGIA" w:date="2026-06-15T17:22:00Z">
        <w:r w:rsidR="3610BC35" w:rsidDel="00594CE1">
          <w:delText xml:space="preserve">held </w:delText>
        </w:r>
      </w:del>
      <w:r w:rsidR="3610BC35">
        <w:t xml:space="preserve">the top five positions </w:t>
      </w:r>
      <w:del w:id="1825" w:author="GKARANI GEORGIA" w:date="2026-06-15T17:22:00Z">
        <w:r w:rsidR="3610BC35" w:rsidDel="00594CE1">
          <w:delText xml:space="preserve">in the rankings </w:delText>
        </w:r>
      </w:del>
      <w:r w:rsidR="3610BC35">
        <w:t>across all block ranges. This suggests the presence of highly active accounts in the network</w:t>
      </w:r>
      <w:ins w:id="1826" w:author="GKARANI GEORGIA" w:date="2026-06-15T17:22:00Z">
        <w:r w:rsidR="00475ECE">
          <w:t xml:space="preserve">, </w:t>
        </w:r>
      </w:ins>
      <w:del w:id="1827" w:author="GKARANI GEORGIA" w:date="2026-06-15T17:22:00Z">
        <w:r w:rsidR="3610BC35" w:rsidDel="00475ECE">
          <w:delText xml:space="preserve"> (</w:delText>
        </w:r>
      </w:del>
      <w:r w:rsidR="3610BC35">
        <w:t>at least within the blocks analyzed in the</w:t>
      </w:r>
      <w:r w:rsidR="0066590F">
        <w:t>se</w:t>
      </w:r>
      <w:r w:rsidR="3610BC35">
        <w:t xml:space="preserve"> experiments</w:t>
      </w:r>
      <w:del w:id="1828" w:author="GKARANI GEORGIA" w:date="2026-06-15T17:22:00Z">
        <w:r w:rsidR="3610BC35" w:rsidDel="00475ECE">
          <w:delText>)</w:delText>
        </w:r>
      </w:del>
      <w:r w:rsidR="3610BC35">
        <w:t xml:space="preserve">, </w:t>
      </w:r>
      <w:ins w:id="1829" w:author="GKARANI GEORGIA" w:date="2026-06-15T17:23:00Z">
        <w:r w:rsidR="00475ECE" w:rsidRPr="00161BD9">
          <w:t xml:space="preserve">such as </w:t>
        </w:r>
      </w:ins>
      <w:del w:id="1830" w:author="GKARANI GEORGIA" w:date="2026-06-15T17:23:00Z">
        <w:r w:rsidR="3610BC35" w:rsidDel="00475ECE">
          <w:delText xml:space="preserve">e.g., </w:delText>
        </w:r>
      </w:del>
      <w:r w:rsidR="3610BC35">
        <w:t>the Wrapped Ether account (0xc02aaa39b223fe8d0a0e5c4f27ead9083c756cc).</w:t>
      </w:r>
    </w:p>
    <w:p w14:paraId="202DD4A4" w14:textId="75E82E35" w:rsidR="00594CE1" w:rsidDel="00475ECE" w:rsidRDefault="00594CE1">
      <w:pPr>
        <w:pStyle w:val="3"/>
        <w:rPr>
          <w:del w:id="1831" w:author="GKARANI GEORGIA" w:date="2026-06-15T17:24:00Z"/>
        </w:rPr>
      </w:pPr>
    </w:p>
    <w:p w14:paraId="00AC2549" w14:textId="4A0BEF84" w:rsidR="00C525A6" w:rsidRPr="00811AA1" w:rsidRDefault="00D206F0">
      <w:pPr>
        <w:pStyle w:val="3"/>
        <w:rPr>
          <w:rFonts w:asciiTheme="minorHAnsi" w:eastAsiaTheme="minorHAnsi" w:hAnsiTheme="minorHAnsi" w:cstheme="minorBidi"/>
          <w:color w:val="auto"/>
        </w:rPr>
      </w:pPr>
      <w:r>
        <w:rPr>
          <w:rFonts w:asciiTheme="minorHAnsi" w:eastAsiaTheme="minorHAnsi" w:hAnsiTheme="minorHAnsi" w:cstheme="minorBidi"/>
          <w:color w:val="auto"/>
        </w:rPr>
        <w:t>4.</w:t>
      </w:r>
      <w:r w:rsidRPr="00811AA1">
        <w:rPr>
          <w:rFonts w:asciiTheme="minorHAnsi" w:eastAsiaTheme="minorHAnsi" w:hAnsiTheme="minorHAnsi" w:cstheme="minorBidi"/>
          <w:color w:val="auto"/>
        </w:rPr>
        <w:t>3. Relationships Between Accounts</w:t>
      </w:r>
    </w:p>
    <w:p w14:paraId="112677F2" w14:textId="6B39012A" w:rsidR="0023701A" w:rsidRDefault="003462B0" w:rsidP="00943D7E">
      <w:pPr>
        <w:pStyle w:val="a0"/>
        <w:jc w:val="both"/>
      </w:pPr>
      <w:ins w:id="1832" w:author="GKARANI GEORGIA" w:date="2026-06-15T17:40:00Z">
        <w:r w:rsidRPr="00161BD9">
          <w:t xml:space="preserve">This analysis identifies </w:t>
        </w:r>
      </w:ins>
      <w:del w:id="1833" w:author="GKARANI GEORGIA" w:date="2026-06-15T17:40:00Z">
        <w:r w:rsidR="00943D7E" w:rsidDel="003462B0">
          <w:delText>Here we</w:delText>
        </w:r>
        <w:r w:rsidR="00895E06" w:rsidDel="003462B0">
          <w:delText xml:space="preserve"> identif</w:delText>
        </w:r>
        <w:r w:rsidR="00943D7E" w:rsidDel="003462B0">
          <w:delText>ied</w:delText>
        </w:r>
        <w:r w:rsidR="00895E06" w:rsidDel="003462B0">
          <w:delText xml:space="preserve"> </w:delText>
        </w:r>
      </w:del>
      <w:r w:rsidR="00895E06">
        <w:t>the most active account pairs</w:t>
      </w:r>
      <w:r w:rsidR="00943D7E">
        <w:t xml:space="preserve">, </w:t>
      </w:r>
      <w:ins w:id="1834" w:author="GKARANI GEORGIA" w:date="2026-06-15T17:40:00Z">
        <w:r w:rsidRPr="00161BD9">
          <w:t xml:space="preserve">consisting of </w:t>
        </w:r>
      </w:ins>
      <w:r w:rsidR="00895E06">
        <w:t>sender and receiver</w:t>
      </w:r>
      <w:ins w:id="1835" w:author="GKARANI GEORGIA" w:date="2026-06-15T17:40:00Z">
        <w:r>
          <w:t xml:space="preserve"> </w:t>
        </w:r>
        <w:r w:rsidRPr="00161BD9">
          <w:t>accounts</w:t>
        </w:r>
      </w:ins>
      <w:r w:rsidR="00943D7E">
        <w:t xml:space="preserve">, </w:t>
      </w:r>
      <w:ins w:id="1836" w:author="GKARANI GEORGIA" w:date="2026-06-15T17:40:00Z">
        <w:r w:rsidRPr="00161BD9">
          <w:t xml:space="preserve">based on </w:t>
        </w:r>
      </w:ins>
      <w:del w:id="1837" w:author="GKARANI GEORGIA" w:date="2026-06-15T17:40:00Z">
        <w:r w:rsidR="00895E06" w:rsidDel="003462B0">
          <w:delText xml:space="preserve">in terms of </w:delText>
        </w:r>
      </w:del>
      <w:r w:rsidR="00895E06">
        <w:t xml:space="preserve">the number of transactions they share. The </w:t>
      </w:r>
      <w:ins w:id="1838" w:author="GKARANI GEORGIA" w:date="2026-06-15T17:41:00Z">
        <w:r w:rsidRPr="00161BD9">
          <w:t xml:space="preserve">following </w:t>
        </w:r>
      </w:ins>
      <w:r w:rsidR="00895E06">
        <w:t xml:space="preserve">queries </w:t>
      </w:r>
      <w:del w:id="1839" w:author="GKARANI GEORGIA" w:date="2026-06-15T17:41:00Z">
        <w:r w:rsidR="00895E06" w:rsidDel="003462B0">
          <w:delText xml:space="preserve">help </w:delText>
        </w:r>
      </w:del>
      <w:r w:rsidR="00895E06">
        <w:t>determine the</w:t>
      </w:r>
      <w:ins w:id="1840" w:author="GKARANI GEORGIA" w:date="2026-06-15T17:41:00Z">
        <w:r w:rsidRPr="003462B0">
          <w:t xml:space="preserve"> </w:t>
        </w:r>
        <w:r w:rsidRPr="00161BD9">
          <w:t>account</w:t>
        </w:r>
      </w:ins>
      <w:r w:rsidR="00895E06">
        <w:t xml:space="preserve"> pairs with the highest number of </w:t>
      </w:r>
      <w:ins w:id="1841" w:author="GKARANI GEORGIA" w:date="2026-06-15T17:41:00Z">
        <w:r w:rsidRPr="00161BD9">
          <w:t xml:space="preserve">shared </w:t>
        </w:r>
      </w:ins>
      <w:r w:rsidR="00895E06">
        <w:t>transactions</w:t>
      </w:r>
      <w:ins w:id="1842" w:author="GKARANI GEORGIA" w:date="2026-06-15T17:41:00Z">
        <w:r>
          <w:t>,</w:t>
        </w:r>
      </w:ins>
      <w:r w:rsidR="00895E06">
        <w:t xml:space="preserve"> </w:t>
      </w:r>
      <w:del w:id="1843" w:author="GKARANI GEORGIA" w:date="2026-06-15T17:41:00Z">
        <w:r w:rsidR="00895E06" w:rsidDel="003462B0">
          <w:delText xml:space="preserve">and </w:delText>
        </w:r>
      </w:del>
      <w:ins w:id="1844" w:author="GKARANI GEORGIA" w:date="2026-06-15T17:41:00Z">
        <w:r w:rsidRPr="00161BD9">
          <w:t xml:space="preserve">as well as the </w:t>
        </w:r>
      </w:ins>
      <w:del w:id="1845" w:author="GKARANI GEORGIA" w:date="2026-06-15T17:41:00Z">
        <w:r w:rsidR="00895E06" w:rsidDel="003462B0">
          <w:delText>those</w:delText>
        </w:r>
        <w:r w:rsidR="00544F7E" w:rsidDel="003462B0">
          <w:delText xml:space="preserve"> </w:delText>
        </w:r>
      </w:del>
      <w:r w:rsidR="00544F7E">
        <w:t>pairs</w:t>
      </w:r>
      <w:r w:rsidR="00895E06">
        <w:t xml:space="preserve"> </w:t>
      </w:r>
      <w:ins w:id="1846" w:author="GKARANI GEORGIA" w:date="2026-06-15T17:41:00Z">
        <w:r w:rsidRPr="00161BD9">
          <w:t xml:space="preserve">that exchanged the largest amounts of </w:t>
        </w:r>
      </w:ins>
      <w:del w:id="1847" w:author="GKARANI GEORGIA" w:date="2026-06-15T17:41:00Z">
        <w:r w:rsidR="00895E06" w:rsidDel="003462B0">
          <w:delText xml:space="preserve">exchanging most </w:delText>
        </w:r>
      </w:del>
      <w:r w:rsidR="00895E06">
        <w:t>ETH.</w:t>
      </w:r>
    </w:p>
    <w:p w14:paraId="6EE9F11D" w14:textId="5EAC3A3C" w:rsidR="00C525A6" w:rsidRDefault="00D206F0">
      <w:pPr>
        <w:pStyle w:val="a0"/>
        <w:rPr>
          <w:ins w:id="1848" w:author="GKARANI GEORGIA" w:date="2026-06-15T17:43:00Z"/>
          <w:b/>
          <w:bCs/>
        </w:rPr>
      </w:pPr>
      <w:r>
        <w:rPr>
          <w:b/>
          <w:bCs/>
        </w:rPr>
        <w:t xml:space="preserve">4.3.1 </w:t>
      </w:r>
      <w:del w:id="1849" w:author="GKARANI GEORGIA" w:date="2026-06-15T17:44:00Z">
        <w:r w:rsidR="00DB45B6" w:rsidDel="002F3189">
          <w:rPr>
            <w:b/>
            <w:bCs/>
          </w:rPr>
          <w:delText xml:space="preserve">Obtain </w:delText>
        </w:r>
      </w:del>
      <w:ins w:id="1850" w:author="GKARANI GEORGIA" w:date="2026-06-15T17:44:00Z">
        <w:r w:rsidR="002F3189">
          <w:rPr>
            <w:b/>
            <w:bCs/>
          </w:rPr>
          <w:t xml:space="preserve">Identify </w:t>
        </w:r>
      </w:ins>
      <w:r w:rsidR="00DB45B6">
        <w:rPr>
          <w:b/>
          <w:bCs/>
        </w:rPr>
        <w:t xml:space="preserve">the ten </w:t>
      </w:r>
      <w:del w:id="1851" w:author="GKARANI GEORGIA" w:date="2026-06-15T17:44:00Z">
        <w:r w:rsidR="00DB45B6" w:rsidDel="002F3189">
          <w:rPr>
            <w:b/>
            <w:bCs/>
          </w:rPr>
          <w:delText>p</w:delText>
        </w:r>
        <w:r w:rsidDel="002F3189">
          <w:rPr>
            <w:b/>
            <w:bCs/>
          </w:rPr>
          <w:delText xml:space="preserve">airs </w:delText>
        </w:r>
        <w:r w:rsidR="0086667C" w:rsidDel="002F3189">
          <w:rPr>
            <w:b/>
            <w:bCs/>
          </w:rPr>
          <w:delText xml:space="preserve">of </w:delText>
        </w:r>
      </w:del>
      <w:r w:rsidR="0086667C">
        <w:rPr>
          <w:b/>
          <w:bCs/>
        </w:rPr>
        <w:t>sender</w:t>
      </w:r>
      <w:ins w:id="1852" w:author="GKARANI GEORGIA" w:date="2026-06-15T17:44:00Z">
        <w:r w:rsidR="002F3189">
          <w:rPr>
            <w:b/>
            <w:bCs/>
          </w:rPr>
          <w:t>-</w:t>
        </w:r>
      </w:ins>
      <w:del w:id="1853" w:author="GKARANI GEORGIA" w:date="2026-06-15T17:44:00Z">
        <w:r w:rsidR="0086667C" w:rsidDel="002F3189">
          <w:rPr>
            <w:b/>
            <w:bCs/>
          </w:rPr>
          <w:delText xml:space="preserve">s and </w:delText>
        </w:r>
      </w:del>
      <w:r w:rsidR="0086667C">
        <w:rPr>
          <w:b/>
          <w:bCs/>
        </w:rPr>
        <w:t>receiver</w:t>
      </w:r>
      <w:del w:id="1854" w:author="GKARANI GEORGIA" w:date="2026-06-15T17:44:00Z">
        <w:r w:rsidR="0086667C" w:rsidDel="002F3189">
          <w:rPr>
            <w:b/>
            <w:bCs/>
          </w:rPr>
          <w:delText>s</w:delText>
        </w:r>
      </w:del>
      <w:r w:rsidR="0086667C">
        <w:rPr>
          <w:b/>
          <w:bCs/>
        </w:rPr>
        <w:t xml:space="preserve"> </w:t>
      </w:r>
      <w:ins w:id="1855" w:author="GKARANI GEORGIA" w:date="2026-06-15T17:44:00Z">
        <w:r w:rsidR="002F3189">
          <w:rPr>
            <w:b/>
            <w:bCs/>
          </w:rPr>
          <w:t xml:space="preserve">pairs </w:t>
        </w:r>
      </w:ins>
      <w:r>
        <w:rPr>
          <w:b/>
          <w:bCs/>
        </w:rPr>
        <w:t>with the highest number of external transactions</w:t>
      </w:r>
      <w:r w:rsidR="00943D7E">
        <w:rPr>
          <w:b/>
          <w:bCs/>
        </w:rPr>
        <w:t>.</w:t>
      </w:r>
    </w:p>
    <w:p w14:paraId="647DC925" w14:textId="3D7EE1A7" w:rsidR="002F3189" w:rsidDel="002F3189" w:rsidRDefault="002F3189">
      <w:pPr>
        <w:pStyle w:val="a0"/>
        <w:rPr>
          <w:del w:id="1856" w:author="GKARANI GEORGIA" w:date="2026-06-15T17:44:00Z"/>
        </w:rPr>
      </w:pPr>
    </w:p>
    <w:p w14:paraId="081A8EEF" w14:textId="2AC33039" w:rsidR="00C525A6" w:rsidRDefault="6D128350" w:rsidP="51DC268C">
      <w:pPr>
        <w:pStyle w:val="SourceCode"/>
        <w:rPr>
          <w:rStyle w:val="VerbatimChar"/>
        </w:rPr>
      </w:pPr>
      <w:r w:rsidRPr="51DC268C">
        <w:rPr>
          <w:rStyle w:val="VerbatimChar"/>
          <w:b/>
          <w:bCs/>
        </w:rPr>
        <w:t>MATCH</w:t>
      </w:r>
      <w:r w:rsidRPr="51DC268C">
        <w:rPr>
          <w:rStyle w:val="VerbatimChar"/>
        </w:rPr>
        <w:t xml:space="preserve"> (</w:t>
      </w:r>
      <w:proofErr w:type="gramStart"/>
      <w:r w:rsidRPr="51DC268C">
        <w:rPr>
          <w:rStyle w:val="VerbatimChar"/>
        </w:rPr>
        <w:t>sender:User</w:t>
      </w:r>
      <w:proofErr w:type="gramEnd"/>
      <w:r w:rsidRPr="51DC268C">
        <w:rPr>
          <w:rStyle w:val="VerbatimChar"/>
        </w:rPr>
        <w:t>)-[:</w:t>
      </w:r>
      <w:r w:rsidRPr="51DC268C">
        <w:rPr>
          <w:rStyle w:val="VerbatimChar"/>
          <w:b/>
          <w:bCs/>
          <w:color w:val="0070C0"/>
        </w:rPr>
        <w:t>SENT_BY</w:t>
      </w:r>
      <w:r w:rsidRPr="51DC268C">
        <w:rPr>
          <w:rStyle w:val="VerbatimChar"/>
        </w:rPr>
        <w:t>]-&gt;(tx:</w:t>
      </w:r>
      <w:r w:rsidR="00540CA9">
        <w:rPr>
          <w:rStyle w:val="VerbatimChar"/>
        </w:rPr>
        <w:t>External</w:t>
      </w:r>
      <w:r w:rsidRPr="51DC268C">
        <w:rPr>
          <w:rStyle w:val="VerbatimChar"/>
        </w:rPr>
        <w:t>Transaction)&lt;-[:</w:t>
      </w:r>
      <w:r w:rsidRPr="51DC268C">
        <w:rPr>
          <w:rStyle w:val="VerbatimChar"/>
          <w:b/>
          <w:bCs/>
          <w:color w:val="0070C0"/>
        </w:rPr>
        <w:t>RECEIVED_BY</w:t>
      </w:r>
      <w:r w:rsidRPr="51DC268C">
        <w:rPr>
          <w:rStyle w:val="VerbatimChar"/>
        </w:rPr>
        <w:t>]-(receiver:User)</w:t>
      </w:r>
      <w:r w:rsidR="00895E06">
        <w:br/>
      </w:r>
      <w:r w:rsidRPr="51DC268C">
        <w:rPr>
          <w:rStyle w:val="VerbatimChar"/>
          <w:b/>
          <w:bCs/>
        </w:rPr>
        <w:t>RETURN</w:t>
      </w:r>
      <w:r w:rsidRPr="51DC268C">
        <w:rPr>
          <w:rStyle w:val="VerbatimChar"/>
        </w:rPr>
        <w:t xml:space="preserve"> </w:t>
      </w:r>
      <w:proofErr w:type="spellStart"/>
      <w:r w:rsidRPr="51DC268C">
        <w:rPr>
          <w:rStyle w:val="VerbatimChar"/>
        </w:rPr>
        <w:t>sender.address</w:t>
      </w:r>
      <w:proofErr w:type="spellEnd"/>
      <w:r w:rsidRPr="51DC268C">
        <w:rPr>
          <w:rStyle w:val="VerbatimChar"/>
        </w:rPr>
        <w:t xml:space="preserve"> </w:t>
      </w:r>
      <w:r w:rsidRPr="51DC268C">
        <w:rPr>
          <w:rStyle w:val="VerbatimChar"/>
          <w:b/>
          <w:bCs/>
        </w:rPr>
        <w:t>AS</w:t>
      </w:r>
      <w:r w:rsidRPr="51DC268C">
        <w:rPr>
          <w:rStyle w:val="VerbatimChar"/>
        </w:rPr>
        <w:t xml:space="preserve"> sender, </w:t>
      </w:r>
      <w:proofErr w:type="spellStart"/>
      <w:r w:rsidRPr="51DC268C">
        <w:rPr>
          <w:rStyle w:val="VerbatimChar"/>
        </w:rPr>
        <w:t>receiver.address</w:t>
      </w:r>
      <w:proofErr w:type="spellEnd"/>
      <w:r w:rsidRPr="51DC268C">
        <w:rPr>
          <w:rStyle w:val="VerbatimChar"/>
        </w:rPr>
        <w:t xml:space="preserve"> </w:t>
      </w:r>
      <w:r w:rsidRPr="51DC268C">
        <w:rPr>
          <w:rStyle w:val="VerbatimChar"/>
          <w:b/>
          <w:bCs/>
        </w:rPr>
        <w:t>AS</w:t>
      </w:r>
      <w:r w:rsidRPr="51DC268C">
        <w:rPr>
          <w:rStyle w:val="VerbatimChar"/>
        </w:rPr>
        <w:t xml:space="preserve"> receiver,</w:t>
      </w:r>
      <w:r w:rsidR="00895E06">
        <w:br/>
      </w:r>
      <w:r w:rsidRPr="51DC268C">
        <w:rPr>
          <w:rStyle w:val="VerbatimChar"/>
        </w:rPr>
        <w:t xml:space="preserve">       </w:t>
      </w:r>
      <w:r w:rsidRPr="51DC268C">
        <w:rPr>
          <w:rStyle w:val="VerbatimChar"/>
          <w:b/>
          <w:bCs/>
        </w:rPr>
        <w:t>COUNT</w:t>
      </w:r>
      <w:r w:rsidRPr="51DC268C">
        <w:rPr>
          <w:rStyle w:val="VerbatimChar"/>
        </w:rPr>
        <w:t>(</w:t>
      </w:r>
      <w:proofErr w:type="spellStart"/>
      <w:r w:rsidRPr="51DC268C">
        <w:rPr>
          <w:rStyle w:val="VerbatimChar"/>
        </w:rPr>
        <w:t>tx</w:t>
      </w:r>
      <w:proofErr w:type="spellEnd"/>
      <w:r w:rsidRPr="51DC268C">
        <w:rPr>
          <w:rStyle w:val="VerbatimChar"/>
        </w:rPr>
        <w:t xml:space="preserve">) </w:t>
      </w:r>
      <w:r w:rsidRPr="51DC268C">
        <w:rPr>
          <w:rStyle w:val="VerbatimChar"/>
          <w:b/>
          <w:bCs/>
        </w:rPr>
        <w:t>AS</w:t>
      </w:r>
      <w:r w:rsidRPr="51DC268C">
        <w:rPr>
          <w:rStyle w:val="VerbatimChar"/>
        </w:rPr>
        <w:t xml:space="preserve"> </w:t>
      </w:r>
      <w:proofErr w:type="spellStart"/>
      <w:r w:rsidR="00540CA9">
        <w:rPr>
          <w:rStyle w:val="VerbatimChar"/>
        </w:rPr>
        <w:t>total</w:t>
      </w:r>
      <w:r w:rsidRPr="51DC268C">
        <w:rPr>
          <w:rStyle w:val="VerbatimChar"/>
        </w:rPr>
        <w:t>_transactions</w:t>
      </w:r>
      <w:proofErr w:type="spellEnd"/>
      <w:r w:rsidR="00895E06">
        <w:br/>
      </w:r>
      <w:r w:rsidRPr="51DC268C">
        <w:rPr>
          <w:rStyle w:val="VerbatimChar"/>
          <w:b/>
          <w:bCs/>
        </w:rPr>
        <w:t>ORDER BY</w:t>
      </w:r>
      <w:r w:rsidRPr="51DC268C">
        <w:rPr>
          <w:rStyle w:val="VerbatimChar"/>
        </w:rPr>
        <w:t xml:space="preserve"> </w:t>
      </w:r>
      <w:proofErr w:type="spellStart"/>
      <w:r w:rsidR="00540CA9">
        <w:rPr>
          <w:rStyle w:val="VerbatimChar"/>
        </w:rPr>
        <w:t>total</w:t>
      </w:r>
      <w:r w:rsidR="2777CA1A" w:rsidRPr="51DC268C">
        <w:rPr>
          <w:rStyle w:val="VerbatimChar"/>
        </w:rPr>
        <w:t>_transactions</w:t>
      </w:r>
      <w:proofErr w:type="spellEnd"/>
      <w:r w:rsidRPr="51DC268C">
        <w:rPr>
          <w:rStyle w:val="VerbatimChar"/>
        </w:rPr>
        <w:t xml:space="preserve"> </w:t>
      </w:r>
      <w:r w:rsidRPr="51DC268C">
        <w:rPr>
          <w:rStyle w:val="VerbatimChar"/>
          <w:b/>
          <w:bCs/>
        </w:rPr>
        <w:t>DESC</w:t>
      </w:r>
      <w:r w:rsidR="00895E06">
        <w:br/>
      </w:r>
      <w:r w:rsidRPr="51DC268C">
        <w:rPr>
          <w:rStyle w:val="VerbatimChar"/>
          <w:b/>
          <w:bCs/>
        </w:rPr>
        <w:t>LIMIT</w:t>
      </w:r>
      <w:r w:rsidRPr="51DC268C">
        <w:rPr>
          <w:rStyle w:val="VerbatimChar"/>
        </w:rPr>
        <w:t xml:space="preserve"> 10</w:t>
      </w:r>
    </w:p>
    <w:p w14:paraId="753F5D5B" w14:textId="3A60F619" w:rsidR="00C525A6" w:rsidRDefault="00895E06" w:rsidP="00450885">
      <w:pPr>
        <w:pStyle w:val="FirstParagraph"/>
        <w:jc w:val="both"/>
        <w:rPr>
          <w:ins w:id="1857" w:author="GKARANI GEORGIA" w:date="2026-06-15T22:45:00Z"/>
        </w:rPr>
      </w:pPr>
      <w:r>
        <w:lastRenderedPageBreak/>
        <w:t xml:space="preserve">Table </w:t>
      </w:r>
      <w:ins w:id="1858" w:author="GKARANI GEORGIA" w:date="2026-06-16T09:33:00Z">
        <w:r w:rsidR="00CF6082">
          <w:t>7</w:t>
        </w:r>
      </w:ins>
      <w:del w:id="1859" w:author="GKARANI GEORGIA" w:date="2026-06-16T09:33:00Z">
        <w:r w:rsidDel="00CF6082">
          <w:delText>6</w:delText>
        </w:r>
      </w:del>
      <w:r>
        <w:t xml:space="preserve"> </w:t>
      </w:r>
      <w:ins w:id="1860" w:author="GKARANI GEORGIA" w:date="2026-06-15T22:45:00Z">
        <w:r w:rsidR="0071089B">
          <w:t xml:space="preserve">presents </w:t>
        </w:r>
      </w:ins>
      <w:del w:id="1861" w:author="GKARANI GEORGIA" w:date="2026-06-15T22:45:00Z">
        <w:r w:rsidDel="0071089B">
          <w:delText xml:space="preserve">shows </w:delText>
        </w:r>
      </w:del>
      <w:r>
        <w:t xml:space="preserve">the results </w:t>
      </w:r>
      <w:ins w:id="1862" w:author="GKARANI GEORGIA" w:date="2026-06-15T22:45:00Z">
        <w:r w:rsidR="0071089B">
          <w:t xml:space="preserve">obtained </w:t>
        </w:r>
      </w:ins>
      <w:r>
        <w:t xml:space="preserve">for two blocks. The </w:t>
      </w:r>
      <w:ins w:id="1863" w:author="GKARANI GEORGIA" w:date="2026-06-15T22:45:00Z">
        <w:r w:rsidR="0071089B">
          <w:t xml:space="preserve">same </w:t>
        </w:r>
      </w:ins>
      <w:r>
        <w:t xml:space="preserve">query was also executed with </w:t>
      </w:r>
      <w:ins w:id="1864" w:author="GKARANI GEORGIA" w:date="2026-06-15T22:46:00Z">
        <w:r w:rsidR="0071089B">
          <w:t xml:space="preserve">datasets containing </w:t>
        </w:r>
      </w:ins>
      <w:r>
        <w:t>10, 50, and 100 blocks</w:t>
      </w:r>
      <w:ins w:id="1865" w:author="GKARANI GEORGIA" w:date="2026-06-15T22:46:00Z">
        <w:r w:rsidR="0071089B" w:rsidRPr="0071089B">
          <w:rPr>
            <w:rPrChange w:id="1866" w:author="GKARANI GEORGIA" w:date="2026-06-15T22:46:00Z">
              <w:rPr>
                <w:lang w:val="el-GR"/>
              </w:rPr>
            </w:rPrChange>
          </w:rPr>
          <w:t>,</w:t>
        </w:r>
      </w:ins>
      <w:del w:id="1867" w:author="GKARANI GEORGIA" w:date="2026-06-15T22:46:00Z">
        <w:r w:rsidDel="0071089B">
          <w:delText>;</w:delText>
        </w:r>
      </w:del>
      <w:r>
        <w:t xml:space="preserve"> </w:t>
      </w:r>
      <w:ins w:id="1868" w:author="GKARANI GEORGIA" w:date="2026-06-15T22:46:00Z">
        <w:r w:rsidR="0071089B">
          <w:t xml:space="preserve">and the corresponding </w:t>
        </w:r>
      </w:ins>
      <w:del w:id="1869" w:author="GKARANI GEORGIA" w:date="2026-06-15T22:46:00Z">
        <w:r w:rsidDel="0071089B">
          <w:delText xml:space="preserve">their </w:delText>
        </w:r>
      </w:del>
      <w:r>
        <w:t xml:space="preserve">results are </w:t>
      </w:r>
      <w:ins w:id="1870" w:author="GKARANI GEORGIA" w:date="2026-06-15T22:46:00Z">
        <w:r w:rsidR="0071089B">
          <w:t xml:space="preserve">reported </w:t>
        </w:r>
      </w:ins>
      <w:del w:id="1871" w:author="GKARANI GEORGIA" w:date="2026-06-15T22:46:00Z">
        <w:r w:rsidDel="0071089B">
          <w:delText xml:space="preserve">shown </w:delText>
        </w:r>
      </w:del>
      <w:r>
        <w:t>in Appendix A.</w:t>
      </w:r>
    </w:p>
    <w:p w14:paraId="4DA1580B" w14:textId="2803AC4F" w:rsidR="0071089B" w:rsidRPr="0071089B" w:rsidDel="003F6ED7" w:rsidRDefault="0071089B">
      <w:pPr>
        <w:pStyle w:val="a0"/>
        <w:rPr>
          <w:del w:id="1872" w:author="GKARANI GEORGIA" w:date="2026-06-15T22:46:00Z"/>
        </w:rPr>
        <w:pPrChange w:id="1873" w:author="GKARANI GEORGIA" w:date="2026-06-15T22:45:00Z">
          <w:pPr>
            <w:pStyle w:val="FirstParagraph"/>
            <w:jc w:val="both"/>
          </w:pPr>
        </w:pPrChange>
      </w:pPr>
    </w:p>
    <w:p w14:paraId="2E3B2ED7" w14:textId="34CDF486" w:rsidR="00C525A6" w:rsidRDefault="2F61107E" w:rsidP="0040200F">
      <w:pPr>
        <w:pStyle w:val="a0"/>
        <w:jc w:val="center"/>
      </w:pPr>
      <w:r w:rsidRPr="2F61107E">
        <w:rPr>
          <w:b/>
          <w:bCs/>
        </w:rPr>
        <w:t xml:space="preserve">Table </w:t>
      </w:r>
      <w:ins w:id="1874" w:author="GKARANI GEORGIA" w:date="2026-06-16T09:33:00Z">
        <w:r w:rsidR="00CF6082">
          <w:rPr>
            <w:b/>
            <w:bCs/>
          </w:rPr>
          <w:t>7</w:t>
        </w:r>
      </w:ins>
      <w:del w:id="1875" w:author="GKARANI GEORGIA" w:date="2026-06-16T09:33:00Z">
        <w:r w:rsidRPr="2F61107E" w:rsidDel="00CF6082">
          <w:rPr>
            <w:b/>
            <w:bCs/>
          </w:rPr>
          <w:delText>6</w:delText>
        </w:r>
      </w:del>
      <w:r w:rsidRPr="2F61107E">
        <w:rPr>
          <w:b/>
          <w:bCs/>
        </w:rPr>
        <w:t xml:space="preserve">. </w:t>
      </w:r>
      <w:r w:rsidRPr="0040200F">
        <w:t xml:space="preserve">Results of Query </w:t>
      </w:r>
      <w:r w:rsidR="00C43333">
        <w:t>4.</w:t>
      </w:r>
      <w:r w:rsidRPr="0040200F">
        <w:t>3.1 for two blocks.</w:t>
      </w:r>
    </w:p>
    <w:tbl>
      <w:tblPr>
        <w:tblW w:w="0" w:type="auto"/>
        <w:jc w:val="center"/>
        <w:tblLayout w:type="fixed"/>
        <w:tblLook w:val="06A0" w:firstRow="1" w:lastRow="0" w:firstColumn="1" w:lastColumn="0" w:noHBand="1" w:noVBand="1"/>
      </w:tblPr>
      <w:tblGrid>
        <w:gridCol w:w="2025"/>
        <w:gridCol w:w="2085"/>
        <w:gridCol w:w="2055"/>
      </w:tblGrid>
      <w:tr w:rsidR="2F61107E" w14:paraId="50E6E041" w14:textId="77777777" w:rsidTr="0040200F">
        <w:trPr>
          <w:trHeight w:val="300"/>
          <w:jc w:val="center"/>
        </w:trPr>
        <w:tc>
          <w:tcPr>
            <w:tcW w:w="2025"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66D363B9" w14:textId="7023B939" w:rsidR="2F61107E" w:rsidRDefault="2F61107E" w:rsidP="2F61107E">
            <w:pPr>
              <w:spacing w:after="0"/>
              <w:jc w:val="center"/>
            </w:pPr>
            <w:r w:rsidRPr="2F61107E">
              <w:rPr>
                <w:rFonts w:ascii="Aptos Narrow" w:eastAsia="Aptos Narrow" w:hAnsi="Aptos Narrow" w:cs="Aptos Narrow"/>
                <w:color w:val="000000" w:themeColor="text1"/>
                <w:sz w:val="22"/>
                <w:szCs w:val="22"/>
              </w:rPr>
              <w:t>Rank</w:t>
            </w:r>
          </w:p>
        </w:tc>
        <w:tc>
          <w:tcPr>
            <w:tcW w:w="2085"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0C3CA550" w14:textId="69979161" w:rsidR="2F61107E" w:rsidRDefault="00540CA9" w:rsidP="2F61107E">
            <w:pPr>
              <w:spacing w:after="0"/>
              <w:jc w:val="center"/>
            </w:pPr>
            <w:r>
              <w:rPr>
                <w:rFonts w:ascii="Aptos Narrow" w:eastAsia="Aptos Narrow" w:hAnsi="Aptos Narrow" w:cs="Aptos Narrow"/>
                <w:color w:val="000000" w:themeColor="text1"/>
                <w:sz w:val="22"/>
                <w:szCs w:val="22"/>
              </w:rPr>
              <w:t>Sender -&gt; Receiver</w:t>
            </w:r>
          </w:p>
        </w:tc>
        <w:tc>
          <w:tcPr>
            <w:tcW w:w="2055"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77774A75" w14:textId="72E8381B" w:rsidR="2F61107E" w:rsidRDefault="00540CA9" w:rsidP="2F61107E">
            <w:pPr>
              <w:spacing w:after="0"/>
              <w:jc w:val="center"/>
            </w:pPr>
            <w:proofErr w:type="spellStart"/>
            <w:r>
              <w:rPr>
                <w:rFonts w:ascii="Aptos Narrow" w:eastAsia="Aptos Narrow" w:hAnsi="Aptos Narrow" w:cs="Aptos Narrow"/>
                <w:color w:val="000000" w:themeColor="text1"/>
                <w:sz w:val="22"/>
                <w:szCs w:val="22"/>
              </w:rPr>
              <w:t>Total</w:t>
            </w:r>
            <w:r w:rsidR="00F90BD3">
              <w:rPr>
                <w:rFonts w:ascii="Aptos Narrow" w:eastAsia="Aptos Narrow" w:hAnsi="Aptos Narrow" w:cs="Aptos Narrow"/>
                <w:color w:val="000000" w:themeColor="text1"/>
                <w:sz w:val="22"/>
                <w:szCs w:val="22"/>
              </w:rPr>
              <w:t>_</w:t>
            </w:r>
            <w:r>
              <w:rPr>
                <w:rFonts w:ascii="Aptos Narrow" w:eastAsia="Aptos Narrow" w:hAnsi="Aptos Narrow" w:cs="Aptos Narrow"/>
                <w:color w:val="000000" w:themeColor="text1"/>
                <w:sz w:val="22"/>
                <w:szCs w:val="22"/>
              </w:rPr>
              <w:t>t</w:t>
            </w:r>
            <w:r w:rsidR="2F61107E" w:rsidRPr="2F61107E">
              <w:rPr>
                <w:rFonts w:ascii="Aptos Narrow" w:eastAsia="Aptos Narrow" w:hAnsi="Aptos Narrow" w:cs="Aptos Narrow"/>
                <w:color w:val="000000" w:themeColor="text1"/>
                <w:sz w:val="22"/>
                <w:szCs w:val="22"/>
              </w:rPr>
              <w:t>ransaction</w:t>
            </w:r>
            <w:r>
              <w:rPr>
                <w:rFonts w:ascii="Aptos Narrow" w:eastAsia="Aptos Narrow" w:hAnsi="Aptos Narrow" w:cs="Aptos Narrow"/>
                <w:color w:val="000000" w:themeColor="text1"/>
                <w:sz w:val="22"/>
                <w:szCs w:val="22"/>
              </w:rPr>
              <w:t>s</w:t>
            </w:r>
            <w:proofErr w:type="spellEnd"/>
          </w:p>
        </w:tc>
      </w:tr>
      <w:tr w:rsidR="2F61107E" w14:paraId="0B9B30BE" w14:textId="77777777" w:rsidTr="0040200F">
        <w:trPr>
          <w:trHeight w:val="585"/>
          <w:jc w:val="center"/>
        </w:trPr>
        <w:tc>
          <w:tcPr>
            <w:tcW w:w="2025" w:type="dxa"/>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0B1CC505" w14:textId="64A4E9D0" w:rsidR="2F61107E" w:rsidRDefault="2F61107E" w:rsidP="2F61107E">
            <w:pPr>
              <w:spacing w:after="0"/>
              <w:jc w:val="center"/>
            </w:pPr>
            <w:r w:rsidRPr="2F61107E">
              <w:rPr>
                <w:rFonts w:ascii="Aptos Narrow" w:eastAsia="Aptos Narrow" w:hAnsi="Aptos Narrow" w:cs="Aptos Narrow"/>
                <w:b/>
                <w:bCs/>
                <w:color w:val="000000" w:themeColor="text1"/>
                <w:sz w:val="22"/>
                <w:szCs w:val="22"/>
              </w:rPr>
              <w:t>1</w:t>
            </w:r>
          </w:p>
        </w:tc>
        <w:tc>
          <w:tcPr>
            <w:tcW w:w="2085" w:type="dxa"/>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2F0154D1" w14:textId="04529881" w:rsidR="2F61107E" w:rsidRDefault="2F61107E" w:rsidP="2F61107E">
            <w:pPr>
              <w:spacing w:after="0"/>
              <w:jc w:val="center"/>
            </w:pPr>
            <w:r w:rsidRPr="2F61107E">
              <w:rPr>
                <w:rFonts w:ascii="Aptos Narrow" w:eastAsia="Aptos Narrow" w:hAnsi="Aptos Narrow" w:cs="Aptos Narrow"/>
                <w:color w:val="000000" w:themeColor="text1"/>
                <w:sz w:val="22"/>
                <w:szCs w:val="22"/>
              </w:rPr>
              <w:t>0xf89d...5eaa40 -&gt; 0xdac1...831ec7</w:t>
            </w:r>
          </w:p>
        </w:tc>
        <w:tc>
          <w:tcPr>
            <w:tcW w:w="2055" w:type="dxa"/>
            <w:tcBorders>
              <w:top w:val="single" w:sz="8" w:space="0" w:color="000000" w:themeColor="text1"/>
              <w:left w:val="nil"/>
              <w:bottom w:val="nil"/>
              <w:right w:val="single" w:sz="8" w:space="0" w:color="000000" w:themeColor="text1"/>
            </w:tcBorders>
            <w:tcMar>
              <w:top w:w="15" w:type="dxa"/>
              <w:left w:w="15" w:type="dxa"/>
              <w:right w:w="15" w:type="dxa"/>
            </w:tcMar>
            <w:vAlign w:val="center"/>
          </w:tcPr>
          <w:p w14:paraId="0A454EDB" w14:textId="7A52CD3D" w:rsidR="2F61107E" w:rsidRDefault="2F61107E" w:rsidP="2F61107E">
            <w:pPr>
              <w:spacing w:after="0"/>
              <w:jc w:val="center"/>
            </w:pPr>
            <w:r w:rsidRPr="2F61107E">
              <w:rPr>
                <w:rFonts w:ascii="Aptos Narrow" w:eastAsia="Aptos Narrow" w:hAnsi="Aptos Narrow" w:cs="Aptos Narrow"/>
                <w:color w:val="000000" w:themeColor="text1"/>
                <w:sz w:val="22"/>
                <w:szCs w:val="22"/>
              </w:rPr>
              <w:t>3</w:t>
            </w:r>
          </w:p>
        </w:tc>
      </w:tr>
      <w:tr w:rsidR="2F61107E" w14:paraId="13BA8992" w14:textId="77777777" w:rsidTr="0040200F">
        <w:trPr>
          <w:trHeight w:val="585"/>
          <w:jc w:val="center"/>
        </w:trPr>
        <w:tc>
          <w:tcPr>
            <w:tcW w:w="2025" w:type="dxa"/>
            <w:tcBorders>
              <w:top w:val="nil"/>
              <w:left w:val="single" w:sz="8" w:space="0" w:color="000000" w:themeColor="text1"/>
              <w:bottom w:val="nil"/>
              <w:right w:val="nil"/>
            </w:tcBorders>
            <w:tcMar>
              <w:top w:w="15" w:type="dxa"/>
              <w:left w:w="15" w:type="dxa"/>
              <w:right w:w="15" w:type="dxa"/>
            </w:tcMar>
            <w:vAlign w:val="center"/>
          </w:tcPr>
          <w:p w14:paraId="38904F97" w14:textId="7732577F" w:rsidR="2F61107E" w:rsidRDefault="2F61107E" w:rsidP="2F61107E">
            <w:pPr>
              <w:spacing w:after="0"/>
              <w:jc w:val="center"/>
            </w:pPr>
            <w:r w:rsidRPr="2F61107E">
              <w:rPr>
                <w:rFonts w:ascii="Aptos Narrow" w:eastAsia="Aptos Narrow" w:hAnsi="Aptos Narrow" w:cs="Aptos Narrow"/>
                <w:b/>
                <w:bCs/>
                <w:color w:val="000000" w:themeColor="text1"/>
                <w:sz w:val="22"/>
                <w:szCs w:val="22"/>
              </w:rPr>
              <w:t>2</w:t>
            </w:r>
          </w:p>
        </w:tc>
        <w:tc>
          <w:tcPr>
            <w:tcW w:w="2085" w:type="dxa"/>
            <w:tcBorders>
              <w:top w:val="nil"/>
              <w:left w:val="single" w:sz="8" w:space="0" w:color="000000" w:themeColor="text1"/>
              <w:bottom w:val="nil"/>
              <w:right w:val="nil"/>
            </w:tcBorders>
            <w:tcMar>
              <w:top w:w="15" w:type="dxa"/>
              <w:left w:w="15" w:type="dxa"/>
              <w:right w:w="15" w:type="dxa"/>
            </w:tcMar>
            <w:vAlign w:val="center"/>
          </w:tcPr>
          <w:p w14:paraId="1AE97D0A" w14:textId="3C2A77DE" w:rsidR="2F61107E" w:rsidRDefault="2F61107E" w:rsidP="2F61107E">
            <w:pPr>
              <w:spacing w:after="0"/>
              <w:jc w:val="center"/>
            </w:pPr>
            <w:r w:rsidRPr="2F61107E">
              <w:rPr>
                <w:rFonts w:ascii="Aptos Narrow" w:eastAsia="Aptos Narrow" w:hAnsi="Aptos Narrow" w:cs="Aptos Narrow"/>
                <w:color w:val="000000" w:themeColor="text1"/>
                <w:sz w:val="22"/>
                <w:szCs w:val="22"/>
              </w:rPr>
              <w:t>0xdfd5...43963d -&gt; 0xdac1...831ec7</w:t>
            </w:r>
          </w:p>
        </w:tc>
        <w:tc>
          <w:tcPr>
            <w:tcW w:w="2055" w:type="dxa"/>
            <w:tcBorders>
              <w:top w:val="nil"/>
              <w:left w:val="nil"/>
              <w:bottom w:val="nil"/>
              <w:right w:val="single" w:sz="8" w:space="0" w:color="000000" w:themeColor="text1"/>
            </w:tcBorders>
            <w:tcMar>
              <w:top w:w="15" w:type="dxa"/>
              <w:left w:w="15" w:type="dxa"/>
              <w:right w:w="15" w:type="dxa"/>
            </w:tcMar>
            <w:vAlign w:val="center"/>
          </w:tcPr>
          <w:p w14:paraId="2AE20085" w14:textId="2BF09F86"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r>
      <w:tr w:rsidR="2F61107E" w14:paraId="711539D2" w14:textId="77777777" w:rsidTr="0040200F">
        <w:trPr>
          <w:trHeight w:val="585"/>
          <w:jc w:val="center"/>
        </w:trPr>
        <w:tc>
          <w:tcPr>
            <w:tcW w:w="2025" w:type="dxa"/>
            <w:tcBorders>
              <w:top w:val="nil"/>
              <w:left w:val="single" w:sz="8" w:space="0" w:color="000000" w:themeColor="text1"/>
              <w:bottom w:val="nil"/>
              <w:right w:val="nil"/>
            </w:tcBorders>
            <w:tcMar>
              <w:top w:w="15" w:type="dxa"/>
              <w:left w:w="15" w:type="dxa"/>
              <w:right w:w="15" w:type="dxa"/>
            </w:tcMar>
            <w:vAlign w:val="center"/>
          </w:tcPr>
          <w:p w14:paraId="0F7A531E" w14:textId="01CD60F9" w:rsidR="2F61107E" w:rsidRDefault="2F61107E" w:rsidP="2F61107E">
            <w:pPr>
              <w:spacing w:after="0"/>
              <w:jc w:val="center"/>
            </w:pPr>
            <w:r w:rsidRPr="2F61107E">
              <w:rPr>
                <w:rFonts w:ascii="Aptos Narrow" w:eastAsia="Aptos Narrow" w:hAnsi="Aptos Narrow" w:cs="Aptos Narrow"/>
                <w:b/>
                <w:bCs/>
                <w:color w:val="000000" w:themeColor="text1"/>
                <w:sz w:val="22"/>
                <w:szCs w:val="22"/>
              </w:rPr>
              <w:t>3</w:t>
            </w:r>
          </w:p>
        </w:tc>
        <w:tc>
          <w:tcPr>
            <w:tcW w:w="2085" w:type="dxa"/>
            <w:tcBorders>
              <w:top w:val="nil"/>
              <w:left w:val="single" w:sz="8" w:space="0" w:color="000000" w:themeColor="text1"/>
              <w:bottom w:val="nil"/>
              <w:right w:val="nil"/>
            </w:tcBorders>
            <w:tcMar>
              <w:top w:w="15" w:type="dxa"/>
              <w:left w:w="15" w:type="dxa"/>
              <w:right w:w="15" w:type="dxa"/>
            </w:tcMar>
            <w:vAlign w:val="center"/>
          </w:tcPr>
          <w:p w14:paraId="0527B55A" w14:textId="1C49D872" w:rsidR="2F61107E" w:rsidRDefault="2F61107E" w:rsidP="2F61107E">
            <w:pPr>
              <w:spacing w:after="0"/>
              <w:jc w:val="center"/>
            </w:pPr>
            <w:r w:rsidRPr="2F61107E">
              <w:rPr>
                <w:rFonts w:ascii="Aptos Narrow" w:eastAsia="Aptos Narrow" w:hAnsi="Aptos Narrow" w:cs="Aptos Narrow"/>
                <w:color w:val="000000" w:themeColor="text1"/>
                <w:sz w:val="22"/>
                <w:szCs w:val="22"/>
              </w:rPr>
              <w:t>0xa85b...632108 -&gt; 0x4c67...82f802</w:t>
            </w:r>
          </w:p>
        </w:tc>
        <w:tc>
          <w:tcPr>
            <w:tcW w:w="2055" w:type="dxa"/>
            <w:tcBorders>
              <w:top w:val="nil"/>
              <w:left w:val="nil"/>
              <w:bottom w:val="nil"/>
              <w:right w:val="single" w:sz="8" w:space="0" w:color="000000" w:themeColor="text1"/>
            </w:tcBorders>
            <w:tcMar>
              <w:top w:w="15" w:type="dxa"/>
              <w:left w:w="15" w:type="dxa"/>
              <w:right w:w="15" w:type="dxa"/>
            </w:tcMar>
            <w:vAlign w:val="center"/>
          </w:tcPr>
          <w:p w14:paraId="5A43CE7E" w14:textId="40A0A38E"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r>
      <w:tr w:rsidR="2F61107E" w14:paraId="6AB59C10" w14:textId="77777777" w:rsidTr="0040200F">
        <w:trPr>
          <w:trHeight w:val="585"/>
          <w:jc w:val="center"/>
        </w:trPr>
        <w:tc>
          <w:tcPr>
            <w:tcW w:w="2025" w:type="dxa"/>
            <w:tcBorders>
              <w:top w:val="nil"/>
              <w:left w:val="single" w:sz="8" w:space="0" w:color="000000" w:themeColor="text1"/>
              <w:bottom w:val="nil"/>
              <w:right w:val="nil"/>
            </w:tcBorders>
            <w:tcMar>
              <w:top w:w="15" w:type="dxa"/>
              <w:left w:w="15" w:type="dxa"/>
              <w:right w:w="15" w:type="dxa"/>
            </w:tcMar>
            <w:vAlign w:val="center"/>
          </w:tcPr>
          <w:p w14:paraId="6FDEBB3F" w14:textId="235565E4" w:rsidR="2F61107E" w:rsidRDefault="2F61107E" w:rsidP="2F61107E">
            <w:pPr>
              <w:spacing w:after="0"/>
              <w:jc w:val="center"/>
            </w:pPr>
            <w:r w:rsidRPr="2F61107E">
              <w:rPr>
                <w:rFonts w:ascii="Aptos Narrow" w:eastAsia="Aptos Narrow" w:hAnsi="Aptos Narrow" w:cs="Aptos Narrow"/>
                <w:b/>
                <w:bCs/>
                <w:color w:val="000000" w:themeColor="text1"/>
                <w:sz w:val="22"/>
                <w:szCs w:val="22"/>
              </w:rPr>
              <w:t>4</w:t>
            </w:r>
          </w:p>
        </w:tc>
        <w:tc>
          <w:tcPr>
            <w:tcW w:w="2085" w:type="dxa"/>
            <w:tcBorders>
              <w:top w:val="nil"/>
              <w:left w:val="single" w:sz="8" w:space="0" w:color="000000" w:themeColor="text1"/>
              <w:bottom w:val="nil"/>
              <w:right w:val="nil"/>
            </w:tcBorders>
            <w:shd w:val="clear" w:color="auto" w:fill="FCCACA"/>
            <w:tcMar>
              <w:top w:w="15" w:type="dxa"/>
              <w:left w:w="15" w:type="dxa"/>
              <w:right w:w="15" w:type="dxa"/>
            </w:tcMar>
            <w:vAlign w:val="center"/>
          </w:tcPr>
          <w:p w14:paraId="75FE7666" w14:textId="18D25CDF" w:rsidR="2F61107E" w:rsidRDefault="2F61107E" w:rsidP="2F61107E">
            <w:pPr>
              <w:spacing w:after="0"/>
              <w:jc w:val="center"/>
            </w:pPr>
            <w:r w:rsidRPr="2F61107E">
              <w:rPr>
                <w:rFonts w:ascii="Aptos Narrow" w:eastAsia="Aptos Narrow" w:hAnsi="Aptos Narrow" w:cs="Aptos Narrow"/>
                <w:color w:val="000000" w:themeColor="text1"/>
                <w:sz w:val="22"/>
                <w:szCs w:val="22"/>
              </w:rPr>
              <w:t>0x5433...cd3c08 -&gt; 0xea22...d676f5</w:t>
            </w:r>
          </w:p>
        </w:tc>
        <w:tc>
          <w:tcPr>
            <w:tcW w:w="2055" w:type="dxa"/>
            <w:tcBorders>
              <w:top w:val="nil"/>
              <w:left w:val="nil"/>
              <w:bottom w:val="nil"/>
              <w:right w:val="single" w:sz="8" w:space="0" w:color="000000" w:themeColor="text1"/>
            </w:tcBorders>
            <w:tcMar>
              <w:top w:w="15" w:type="dxa"/>
              <w:left w:w="15" w:type="dxa"/>
              <w:right w:w="15" w:type="dxa"/>
            </w:tcMar>
            <w:vAlign w:val="center"/>
          </w:tcPr>
          <w:p w14:paraId="008AAB5A" w14:textId="7A5852BA"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r>
      <w:tr w:rsidR="2F61107E" w14:paraId="33270851" w14:textId="77777777" w:rsidTr="0040200F">
        <w:trPr>
          <w:trHeight w:val="585"/>
          <w:jc w:val="center"/>
        </w:trPr>
        <w:tc>
          <w:tcPr>
            <w:tcW w:w="2025" w:type="dxa"/>
            <w:tcBorders>
              <w:top w:val="nil"/>
              <w:left w:val="single" w:sz="8" w:space="0" w:color="000000" w:themeColor="text1"/>
              <w:bottom w:val="nil"/>
              <w:right w:val="nil"/>
            </w:tcBorders>
            <w:tcMar>
              <w:top w:w="15" w:type="dxa"/>
              <w:left w:w="15" w:type="dxa"/>
              <w:right w:w="15" w:type="dxa"/>
            </w:tcMar>
            <w:vAlign w:val="center"/>
          </w:tcPr>
          <w:p w14:paraId="4159928A" w14:textId="2A663E82" w:rsidR="2F61107E" w:rsidRDefault="2F61107E" w:rsidP="2F61107E">
            <w:pPr>
              <w:spacing w:after="0"/>
              <w:jc w:val="center"/>
            </w:pPr>
            <w:r w:rsidRPr="2F61107E">
              <w:rPr>
                <w:rFonts w:ascii="Aptos Narrow" w:eastAsia="Aptos Narrow" w:hAnsi="Aptos Narrow" w:cs="Aptos Narrow"/>
                <w:b/>
                <w:bCs/>
                <w:color w:val="000000" w:themeColor="text1"/>
                <w:sz w:val="22"/>
                <w:szCs w:val="22"/>
              </w:rPr>
              <w:t>5</w:t>
            </w:r>
          </w:p>
        </w:tc>
        <w:tc>
          <w:tcPr>
            <w:tcW w:w="2085" w:type="dxa"/>
            <w:tcBorders>
              <w:top w:val="nil"/>
              <w:left w:val="single" w:sz="8" w:space="0" w:color="000000" w:themeColor="text1"/>
              <w:bottom w:val="nil"/>
              <w:right w:val="nil"/>
            </w:tcBorders>
            <w:tcMar>
              <w:top w:w="15" w:type="dxa"/>
              <w:left w:w="15" w:type="dxa"/>
              <w:right w:w="15" w:type="dxa"/>
            </w:tcMar>
            <w:vAlign w:val="center"/>
          </w:tcPr>
          <w:p w14:paraId="20CA758F" w14:textId="57341140" w:rsidR="2F61107E" w:rsidRDefault="2F61107E" w:rsidP="2F61107E">
            <w:pPr>
              <w:spacing w:after="0"/>
              <w:jc w:val="center"/>
            </w:pPr>
            <w:r w:rsidRPr="2F61107E">
              <w:rPr>
                <w:rFonts w:ascii="Aptos Narrow" w:eastAsia="Aptos Narrow" w:hAnsi="Aptos Narrow" w:cs="Aptos Narrow"/>
                <w:color w:val="000000" w:themeColor="text1"/>
                <w:sz w:val="22"/>
                <w:szCs w:val="22"/>
              </w:rPr>
              <w:t>0x2326...7a5798 -&gt; 0x3bc1...514326</w:t>
            </w:r>
          </w:p>
        </w:tc>
        <w:tc>
          <w:tcPr>
            <w:tcW w:w="2055" w:type="dxa"/>
            <w:tcBorders>
              <w:top w:val="nil"/>
              <w:left w:val="nil"/>
              <w:bottom w:val="nil"/>
              <w:right w:val="single" w:sz="8" w:space="0" w:color="000000" w:themeColor="text1"/>
            </w:tcBorders>
            <w:tcMar>
              <w:top w:w="15" w:type="dxa"/>
              <w:left w:w="15" w:type="dxa"/>
              <w:right w:w="15" w:type="dxa"/>
            </w:tcMar>
            <w:vAlign w:val="center"/>
          </w:tcPr>
          <w:p w14:paraId="0330F356" w14:textId="1ACA248E"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r>
      <w:tr w:rsidR="2F61107E" w14:paraId="2BF4E5E5" w14:textId="77777777" w:rsidTr="0040200F">
        <w:trPr>
          <w:trHeight w:val="585"/>
          <w:jc w:val="center"/>
        </w:trPr>
        <w:tc>
          <w:tcPr>
            <w:tcW w:w="2025" w:type="dxa"/>
            <w:tcBorders>
              <w:top w:val="nil"/>
              <w:left w:val="single" w:sz="8" w:space="0" w:color="000000" w:themeColor="text1"/>
              <w:bottom w:val="nil"/>
              <w:right w:val="nil"/>
            </w:tcBorders>
            <w:tcMar>
              <w:top w:w="15" w:type="dxa"/>
              <w:left w:w="15" w:type="dxa"/>
              <w:right w:w="15" w:type="dxa"/>
            </w:tcMar>
            <w:vAlign w:val="center"/>
          </w:tcPr>
          <w:p w14:paraId="58135F19" w14:textId="0A9FB319" w:rsidR="2F61107E" w:rsidRDefault="2F61107E" w:rsidP="2F61107E">
            <w:pPr>
              <w:spacing w:after="0"/>
              <w:jc w:val="center"/>
            </w:pPr>
            <w:r w:rsidRPr="2F61107E">
              <w:rPr>
                <w:rFonts w:ascii="Aptos Narrow" w:eastAsia="Aptos Narrow" w:hAnsi="Aptos Narrow" w:cs="Aptos Narrow"/>
                <w:b/>
                <w:bCs/>
                <w:color w:val="000000" w:themeColor="text1"/>
                <w:sz w:val="22"/>
                <w:szCs w:val="22"/>
              </w:rPr>
              <w:t>6</w:t>
            </w:r>
          </w:p>
        </w:tc>
        <w:tc>
          <w:tcPr>
            <w:tcW w:w="2085" w:type="dxa"/>
            <w:tcBorders>
              <w:top w:val="nil"/>
              <w:left w:val="single" w:sz="8" w:space="0" w:color="000000" w:themeColor="text1"/>
              <w:bottom w:val="nil"/>
              <w:right w:val="nil"/>
            </w:tcBorders>
            <w:tcMar>
              <w:top w:w="15" w:type="dxa"/>
              <w:left w:w="15" w:type="dxa"/>
              <w:right w:w="15" w:type="dxa"/>
            </w:tcMar>
            <w:vAlign w:val="center"/>
          </w:tcPr>
          <w:p w14:paraId="237AB992" w14:textId="794AC74D" w:rsidR="2F61107E" w:rsidRDefault="2F61107E" w:rsidP="2F61107E">
            <w:pPr>
              <w:spacing w:after="0"/>
              <w:jc w:val="center"/>
            </w:pPr>
            <w:r w:rsidRPr="2F61107E">
              <w:rPr>
                <w:rFonts w:ascii="Aptos Narrow" w:eastAsia="Aptos Narrow" w:hAnsi="Aptos Narrow" w:cs="Aptos Narrow"/>
                <w:color w:val="000000" w:themeColor="text1"/>
                <w:sz w:val="22"/>
                <w:szCs w:val="22"/>
              </w:rPr>
              <w:t>0xb233...d7c460 -&gt; 0xdac1...831ec7</w:t>
            </w:r>
          </w:p>
        </w:tc>
        <w:tc>
          <w:tcPr>
            <w:tcW w:w="2055" w:type="dxa"/>
            <w:tcBorders>
              <w:top w:val="nil"/>
              <w:left w:val="nil"/>
              <w:bottom w:val="nil"/>
              <w:right w:val="single" w:sz="8" w:space="0" w:color="000000" w:themeColor="text1"/>
            </w:tcBorders>
            <w:tcMar>
              <w:top w:w="15" w:type="dxa"/>
              <w:left w:w="15" w:type="dxa"/>
              <w:right w:w="15" w:type="dxa"/>
            </w:tcMar>
            <w:vAlign w:val="center"/>
          </w:tcPr>
          <w:p w14:paraId="4B21216E" w14:textId="4367C61B"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r>
      <w:tr w:rsidR="2F61107E" w14:paraId="68D995E0" w14:textId="77777777" w:rsidTr="0040200F">
        <w:trPr>
          <w:trHeight w:val="585"/>
          <w:jc w:val="center"/>
        </w:trPr>
        <w:tc>
          <w:tcPr>
            <w:tcW w:w="2025" w:type="dxa"/>
            <w:tcBorders>
              <w:top w:val="nil"/>
              <w:left w:val="single" w:sz="8" w:space="0" w:color="000000" w:themeColor="text1"/>
              <w:bottom w:val="nil"/>
              <w:right w:val="nil"/>
            </w:tcBorders>
            <w:tcMar>
              <w:top w:w="15" w:type="dxa"/>
              <w:left w:w="15" w:type="dxa"/>
              <w:right w:w="15" w:type="dxa"/>
            </w:tcMar>
            <w:vAlign w:val="center"/>
          </w:tcPr>
          <w:p w14:paraId="7DA8B1C3" w14:textId="5E437BC2" w:rsidR="2F61107E" w:rsidRDefault="2F61107E" w:rsidP="2F61107E">
            <w:pPr>
              <w:spacing w:after="0"/>
              <w:jc w:val="center"/>
            </w:pPr>
            <w:r w:rsidRPr="2F61107E">
              <w:rPr>
                <w:rFonts w:ascii="Aptos Narrow" w:eastAsia="Aptos Narrow" w:hAnsi="Aptos Narrow" w:cs="Aptos Narrow"/>
                <w:b/>
                <w:bCs/>
                <w:color w:val="000000" w:themeColor="text1"/>
                <w:sz w:val="22"/>
                <w:szCs w:val="22"/>
              </w:rPr>
              <w:t>7</w:t>
            </w:r>
          </w:p>
        </w:tc>
        <w:tc>
          <w:tcPr>
            <w:tcW w:w="2085" w:type="dxa"/>
            <w:tcBorders>
              <w:top w:val="nil"/>
              <w:left w:val="single" w:sz="8" w:space="0" w:color="000000" w:themeColor="text1"/>
              <w:bottom w:val="nil"/>
              <w:right w:val="nil"/>
            </w:tcBorders>
            <w:shd w:val="clear" w:color="auto" w:fill="CAD8FC"/>
            <w:tcMar>
              <w:top w:w="15" w:type="dxa"/>
              <w:left w:w="15" w:type="dxa"/>
              <w:right w:w="15" w:type="dxa"/>
            </w:tcMar>
            <w:vAlign w:val="center"/>
          </w:tcPr>
          <w:p w14:paraId="21DC99B7" w14:textId="4DB92B9A" w:rsidR="2F61107E" w:rsidRDefault="2F61107E" w:rsidP="2F61107E">
            <w:pPr>
              <w:spacing w:after="0"/>
              <w:jc w:val="center"/>
            </w:pPr>
            <w:r w:rsidRPr="2F61107E">
              <w:rPr>
                <w:rFonts w:ascii="Aptos Narrow" w:eastAsia="Aptos Narrow" w:hAnsi="Aptos Narrow" w:cs="Aptos Narrow"/>
                <w:color w:val="000000" w:themeColor="text1"/>
                <w:sz w:val="22"/>
                <w:szCs w:val="22"/>
              </w:rPr>
              <w:t>0xcc3f...38e4e1 -&gt; 0x5bf3...98a8ed</w:t>
            </w:r>
          </w:p>
        </w:tc>
        <w:tc>
          <w:tcPr>
            <w:tcW w:w="2055" w:type="dxa"/>
            <w:tcBorders>
              <w:top w:val="nil"/>
              <w:left w:val="nil"/>
              <w:bottom w:val="nil"/>
              <w:right w:val="single" w:sz="8" w:space="0" w:color="000000" w:themeColor="text1"/>
            </w:tcBorders>
            <w:tcMar>
              <w:top w:w="15" w:type="dxa"/>
              <w:left w:w="15" w:type="dxa"/>
              <w:right w:w="15" w:type="dxa"/>
            </w:tcMar>
            <w:vAlign w:val="center"/>
          </w:tcPr>
          <w:p w14:paraId="3CE79354" w14:textId="60092D87"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r>
      <w:tr w:rsidR="2F61107E" w14:paraId="7A8D4873" w14:textId="77777777" w:rsidTr="0040200F">
        <w:trPr>
          <w:trHeight w:val="585"/>
          <w:jc w:val="center"/>
        </w:trPr>
        <w:tc>
          <w:tcPr>
            <w:tcW w:w="2025" w:type="dxa"/>
            <w:tcBorders>
              <w:top w:val="nil"/>
              <w:left w:val="single" w:sz="8" w:space="0" w:color="000000" w:themeColor="text1"/>
              <w:bottom w:val="nil"/>
              <w:right w:val="nil"/>
            </w:tcBorders>
            <w:tcMar>
              <w:top w:w="15" w:type="dxa"/>
              <w:left w:w="15" w:type="dxa"/>
              <w:right w:w="15" w:type="dxa"/>
            </w:tcMar>
            <w:vAlign w:val="center"/>
          </w:tcPr>
          <w:p w14:paraId="3ACBF9BC" w14:textId="7A8B23E6" w:rsidR="2F61107E" w:rsidRDefault="2F61107E" w:rsidP="2F61107E">
            <w:pPr>
              <w:spacing w:after="0"/>
              <w:jc w:val="center"/>
            </w:pPr>
            <w:r w:rsidRPr="2F61107E">
              <w:rPr>
                <w:rFonts w:ascii="Aptos Narrow" w:eastAsia="Aptos Narrow" w:hAnsi="Aptos Narrow" w:cs="Aptos Narrow"/>
                <w:b/>
                <w:bCs/>
                <w:color w:val="000000" w:themeColor="text1"/>
                <w:sz w:val="22"/>
                <w:szCs w:val="22"/>
              </w:rPr>
              <w:t>8</w:t>
            </w:r>
          </w:p>
        </w:tc>
        <w:tc>
          <w:tcPr>
            <w:tcW w:w="2085" w:type="dxa"/>
            <w:tcBorders>
              <w:top w:val="nil"/>
              <w:left w:val="single" w:sz="8" w:space="0" w:color="000000" w:themeColor="text1"/>
              <w:bottom w:val="nil"/>
              <w:right w:val="nil"/>
            </w:tcBorders>
            <w:tcMar>
              <w:top w:w="15" w:type="dxa"/>
              <w:left w:w="15" w:type="dxa"/>
              <w:right w:w="15" w:type="dxa"/>
            </w:tcMar>
            <w:vAlign w:val="center"/>
          </w:tcPr>
          <w:p w14:paraId="208F3DEE" w14:textId="5C336B3C" w:rsidR="2F61107E" w:rsidRDefault="2F61107E" w:rsidP="2F61107E">
            <w:pPr>
              <w:spacing w:after="0"/>
              <w:jc w:val="center"/>
            </w:pPr>
            <w:r w:rsidRPr="2F61107E">
              <w:rPr>
                <w:rFonts w:ascii="Aptos Narrow" w:eastAsia="Aptos Narrow" w:hAnsi="Aptos Narrow" w:cs="Aptos Narrow"/>
                <w:color w:val="000000" w:themeColor="text1"/>
                <w:sz w:val="22"/>
                <w:szCs w:val="22"/>
              </w:rPr>
              <w:t>0x4481...3f5af8 -&gt; 0x68d3...e66fbf</w:t>
            </w:r>
          </w:p>
        </w:tc>
        <w:tc>
          <w:tcPr>
            <w:tcW w:w="2055" w:type="dxa"/>
            <w:tcBorders>
              <w:top w:val="nil"/>
              <w:left w:val="nil"/>
              <w:bottom w:val="nil"/>
              <w:right w:val="single" w:sz="8" w:space="0" w:color="000000" w:themeColor="text1"/>
            </w:tcBorders>
            <w:tcMar>
              <w:top w:w="15" w:type="dxa"/>
              <w:left w:w="15" w:type="dxa"/>
              <w:right w:w="15" w:type="dxa"/>
            </w:tcMar>
            <w:vAlign w:val="center"/>
          </w:tcPr>
          <w:p w14:paraId="0E94ECA3" w14:textId="3A6075E7"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r>
      <w:tr w:rsidR="2F61107E" w14:paraId="53FB7983" w14:textId="77777777" w:rsidTr="0040200F">
        <w:trPr>
          <w:trHeight w:val="585"/>
          <w:jc w:val="center"/>
        </w:trPr>
        <w:tc>
          <w:tcPr>
            <w:tcW w:w="2025" w:type="dxa"/>
            <w:tcBorders>
              <w:top w:val="nil"/>
              <w:left w:val="single" w:sz="8" w:space="0" w:color="000000" w:themeColor="text1"/>
              <w:bottom w:val="nil"/>
              <w:right w:val="nil"/>
            </w:tcBorders>
            <w:tcMar>
              <w:top w:w="15" w:type="dxa"/>
              <w:left w:w="15" w:type="dxa"/>
              <w:right w:w="15" w:type="dxa"/>
            </w:tcMar>
            <w:vAlign w:val="center"/>
          </w:tcPr>
          <w:p w14:paraId="4A2C0142" w14:textId="34147F19" w:rsidR="2F61107E" w:rsidRDefault="2F61107E" w:rsidP="2F61107E">
            <w:pPr>
              <w:spacing w:after="0"/>
              <w:jc w:val="center"/>
            </w:pPr>
            <w:r w:rsidRPr="2F61107E">
              <w:rPr>
                <w:rFonts w:ascii="Aptos Narrow" w:eastAsia="Aptos Narrow" w:hAnsi="Aptos Narrow" w:cs="Aptos Narrow"/>
                <w:b/>
                <w:bCs/>
                <w:color w:val="000000" w:themeColor="text1"/>
                <w:sz w:val="22"/>
                <w:szCs w:val="22"/>
              </w:rPr>
              <w:t>9</w:t>
            </w:r>
          </w:p>
        </w:tc>
        <w:tc>
          <w:tcPr>
            <w:tcW w:w="2085" w:type="dxa"/>
            <w:tcBorders>
              <w:top w:val="nil"/>
              <w:left w:val="single" w:sz="8" w:space="0" w:color="000000" w:themeColor="text1"/>
              <w:bottom w:val="nil"/>
              <w:right w:val="nil"/>
            </w:tcBorders>
            <w:tcMar>
              <w:top w:w="15" w:type="dxa"/>
              <w:left w:w="15" w:type="dxa"/>
              <w:right w:w="15" w:type="dxa"/>
            </w:tcMar>
            <w:vAlign w:val="center"/>
          </w:tcPr>
          <w:p w14:paraId="35A5B0E9" w14:textId="08178778" w:rsidR="2F61107E" w:rsidRDefault="2F61107E" w:rsidP="2F61107E">
            <w:pPr>
              <w:spacing w:after="0"/>
              <w:jc w:val="center"/>
            </w:pPr>
            <w:r w:rsidRPr="2F61107E">
              <w:rPr>
                <w:rFonts w:ascii="Aptos Narrow" w:eastAsia="Aptos Narrow" w:hAnsi="Aptos Narrow" w:cs="Aptos Narrow"/>
                <w:color w:val="000000" w:themeColor="text1"/>
                <w:sz w:val="22"/>
                <w:szCs w:val="22"/>
              </w:rPr>
              <w:t>0x978d.</w:t>
            </w:r>
            <w:proofErr w:type="gramStart"/>
            <w:r w:rsidRPr="2F61107E">
              <w:rPr>
                <w:rFonts w:ascii="Aptos Narrow" w:eastAsia="Aptos Narrow" w:hAnsi="Aptos Narrow" w:cs="Aptos Narrow"/>
                <w:color w:val="000000" w:themeColor="text1"/>
                <w:sz w:val="22"/>
                <w:szCs w:val="22"/>
              </w:rPr>
              <w:t>..efb</w:t>
            </w:r>
            <w:proofErr w:type="gramEnd"/>
            <w:r w:rsidRPr="2F61107E">
              <w:rPr>
                <w:rFonts w:ascii="Aptos Narrow" w:eastAsia="Aptos Narrow" w:hAnsi="Aptos Narrow" w:cs="Aptos Narrow"/>
                <w:color w:val="000000" w:themeColor="text1"/>
                <w:sz w:val="22"/>
                <w:szCs w:val="22"/>
              </w:rPr>
              <w:t>7e7 -&gt; 0xa5a7...07bdb6</w:t>
            </w:r>
          </w:p>
        </w:tc>
        <w:tc>
          <w:tcPr>
            <w:tcW w:w="2055" w:type="dxa"/>
            <w:tcBorders>
              <w:top w:val="nil"/>
              <w:left w:val="nil"/>
              <w:bottom w:val="nil"/>
              <w:right w:val="single" w:sz="8" w:space="0" w:color="000000" w:themeColor="text1"/>
            </w:tcBorders>
            <w:tcMar>
              <w:top w:w="15" w:type="dxa"/>
              <w:left w:w="15" w:type="dxa"/>
              <w:right w:w="15" w:type="dxa"/>
            </w:tcMar>
            <w:vAlign w:val="center"/>
          </w:tcPr>
          <w:p w14:paraId="62BE64B0" w14:textId="4CACCD52"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r>
      <w:tr w:rsidR="2F61107E" w14:paraId="0F3B694D" w14:textId="77777777" w:rsidTr="0040200F">
        <w:trPr>
          <w:trHeight w:val="585"/>
          <w:jc w:val="center"/>
        </w:trPr>
        <w:tc>
          <w:tcPr>
            <w:tcW w:w="2025"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6594F8AB" w14:textId="43AF1C23" w:rsidR="2F61107E" w:rsidRDefault="2F61107E" w:rsidP="2F61107E">
            <w:pPr>
              <w:spacing w:after="0"/>
              <w:jc w:val="center"/>
            </w:pPr>
            <w:r w:rsidRPr="2F61107E">
              <w:rPr>
                <w:rFonts w:ascii="Aptos Narrow" w:eastAsia="Aptos Narrow" w:hAnsi="Aptos Narrow" w:cs="Aptos Narrow"/>
                <w:b/>
                <w:bCs/>
                <w:color w:val="000000" w:themeColor="text1"/>
                <w:sz w:val="22"/>
                <w:szCs w:val="22"/>
              </w:rPr>
              <w:t>10</w:t>
            </w:r>
          </w:p>
        </w:tc>
        <w:tc>
          <w:tcPr>
            <w:tcW w:w="2085"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72EEB37D" w14:textId="731C8762" w:rsidR="2F61107E" w:rsidRDefault="2F61107E" w:rsidP="2F61107E">
            <w:pPr>
              <w:spacing w:after="0"/>
              <w:jc w:val="center"/>
            </w:pPr>
            <w:r w:rsidRPr="2F61107E">
              <w:rPr>
                <w:rFonts w:ascii="Aptos Narrow" w:eastAsia="Aptos Narrow" w:hAnsi="Aptos Narrow" w:cs="Aptos Narrow"/>
                <w:color w:val="000000" w:themeColor="text1"/>
                <w:sz w:val="22"/>
                <w:szCs w:val="22"/>
              </w:rPr>
              <w:t>0x89e5...aa7c40 -&gt; 0xdac1...831ec7</w:t>
            </w:r>
          </w:p>
        </w:tc>
        <w:tc>
          <w:tcPr>
            <w:tcW w:w="2055"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2F70DA9F" w14:textId="53CE16CB"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r>
    </w:tbl>
    <w:p w14:paraId="0199C75E" w14:textId="1F12A192" w:rsidR="003F6ED7" w:rsidRDefault="7B3FC26A" w:rsidP="00450885">
      <w:pPr>
        <w:pStyle w:val="a0"/>
        <w:jc w:val="both"/>
      </w:pPr>
      <w:r>
        <w:t xml:space="preserve">Figure </w:t>
      </w:r>
      <w:r w:rsidR="2D88203E">
        <w:t>9</w:t>
      </w:r>
      <w:r>
        <w:t xml:space="preserve"> </w:t>
      </w:r>
      <w:ins w:id="1876" w:author="GKARANI GEORGIA" w:date="2026-06-15T22:47:00Z">
        <w:r w:rsidR="003F6ED7" w:rsidRPr="00BB4977">
          <w:rPr>
            <w:rFonts w:ascii="Times New Roman" w:eastAsia="Times New Roman" w:hAnsi="Times New Roman" w:cs="Times New Roman"/>
            <w:lang w:eastAsia="el-GR"/>
          </w:rPr>
          <w:t xml:space="preserve">presents </w:t>
        </w:r>
      </w:ins>
      <w:del w:id="1877" w:author="GKARANI GEORGIA" w:date="2026-06-15T22:47:00Z">
        <w:r w:rsidDel="003F6ED7">
          <w:delText xml:space="preserve">shows </w:delText>
        </w:r>
      </w:del>
      <w:r>
        <w:t xml:space="preserve">the number of transactions </w:t>
      </w:r>
      <w:ins w:id="1878" w:author="GKARANI GEORGIA" w:date="2026-06-15T22:47:00Z">
        <w:r w:rsidR="003F6ED7" w:rsidRPr="00BB4977">
          <w:rPr>
            <w:rFonts w:ascii="Times New Roman" w:eastAsia="Times New Roman" w:hAnsi="Times New Roman" w:cs="Times New Roman"/>
            <w:lang w:eastAsia="el-GR"/>
          </w:rPr>
          <w:t xml:space="preserve">associated with </w:t>
        </w:r>
      </w:ins>
      <w:del w:id="1879" w:author="GKARANI GEORGIA" w:date="2026-06-15T22:47:00Z">
        <w:r w:rsidDel="003F6ED7">
          <w:delText xml:space="preserve">corresponding to </w:delText>
        </w:r>
      </w:del>
      <w:r>
        <w:t xml:space="preserve">the </w:t>
      </w:r>
      <w:r w:rsidR="54D69087">
        <w:t>ten</w:t>
      </w:r>
      <w:r>
        <w:t xml:space="preserve"> sender–receiver pairs </w:t>
      </w:r>
      <w:ins w:id="1880" w:author="GKARANI GEORGIA" w:date="2026-06-15T22:47:00Z">
        <w:r w:rsidR="003F6ED7" w:rsidRPr="00BB4977">
          <w:rPr>
            <w:rFonts w:ascii="Times New Roman" w:eastAsia="Times New Roman" w:hAnsi="Times New Roman" w:cs="Times New Roman"/>
            <w:lang w:eastAsia="el-GR"/>
          </w:rPr>
          <w:t xml:space="preserve">having </w:t>
        </w:r>
      </w:ins>
      <w:del w:id="1881" w:author="GKARANI GEORGIA" w:date="2026-06-15T22:47:00Z">
        <w:r w:rsidDel="003F6ED7">
          <w:delText xml:space="preserve">with </w:delText>
        </w:r>
      </w:del>
      <w:r>
        <w:t xml:space="preserve">the highest </w:t>
      </w:r>
      <w:ins w:id="1882" w:author="GKARANI GEORGIA" w:date="2026-06-15T22:47:00Z">
        <w:r w:rsidR="003F6ED7" w:rsidRPr="00BB4977">
          <w:rPr>
            <w:rFonts w:ascii="Times New Roman" w:eastAsia="Times New Roman" w:hAnsi="Times New Roman" w:cs="Times New Roman"/>
            <w:lang w:eastAsia="el-GR"/>
          </w:rPr>
          <w:t xml:space="preserve">transaction counts across datasets containing </w:t>
        </w:r>
      </w:ins>
      <w:del w:id="1883" w:author="GKARANI GEORGIA" w:date="2026-06-15T22:47:00Z">
        <w:r w:rsidDel="003F6ED7">
          <w:delText xml:space="preserve">number of transactions over </w:delText>
        </w:r>
      </w:del>
      <w:r>
        <w:t>2, 10, 50, and 100 blocks.</w:t>
      </w:r>
    </w:p>
    <w:p w14:paraId="0E27B00A" w14:textId="5AFA25A6" w:rsidR="00C525A6" w:rsidRDefault="6CD6BC50" w:rsidP="1E61DACF">
      <w:pPr>
        <w:pStyle w:val="CaptionedFigure"/>
        <w:jc w:val="center"/>
      </w:pPr>
      <w:r>
        <w:rPr>
          <w:noProof/>
        </w:rPr>
        <w:lastRenderedPageBreak/>
        <w:drawing>
          <wp:inline distT="0" distB="0" distL="0" distR="0" wp14:anchorId="47B86251" wp14:editId="6D3042BA">
            <wp:extent cx="5943600" cy="2971800"/>
            <wp:effectExtent l="0" t="0" r="0" b="0"/>
            <wp:docPr id="13544648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64891" name="Picture 1354464891"/>
                    <pic:cNvPicPr/>
                  </pic:nvPicPr>
                  <pic:blipFill>
                    <a:blip r:embed="rId20">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14:paraId="3977A6A3" w14:textId="1E7B76D6" w:rsidR="2DA5B154" w:rsidRPr="003F6ED7" w:rsidRDefault="2DA5B154" w:rsidP="1E61DACF">
      <w:pPr>
        <w:pStyle w:val="a0"/>
        <w:jc w:val="center"/>
        <w:rPr>
          <w:ins w:id="1884" w:author="GKARANI GEORGIA" w:date="2026-06-15T22:48:00Z"/>
        </w:rPr>
      </w:pPr>
      <w:r w:rsidRPr="1E61DACF">
        <w:rPr>
          <w:b/>
          <w:bCs/>
        </w:rPr>
        <w:t xml:space="preserve">Figure 9. </w:t>
      </w:r>
      <w:ins w:id="1885" w:author="GKARANI GEORGIA" w:date="2026-06-15T22:48:00Z">
        <w:r w:rsidR="003F6ED7">
          <w:t xml:space="preserve">Top ten sender–receiver pairs by </w:t>
        </w:r>
      </w:ins>
      <w:ins w:id="1886" w:author="GKARANI GEORGIA" w:date="2026-06-15T22:49:00Z">
        <w:r w:rsidR="003F6ED7">
          <w:t>t</w:t>
        </w:r>
      </w:ins>
      <w:del w:id="1887" w:author="GKARANI GEORGIA" w:date="2026-06-15T22:48:00Z">
        <w:r w:rsidR="003A50A2" w:rsidRPr="003A50A2" w:rsidDel="003F6ED7">
          <w:delText>T</w:delText>
        </w:r>
      </w:del>
      <w:r w:rsidR="003A50A2" w:rsidRPr="003A50A2">
        <w:t>otal</w:t>
      </w:r>
      <w:r w:rsidR="003A50A2">
        <w:rPr>
          <w:b/>
          <w:bCs/>
        </w:rPr>
        <w:t xml:space="preserve"> </w:t>
      </w:r>
      <w:r w:rsidR="003A50A2">
        <w:t>n</w:t>
      </w:r>
      <w:r>
        <w:t xml:space="preserve">umber of </w:t>
      </w:r>
      <w:r w:rsidR="003A50A2">
        <w:t xml:space="preserve">external </w:t>
      </w:r>
      <w:r>
        <w:t>transactions</w:t>
      </w:r>
      <w:del w:id="1888" w:author="GKARANI GEORGIA" w:date="2026-06-15T22:49:00Z">
        <w:r w:rsidR="003A50A2" w:rsidDel="003F6ED7">
          <w:delText>.</w:delText>
        </w:r>
      </w:del>
      <w:r>
        <w:t xml:space="preserve"> </w:t>
      </w:r>
      <w:ins w:id="1889" w:author="GKARANI GEORGIA" w:date="2026-06-15T22:49:00Z">
        <w:r w:rsidR="003F6ED7">
          <w:t xml:space="preserve">across </w:t>
        </w:r>
      </w:ins>
      <w:del w:id="1890" w:author="GKARANI GEORGIA" w:date="2026-06-15T22:49:00Z">
        <w:r w:rsidR="003A50A2" w:rsidDel="003F6ED7">
          <w:delText xml:space="preserve">Top ten pairs over </w:delText>
        </w:r>
      </w:del>
      <w:r w:rsidR="003A50A2">
        <w:t>2, 10, 50, and 100 blocks</w:t>
      </w:r>
      <w:ins w:id="1891" w:author="GKARANI GEORGIA" w:date="2026-06-15T22:49:00Z">
        <w:r w:rsidR="003F6ED7" w:rsidRPr="003F6ED7">
          <w:rPr>
            <w:rPrChange w:id="1892" w:author="GKARANI GEORGIA" w:date="2026-06-15T22:49:00Z">
              <w:rPr>
                <w:lang w:val="el-GR"/>
              </w:rPr>
            </w:rPrChange>
          </w:rPr>
          <w:t>.</w:t>
        </w:r>
      </w:ins>
    </w:p>
    <w:p w14:paraId="68415951" w14:textId="1F016A07" w:rsidR="003F6ED7" w:rsidDel="003F6ED7" w:rsidRDefault="003F6ED7" w:rsidP="1E61DACF">
      <w:pPr>
        <w:pStyle w:val="a0"/>
        <w:jc w:val="center"/>
        <w:rPr>
          <w:del w:id="1893" w:author="GKARANI GEORGIA" w:date="2026-06-15T22:49:00Z"/>
        </w:rPr>
      </w:pPr>
    </w:p>
    <w:p w14:paraId="25A22B3A" w14:textId="5312D6AB" w:rsidR="00C525A6" w:rsidRPr="00B82165" w:rsidRDefault="00D206F0">
      <w:pPr>
        <w:pStyle w:val="a0"/>
        <w:rPr>
          <w:ins w:id="1894" w:author="GKARANI GEORGIA" w:date="2026-06-15T22:49:00Z"/>
          <w:b/>
          <w:bCs/>
        </w:rPr>
      </w:pPr>
      <w:r>
        <w:rPr>
          <w:b/>
          <w:bCs/>
        </w:rPr>
        <w:t xml:space="preserve">4.3.2 </w:t>
      </w:r>
      <w:ins w:id="1895" w:author="GKARANI GEORGIA" w:date="2026-06-15T22:49:00Z">
        <w:r w:rsidR="003F6ED7" w:rsidRPr="003F6ED7">
          <w:rPr>
            <w:b/>
            <w:bCs/>
          </w:rPr>
          <w:t xml:space="preserve">Identify </w:t>
        </w:r>
      </w:ins>
      <w:del w:id="1896" w:author="GKARANI GEORGIA" w:date="2026-06-15T22:49:00Z">
        <w:r w:rsidR="00DB45B6" w:rsidRPr="003F6ED7" w:rsidDel="003F6ED7">
          <w:rPr>
            <w:b/>
            <w:bCs/>
          </w:rPr>
          <w:delText xml:space="preserve">Obtain </w:delText>
        </w:r>
      </w:del>
      <w:r w:rsidR="00DB45B6" w:rsidRPr="00B82165">
        <w:rPr>
          <w:b/>
          <w:bCs/>
        </w:rPr>
        <w:t xml:space="preserve">the ten </w:t>
      </w:r>
      <w:del w:id="1897" w:author="GKARANI GEORGIA" w:date="2026-06-15T22:50:00Z">
        <w:r w:rsidR="00DB45B6" w:rsidRPr="00B82165" w:rsidDel="003F6ED7">
          <w:rPr>
            <w:b/>
            <w:bCs/>
          </w:rPr>
          <w:delText>p</w:delText>
        </w:r>
        <w:r w:rsidRPr="00B82165" w:rsidDel="003F6ED7">
          <w:rPr>
            <w:b/>
            <w:bCs/>
          </w:rPr>
          <w:delText xml:space="preserve">airs </w:delText>
        </w:r>
        <w:r w:rsidR="00943D7E" w:rsidRPr="00B82165" w:rsidDel="003F6ED7">
          <w:rPr>
            <w:b/>
            <w:bCs/>
          </w:rPr>
          <w:delText xml:space="preserve">of </w:delText>
        </w:r>
      </w:del>
      <w:r w:rsidR="00943D7E" w:rsidRPr="00B82165">
        <w:rPr>
          <w:b/>
          <w:bCs/>
        </w:rPr>
        <w:t>sender</w:t>
      </w:r>
      <w:del w:id="1898" w:author="GKARANI GEORGIA" w:date="2026-06-15T22:50:00Z">
        <w:r w:rsidR="00943D7E" w:rsidRPr="00B82165" w:rsidDel="003F6ED7">
          <w:rPr>
            <w:b/>
            <w:bCs/>
          </w:rPr>
          <w:delText>s</w:delText>
        </w:r>
      </w:del>
      <w:ins w:id="1899" w:author="GKARANI GEORGIA" w:date="2026-06-15T22:50:00Z">
        <w:r w:rsidR="003F6ED7" w:rsidRPr="00B82165">
          <w:rPr>
            <w:b/>
            <w:bCs/>
          </w:rPr>
          <w:t>-</w:t>
        </w:r>
      </w:ins>
      <w:del w:id="1900" w:author="GKARANI GEORGIA" w:date="2026-06-15T22:50:00Z">
        <w:r w:rsidR="00943D7E" w:rsidRPr="00B82165" w:rsidDel="003F6ED7">
          <w:rPr>
            <w:b/>
            <w:bCs/>
          </w:rPr>
          <w:delText xml:space="preserve"> and </w:delText>
        </w:r>
      </w:del>
      <w:r w:rsidR="00943D7E" w:rsidRPr="00B82165">
        <w:rPr>
          <w:b/>
          <w:bCs/>
        </w:rPr>
        <w:t>receiver</w:t>
      </w:r>
      <w:del w:id="1901" w:author="GKARANI GEORGIA" w:date="2026-06-15T22:50:00Z">
        <w:r w:rsidR="00943D7E" w:rsidRPr="00B82165" w:rsidDel="003F6ED7">
          <w:rPr>
            <w:b/>
            <w:bCs/>
          </w:rPr>
          <w:delText>s</w:delText>
        </w:r>
      </w:del>
      <w:r w:rsidR="00943D7E" w:rsidRPr="00B82165">
        <w:rPr>
          <w:b/>
          <w:bCs/>
        </w:rPr>
        <w:t xml:space="preserve"> </w:t>
      </w:r>
      <w:ins w:id="1902" w:author="GKARANI GEORGIA" w:date="2026-06-15T22:50:00Z">
        <w:r w:rsidR="003F6ED7" w:rsidRPr="00B82165">
          <w:rPr>
            <w:b/>
            <w:bCs/>
          </w:rPr>
          <w:t xml:space="preserve">pairs </w:t>
        </w:r>
      </w:ins>
      <w:r w:rsidRPr="00B82165">
        <w:rPr>
          <w:b/>
          <w:bCs/>
        </w:rPr>
        <w:t xml:space="preserve">with the highest </w:t>
      </w:r>
      <w:ins w:id="1903" w:author="GKARANI GEORGIA" w:date="2026-06-15T22:50:00Z">
        <w:r w:rsidR="003F6ED7" w:rsidRPr="003F6ED7">
          <w:rPr>
            <w:b/>
            <w:rPrChange w:id="1904" w:author="GKARANI GEORGIA" w:date="2026-06-15T22:50:00Z">
              <w:rPr/>
            </w:rPrChange>
          </w:rPr>
          <w:t xml:space="preserve">total </w:t>
        </w:r>
      </w:ins>
      <w:r w:rsidRPr="003F6ED7">
        <w:rPr>
          <w:b/>
          <w:bCs/>
        </w:rPr>
        <w:t>amount of ETH transferred</w:t>
      </w:r>
      <w:r w:rsidR="00943D7E" w:rsidRPr="00B82165">
        <w:rPr>
          <w:b/>
          <w:bCs/>
        </w:rPr>
        <w:t xml:space="preserve"> between them</w:t>
      </w:r>
      <w:r w:rsidRPr="00B82165">
        <w:rPr>
          <w:b/>
          <w:bCs/>
        </w:rPr>
        <w:t>.</w:t>
      </w:r>
    </w:p>
    <w:p w14:paraId="5C2CF605" w14:textId="7CCF48AB" w:rsidR="003F6ED7" w:rsidDel="003F6ED7" w:rsidRDefault="003F6ED7">
      <w:pPr>
        <w:pStyle w:val="a0"/>
        <w:rPr>
          <w:del w:id="1905" w:author="GKARANI GEORGIA" w:date="2026-06-15T22:50:00Z"/>
        </w:rPr>
      </w:pPr>
    </w:p>
    <w:p w14:paraId="2416A1B3" w14:textId="44395342" w:rsidR="00C525A6" w:rsidRDefault="00895E06">
      <w:pPr>
        <w:pStyle w:val="SourceCode"/>
      </w:pPr>
      <w:r w:rsidRPr="00E43626">
        <w:rPr>
          <w:rStyle w:val="VerbatimChar"/>
          <w:b/>
          <w:bCs/>
        </w:rPr>
        <w:t>MATCH</w:t>
      </w:r>
      <w:r>
        <w:rPr>
          <w:rStyle w:val="VerbatimChar"/>
        </w:rPr>
        <w:t xml:space="preserve"> (</w:t>
      </w:r>
      <w:proofErr w:type="gramStart"/>
      <w:r>
        <w:rPr>
          <w:rStyle w:val="VerbatimChar"/>
        </w:rPr>
        <w:t>sender:User</w:t>
      </w:r>
      <w:proofErr w:type="gramEnd"/>
      <w:r>
        <w:rPr>
          <w:rStyle w:val="VerbatimChar"/>
        </w:rPr>
        <w:t>)-[:</w:t>
      </w:r>
      <w:r w:rsidRPr="00E43626">
        <w:rPr>
          <w:rStyle w:val="VerbatimChar"/>
          <w:b/>
          <w:bCs/>
          <w:color w:val="0070C0"/>
        </w:rPr>
        <w:t>SENT_BY</w:t>
      </w:r>
      <w:r>
        <w:rPr>
          <w:rStyle w:val="VerbatimChar"/>
        </w:rPr>
        <w:t>]-&gt;(tx:</w:t>
      </w:r>
      <w:r w:rsidR="00540CA9">
        <w:rPr>
          <w:rStyle w:val="VerbatimChar"/>
        </w:rPr>
        <w:t>External</w:t>
      </w:r>
      <w:r>
        <w:rPr>
          <w:rStyle w:val="VerbatimChar"/>
        </w:rPr>
        <w:t>Transaction)&lt;-[:</w:t>
      </w:r>
      <w:r w:rsidRPr="00E43626">
        <w:rPr>
          <w:rStyle w:val="VerbatimChar"/>
          <w:b/>
          <w:bCs/>
          <w:color w:val="0070C0"/>
        </w:rPr>
        <w:t>RECEIVED_BY</w:t>
      </w:r>
      <w:r>
        <w:rPr>
          <w:rStyle w:val="VerbatimChar"/>
        </w:rPr>
        <w:t>]-(receiver:User)</w:t>
      </w:r>
      <w:r>
        <w:br/>
      </w:r>
      <w:r w:rsidRPr="00E43626">
        <w:rPr>
          <w:rStyle w:val="VerbatimChar"/>
          <w:b/>
          <w:bCs/>
        </w:rPr>
        <w:t>RETURN</w:t>
      </w:r>
      <w:r>
        <w:rPr>
          <w:rStyle w:val="VerbatimChar"/>
        </w:rPr>
        <w:t xml:space="preserve"> </w:t>
      </w:r>
      <w:proofErr w:type="spellStart"/>
      <w:r>
        <w:rPr>
          <w:rStyle w:val="VerbatimChar"/>
        </w:rPr>
        <w:t>sender.address</w:t>
      </w:r>
      <w:proofErr w:type="spellEnd"/>
      <w:r>
        <w:rPr>
          <w:rStyle w:val="VerbatimChar"/>
        </w:rPr>
        <w:t xml:space="preserve"> </w:t>
      </w:r>
      <w:r w:rsidRPr="00E43626">
        <w:rPr>
          <w:rStyle w:val="VerbatimChar"/>
          <w:b/>
          <w:bCs/>
        </w:rPr>
        <w:t>AS</w:t>
      </w:r>
      <w:r>
        <w:rPr>
          <w:rStyle w:val="VerbatimChar"/>
        </w:rPr>
        <w:t xml:space="preserve"> sender, </w:t>
      </w:r>
      <w:proofErr w:type="spellStart"/>
      <w:r>
        <w:rPr>
          <w:rStyle w:val="VerbatimChar"/>
        </w:rPr>
        <w:t>receiver.address</w:t>
      </w:r>
      <w:proofErr w:type="spellEnd"/>
      <w:r>
        <w:rPr>
          <w:rStyle w:val="VerbatimChar"/>
        </w:rPr>
        <w:t xml:space="preserve"> </w:t>
      </w:r>
      <w:r w:rsidRPr="00E43626">
        <w:rPr>
          <w:rStyle w:val="VerbatimChar"/>
          <w:b/>
          <w:bCs/>
        </w:rPr>
        <w:t>AS</w:t>
      </w:r>
      <w:r>
        <w:rPr>
          <w:rStyle w:val="VerbatimChar"/>
        </w:rPr>
        <w:t xml:space="preserve"> receiver,</w:t>
      </w:r>
      <w:r>
        <w:br/>
      </w:r>
      <w:r>
        <w:rPr>
          <w:rStyle w:val="VerbatimChar"/>
        </w:rPr>
        <w:t xml:space="preserve">    </w:t>
      </w:r>
      <w:r w:rsidR="00E43626">
        <w:rPr>
          <w:rStyle w:val="VerbatimChar"/>
        </w:rPr>
        <w:t xml:space="preserve">   </w:t>
      </w:r>
      <w:r w:rsidRPr="00E43626">
        <w:rPr>
          <w:rStyle w:val="VerbatimChar"/>
          <w:b/>
          <w:bCs/>
        </w:rPr>
        <w:t>SUM</w:t>
      </w:r>
      <w:r>
        <w:rPr>
          <w:rStyle w:val="VerbatimChar"/>
        </w:rPr>
        <w:t>(</w:t>
      </w:r>
      <w:proofErr w:type="spellStart"/>
      <w:r>
        <w:rPr>
          <w:rStyle w:val="VerbatimChar"/>
        </w:rPr>
        <w:t>tx.value</w:t>
      </w:r>
      <w:proofErr w:type="spellEnd"/>
      <w:r>
        <w:rPr>
          <w:rStyle w:val="VerbatimChar"/>
        </w:rPr>
        <w:t xml:space="preserve">) </w:t>
      </w:r>
      <w:r w:rsidRPr="00E43626">
        <w:rPr>
          <w:rStyle w:val="VerbatimChar"/>
          <w:b/>
          <w:bCs/>
        </w:rPr>
        <w:t>AS</w:t>
      </w:r>
      <w:r>
        <w:rPr>
          <w:rStyle w:val="VerbatimChar"/>
        </w:rPr>
        <w:t xml:space="preserve"> </w:t>
      </w:r>
      <w:proofErr w:type="spellStart"/>
      <w:r>
        <w:rPr>
          <w:rStyle w:val="VerbatimChar"/>
        </w:rPr>
        <w:t>total_value_sent</w:t>
      </w:r>
      <w:proofErr w:type="spellEnd"/>
      <w:r>
        <w:br/>
      </w:r>
      <w:r w:rsidRPr="00E43626">
        <w:rPr>
          <w:rStyle w:val="VerbatimChar"/>
          <w:b/>
          <w:bCs/>
        </w:rPr>
        <w:t>ORDER BY</w:t>
      </w:r>
      <w:r>
        <w:rPr>
          <w:rStyle w:val="VerbatimChar"/>
        </w:rPr>
        <w:t xml:space="preserve"> </w:t>
      </w:r>
      <w:proofErr w:type="spellStart"/>
      <w:r>
        <w:rPr>
          <w:rStyle w:val="VerbatimChar"/>
        </w:rPr>
        <w:t>total_value_sent</w:t>
      </w:r>
      <w:proofErr w:type="spellEnd"/>
      <w:r>
        <w:rPr>
          <w:rStyle w:val="VerbatimChar"/>
        </w:rPr>
        <w:t xml:space="preserve"> </w:t>
      </w:r>
      <w:r w:rsidRPr="00E43626">
        <w:rPr>
          <w:rStyle w:val="VerbatimChar"/>
          <w:b/>
          <w:bCs/>
        </w:rPr>
        <w:t>DESC</w:t>
      </w:r>
      <w:r w:rsidRPr="00E43626">
        <w:rPr>
          <w:b/>
          <w:bCs/>
        </w:rPr>
        <w:br/>
      </w:r>
      <w:r w:rsidRPr="00E43626">
        <w:rPr>
          <w:rStyle w:val="VerbatimChar"/>
          <w:b/>
          <w:bCs/>
        </w:rPr>
        <w:t>LIMIT</w:t>
      </w:r>
      <w:r>
        <w:rPr>
          <w:rStyle w:val="VerbatimChar"/>
        </w:rPr>
        <w:t xml:space="preserve"> 10</w:t>
      </w:r>
    </w:p>
    <w:p w14:paraId="1A743F51" w14:textId="681E6BAB" w:rsidR="00B82165" w:rsidRPr="000A1961" w:rsidRDefault="7B3FC26A" w:rsidP="00B82165">
      <w:pPr>
        <w:pStyle w:val="FirstParagraph"/>
        <w:jc w:val="both"/>
        <w:rPr>
          <w:rFonts w:cstheme="majorHAnsi"/>
        </w:rPr>
      </w:pPr>
      <w:r w:rsidRPr="00D27F40">
        <w:rPr>
          <w:rFonts w:cstheme="majorHAnsi"/>
        </w:rPr>
        <w:t xml:space="preserve">Table </w:t>
      </w:r>
      <w:ins w:id="1906" w:author="GKARANI GEORGIA" w:date="2026-06-16T09:33:00Z">
        <w:r w:rsidR="00CF6082">
          <w:rPr>
            <w:rFonts w:cstheme="majorHAnsi"/>
          </w:rPr>
          <w:t>8</w:t>
        </w:r>
      </w:ins>
      <w:del w:id="1907" w:author="GKARANI GEORGIA" w:date="2026-06-15T23:34:00Z">
        <w:r w:rsidR="604761FD" w:rsidRPr="00D27F40" w:rsidDel="00D27F40">
          <w:rPr>
            <w:rFonts w:cstheme="majorHAnsi"/>
          </w:rPr>
          <w:delText>9</w:delText>
        </w:r>
      </w:del>
      <w:r w:rsidRPr="00D27F40">
        <w:rPr>
          <w:rFonts w:cstheme="majorHAnsi"/>
        </w:rPr>
        <w:t xml:space="preserve"> </w:t>
      </w:r>
      <w:ins w:id="1908" w:author="GKARANI GEORGIA" w:date="2026-06-15T22:51:00Z">
        <w:r w:rsidR="00B82165" w:rsidRPr="00D27F40">
          <w:rPr>
            <w:rFonts w:eastAsia="Times New Roman" w:cstheme="majorHAnsi"/>
            <w:lang w:eastAsia="el-GR"/>
            <w:rPrChange w:id="1909" w:author="GKARANI GEORGIA" w:date="2026-06-15T23:34:00Z">
              <w:rPr>
                <w:rFonts w:ascii="Times New Roman" w:eastAsia="Times New Roman" w:hAnsi="Times New Roman" w:cs="Times New Roman"/>
                <w:lang w:val="el-GR" w:eastAsia="el-GR"/>
              </w:rPr>
            </w:rPrChange>
          </w:rPr>
          <w:t xml:space="preserve">presents </w:t>
        </w:r>
      </w:ins>
      <w:del w:id="1910" w:author="GKARANI GEORGIA" w:date="2026-06-15T22:51:00Z">
        <w:r w:rsidRPr="00D27F40" w:rsidDel="00B82165">
          <w:rPr>
            <w:rFonts w:cstheme="majorHAnsi"/>
          </w:rPr>
          <w:delText xml:space="preserve">shows </w:delText>
        </w:r>
      </w:del>
      <w:r w:rsidRPr="00D27F40">
        <w:rPr>
          <w:rFonts w:cstheme="majorHAnsi"/>
        </w:rPr>
        <w:t xml:space="preserve">the results </w:t>
      </w:r>
      <w:ins w:id="1911" w:author="GKARANI GEORGIA" w:date="2026-06-15T22:51:00Z">
        <w:r w:rsidR="00B82165" w:rsidRPr="00D27F40">
          <w:rPr>
            <w:rFonts w:eastAsia="Times New Roman" w:cstheme="majorHAnsi"/>
            <w:lang w:eastAsia="el-GR"/>
            <w:rPrChange w:id="1912" w:author="GKARANI GEORGIA" w:date="2026-06-15T23:34:00Z">
              <w:rPr>
                <w:rFonts w:ascii="Times New Roman" w:eastAsia="Times New Roman" w:hAnsi="Times New Roman" w:cs="Times New Roman"/>
                <w:lang w:eastAsia="el-GR"/>
              </w:rPr>
            </w:rPrChange>
          </w:rPr>
          <w:t xml:space="preserve">obtained </w:t>
        </w:r>
      </w:ins>
      <w:r w:rsidRPr="00D27F40">
        <w:rPr>
          <w:rFonts w:cstheme="majorHAnsi"/>
        </w:rPr>
        <w:t xml:space="preserve">for two blocks. The </w:t>
      </w:r>
      <w:ins w:id="1913" w:author="GKARANI GEORGIA" w:date="2026-06-15T22:51:00Z">
        <w:r w:rsidR="00B82165" w:rsidRPr="00D27F40">
          <w:rPr>
            <w:rFonts w:eastAsia="Times New Roman" w:cstheme="majorHAnsi"/>
            <w:lang w:eastAsia="el-GR"/>
            <w:rPrChange w:id="1914" w:author="GKARANI GEORGIA" w:date="2026-06-15T23:34:00Z">
              <w:rPr>
                <w:rFonts w:ascii="Times New Roman" w:eastAsia="Times New Roman" w:hAnsi="Times New Roman" w:cs="Times New Roman"/>
                <w:lang w:eastAsia="el-GR"/>
              </w:rPr>
            </w:rPrChange>
          </w:rPr>
          <w:t xml:space="preserve">same </w:t>
        </w:r>
      </w:ins>
      <w:r w:rsidRPr="00D27F40">
        <w:rPr>
          <w:rFonts w:cstheme="majorHAnsi"/>
        </w:rPr>
        <w:t xml:space="preserve">query was also executed </w:t>
      </w:r>
      <w:ins w:id="1915" w:author="GKARANI GEORGIA" w:date="2026-06-15T22:51:00Z">
        <w:r w:rsidR="00B82165" w:rsidRPr="00D27F40">
          <w:rPr>
            <w:rFonts w:eastAsia="Times New Roman" w:cstheme="majorHAnsi"/>
            <w:lang w:eastAsia="el-GR"/>
            <w:rPrChange w:id="1916" w:author="GKARANI GEORGIA" w:date="2026-06-15T23:34:00Z">
              <w:rPr>
                <w:rFonts w:ascii="Times New Roman" w:eastAsia="Times New Roman" w:hAnsi="Times New Roman" w:cs="Times New Roman"/>
                <w:lang w:eastAsia="el-GR"/>
              </w:rPr>
            </w:rPrChange>
          </w:rPr>
          <w:t xml:space="preserve">for datasets containing </w:t>
        </w:r>
      </w:ins>
      <w:del w:id="1917" w:author="GKARANI GEORGIA" w:date="2026-06-15T22:51:00Z">
        <w:r w:rsidRPr="00D27F40" w:rsidDel="00B82165">
          <w:rPr>
            <w:rFonts w:cstheme="majorHAnsi"/>
          </w:rPr>
          <w:delText xml:space="preserve">with </w:delText>
        </w:r>
      </w:del>
      <w:r w:rsidRPr="00D27F40">
        <w:rPr>
          <w:rFonts w:cstheme="majorHAnsi"/>
        </w:rPr>
        <w:t>10, 50, and 100 blocks</w:t>
      </w:r>
      <w:ins w:id="1918" w:author="GKARANI GEORGIA" w:date="2026-06-15T22:51:00Z">
        <w:r w:rsidR="00B82165" w:rsidRPr="00D27F40">
          <w:rPr>
            <w:rFonts w:cstheme="majorHAnsi"/>
          </w:rPr>
          <w:t>,</w:t>
        </w:r>
      </w:ins>
      <w:del w:id="1919" w:author="GKARANI GEORGIA" w:date="2026-06-15T22:51:00Z">
        <w:r w:rsidRPr="00D27F40" w:rsidDel="00B82165">
          <w:rPr>
            <w:rFonts w:cstheme="majorHAnsi"/>
          </w:rPr>
          <w:delText>;</w:delText>
        </w:r>
      </w:del>
      <w:r w:rsidRPr="00D27F40">
        <w:rPr>
          <w:rFonts w:cstheme="majorHAnsi"/>
        </w:rPr>
        <w:t xml:space="preserve"> </w:t>
      </w:r>
      <w:ins w:id="1920" w:author="GKARANI GEORGIA" w:date="2026-06-15T22:51:00Z">
        <w:r w:rsidR="00B82165" w:rsidRPr="00D27F40">
          <w:rPr>
            <w:rFonts w:eastAsia="Times New Roman" w:cstheme="majorHAnsi"/>
            <w:lang w:eastAsia="el-GR"/>
            <w:rPrChange w:id="1921" w:author="GKARANI GEORGIA" w:date="2026-06-15T23:34:00Z">
              <w:rPr>
                <w:rFonts w:ascii="Times New Roman" w:eastAsia="Times New Roman" w:hAnsi="Times New Roman" w:cs="Times New Roman"/>
                <w:lang w:eastAsia="el-GR"/>
              </w:rPr>
            </w:rPrChange>
          </w:rPr>
          <w:t xml:space="preserve">and the corresponding </w:t>
        </w:r>
      </w:ins>
      <w:del w:id="1922" w:author="GKARANI GEORGIA" w:date="2026-06-15T22:51:00Z">
        <w:r w:rsidRPr="00D27F40" w:rsidDel="00B82165">
          <w:rPr>
            <w:rFonts w:cstheme="majorHAnsi"/>
          </w:rPr>
          <w:delText xml:space="preserve">their </w:delText>
        </w:r>
      </w:del>
      <w:r w:rsidRPr="00D27F40">
        <w:rPr>
          <w:rFonts w:cstheme="majorHAnsi"/>
        </w:rPr>
        <w:t xml:space="preserve">results are </w:t>
      </w:r>
      <w:ins w:id="1923" w:author="GKARANI GEORGIA" w:date="2026-06-15T22:51:00Z">
        <w:r w:rsidR="00B82165" w:rsidRPr="00D27F40">
          <w:rPr>
            <w:rFonts w:eastAsia="Times New Roman" w:cstheme="majorHAnsi"/>
            <w:lang w:eastAsia="el-GR"/>
            <w:rPrChange w:id="1924" w:author="GKARANI GEORGIA" w:date="2026-06-15T23:34:00Z">
              <w:rPr>
                <w:rFonts w:ascii="Times New Roman" w:eastAsia="Times New Roman" w:hAnsi="Times New Roman" w:cs="Times New Roman"/>
                <w:lang w:eastAsia="el-GR"/>
              </w:rPr>
            </w:rPrChange>
          </w:rPr>
          <w:t xml:space="preserve">reported </w:t>
        </w:r>
      </w:ins>
      <w:del w:id="1925" w:author="GKARANI GEORGIA" w:date="2026-06-15T22:51:00Z">
        <w:r w:rsidRPr="00D27F40" w:rsidDel="00B82165">
          <w:rPr>
            <w:rFonts w:cstheme="majorHAnsi"/>
          </w:rPr>
          <w:delText xml:space="preserve">shown </w:delText>
        </w:r>
      </w:del>
      <w:r w:rsidRPr="00D27F40">
        <w:rPr>
          <w:rFonts w:cstheme="majorHAnsi"/>
        </w:rPr>
        <w:t>in Appendix A.</w:t>
      </w:r>
    </w:p>
    <w:p w14:paraId="3138C49C" w14:textId="721567B8" w:rsidR="00C525A6" w:rsidRDefault="2F61107E" w:rsidP="0040200F">
      <w:pPr>
        <w:pStyle w:val="a0"/>
        <w:jc w:val="center"/>
      </w:pPr>
      <w:r w:rsidRPr="2F61107E">
        <w:rPr>
          <w:b/>
          <w:bCs/>
        </w:rPr>
        <w:t xml:space="preserve">Table </w:t>
      </w:r>
      <w:ins w:id="1926" w:author="GKARANI GEORGIA" w:date="2026-06-16T09:33:00Z">
        <w:r w:rsidR="00CF6082">
          <w:rPr>
            <w:b/>
            <w:bCs/>
          </w:rPr>
          <w:t>8</w:t>
        </w:r>
      </w:ins>
      <w:del w:id="1927" w:author="GKARANI GEORGIA" w:date="2026-06-16T09:33:00Z">
        <w:r w:rsidRPr="2F61107E" w:rsidDel="00CF6082">
          <w:rPr>
            <w:b/>
            <w:bCs/>
          </w:rPr>
          <w:delText>7</w:delText>
        </w:r>
      </w:del>
      <w:r w:rsidRPr="2F61107E">
        <w:rPr>
          <w:b/>
          <w:bCs/>
        </w:rPr>
        <w:t xml:space="preserve">. </w:t>
      </w:r>
      <w:r w:rsidRPr="0040200F">
        <w:t xml:space="preserve">Results of Query </w:t>
      </w:r>
      <w:r w:rsidR="00C43333">
        <w:t>4.</w:t>
      </w:r>
      <w:r w:rsidRPr="0040200F">
        <w:t>3.2 for two blocks.</w:t>
      </w:r>
    </w:p>
    <w:tbl>
      <w:tblPr>
        <w:tblW w:w="0" w:type="auto"/>
        <w:jc w:val="center"/>
        <w:tblLayout w:type="fixed"/>
        <w:tblLook w:val="06A0" w:firstRow="1" w:lastRow="0" w:firstColumn="1" w:lastColumn="0" w:noHBand="1" w:noVBand="1"/>
      </w:tblPr>
      <w:tblGrid>
        <w:gridCol w:w="2050"/>
        <w:gridCol w:w="2092"/>
        <w:gridCol w:w="2362"/>
      </w:tblGrid>
      <w:tr w:rsidR="2F61107E" w14:paraId="17E14C76" w14:textId="77777777" w:rsidTr="0040200F">
        <w:trPr>
          <w:trHeight w:val="300"/>
          <w:jc w:val="center"/>
        </w:trPr>
        <w:tc>
          <w:tcPr>
            <w:tcW w:w="2050"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727B87C8" w14:textId="237EB4AC" w:rsidR="2F61107E" w:rsidRDefault="2F61107E" w:rsidP="2F61107E">
            <w:pPr>
              <w:spacing w:after="0"/>
              <w:jc w:val="center"/>
            </w:pPr>
            <w:r w:rsidRPr="2F61107E">
              <w:rPr>
                <w:rFonts w:ascii="Aptos Narrow" w:eastAsia="Aptos Narrow" w:hAnsi="Aptos Narrow" w:cs="Aptos Narrow"/>
                <w:color w:val="000000" w:themeColor="text1"/>
                <w:sz w:val="22"/>
                <w:szCs w:val="22"/>
              </w:rPr>
              <w:t>Rank</w:t>
            </w:r>
          </w:p>
        </w:tc>
        <w:tc>
          <w:tcPr>
            <w:tcW w:w="2092"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731973CE" w14:textId="2FE59E4C" w:rsidR="2F61107E" w:rsidRDefault="00540CA9" w:rsidP="2F61107E">
            <w:pPr>
              <w:spacing w:after="0"/>
              <w:jc w:val="center"/>
            </w:pPr>
            <w:r>
              <w:rPr>
                <w:rFonts w:ascii="Aptos Narrow" w:eastAsia="Aptos Narrow" w:hAnsi="Aptos Narrow" w:cs="Aptos Narrow"/>
                <w:color w:val="000000" w:themeColor="text1"/>
                <w:sz w:val="22"/>
                <w:szCs w:val="22"/>
              </w:rPr>
              <w:t>Sender -&gt; Receiver</w:t>
            </w:r>
          </w:p>
        </w:tc>
        <w:tc>
          <w:tcPr>
            <w:tcW w:w="2362"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3E69307C" w14:textId="4101155B" w:rsidR="2F61107E" w:rsidRDefault="2F61107E" w:rsidP="2F61107E">
            <w:pPr>
              <w:spacing w:after="0"/>
              <w:jc w:val="center"/>
            </w:pPr>
            <w:proofErr w:type="spellStart"/>
            <w:r w:rsidRPr="2F61107E">
              <w:rPr>
                <w:rFonts w:ascii="Aptos Narrow" w:eastAsia="Aptos Narrow" w:hAnsi="Aptos Narrow" w:cs="Aptos Narrow"/>
                <w:color w:val="000000" w:themeColor="text1"/>
                <w:sz w:val="22"/>
                <w:szCs w:val="22"/>
              </w:rPr>
              <w:t>Total</w:t>
            </w:r>
            <w:r w:rsidR="00F90BD3">
              <w:rPr>
                <w:rFonts w:ascii="Aptos Narrow" w:eastAsia="Aptos Narrow" w:hAnsi="Aptos Narrow" w:cs="Aptos Narrow"/>
                <w:color w:val="000000" w:themeColor="text1"/>
                <w:sz w:val="22"/>
                <w:szCs w:val="22"/>
              </w:rPr>
              <w:t>_</w:t>
            </w:r>
            <w:r w:rsidR="00540CA9">
              <w:rPr>
                <w:rFonts w:ascii="Aptos Narrow" w:eastAsia="Aptos Narrow" w:hAnsi="Aptos Narrow" w:cs="Aptos Narrow"/>
                <w:color w:val="000000" w:themeColor="text1"/>
                <w:sz w:val="22"/>
                <w:szCs w:val="22"/>
              </w:rPr>
              <w:t>v</w:t>
            </w:r>
            <w:r w:rsidRPr="2F61107E">
              <w:rPr>
                <w:rFonts w:ascii="Aptos Narrow" w:eastAsia="Aptos Narrow" w:hAnsi="Aptos Narrow" w:cs="Aptos Narrow"/>
                <w:color w:val="000000" w:themeColor="text1"/>
                <w:sz w:val="22"/>
                <w:szCs w:val="22"/>
              </w:rPr>
              <w:t>alue</w:t>
            </w:r>
            <w:r w:rsidR="00F90BD3">
              <w:rPr>
                <w:rFonts w:ascii="Aptos Narrow" w:eastAsia="Aptos Narrow" w:hAnsi="Aptos Narrow" w:cs="Aptos Narrow"/>
                <w:color w:val="000000" w:themeColor="text1"/>
                <w:sz w:val="22"/>
                <w:szCs w:val="22"/>
              </w:rPr>
              <w:t>_</w:t>
            </w:r>
            <w:r w:rsidR="00540CA9">
              <w:rPr>
                <w:rFonts w:ascii="Aptos Narrow" w:eastAsia="Aptos Narrow" w:hAnsi="Aptos Narrow" w:cs="Aptos Narrow"/>
                <w:color w:val="000000" w:themeColor="text1"/>
                <w:sz w:val="22"/>
                <w:szCs w:val="22"/>
              </w:rPr>
              <w:t>s</w:t>
            </w:r>
            <w:r w:rsidRPr="2F61107E">
              <w:rPr>
                <w:rFonts w:ascii="Aptos Narrow" w:eastAsia="Aptos Narrow" w:hAnsi="Aptos Narrow" w:cs="Aptos Narrow"/>
                <w:color w:val="000000" w:themeColor="text1"/>
                <w:sz w:val="22"/>
                <w:szCs w:val="22"/>
              </w:rPr>
              <w:t>ent</w:t>
            </w:r>
            <w:proofErr w:type="spellEnd"/>
            <w:r w:rsidRPr="2F61107E">
              <w:rPr>
                <w:rFonts w:ascii="Aptos Narrow" w:eastAsia="Aptos Narrow" w:hAnsi="Aptos Narrow" w:cs="Aptos Narrow"/>
                <w:color w:val="000000" w:themeColor="text1"/>
                <w:sz w:val="22"/>
                <w:szCs w:val="22"/>
              </w:rPr>
              <w:t xml:space="preserve"> (</w:t>
            </w:r>
            <w:r w:rsidR="0046329A">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r>
      <w:tr w:rsidR="2F61107E" w14:paraId="727F3529" w14:textId="77777777" w:rsidTr="0040200F">
        <w:trPr>
          <w:trHeight w:val="585"/>
          <w:jc w:val="center"/>
        </w:trPr>
        <w:tc>
          <w:tcPr>
            <w:tcW w:w="2050" w:type="dxa"/>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3C7B8035" w14:textId="0C0747D4" w:rsidR="2F61107E" w:rsidRDefault="2F61107E" w:rsidP="2F61107E">
            <w:pPr>
              <w:spacing w:after="0"/>
              <w:jc w:val="center"/>
            </w:pPr>
            <w:r w:rsidRPr="2F61107E">
              <w:rPr>
                <w:rFonts w:ascii="Aptos Narrow" w:eastAsia="Aptos Narrow" w:hAnsi="Aptos Narrow" w:cs="Aptos Narrow"/>
                <w:b/>
                <w:bCs/>
                <w:color w:val="000000" w:themeColor="text1"/>
                <w:sz w:val="22"/>
                <w:szCs w:val="22"/>
              </w:rPr>
              <w:t>1</w:t>
            </w:r>
          </w:p>
        </w:tc>
        <w:tc>
          <w:tcPr>
            <w:tcW w:w="2092" w:type="dxa"/>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50A9E603" w14:textId="490B57F9" w:rsidR="2F61107E" w:rsidRDefault="2F61107E" w:rsidP="2F61107E">
            <w:pPr>
              <w:spacing w:after="0"/>
              <w:jc w:val="center"/>
            </w:pPr>
            <w:r w:rsidRPr="2F61107E">
              <w:rPr>
                <w:rFonts w:ascii="Aptos Narrow" w:eastAsia="Aptos Narrow" w:hAnsi="Aptos Narrow" w:cs="Aptos Narrow"/>
                <w:color w:val="000000" w:themeColor="text1"/>
                <w:sz w:val="22"/>
                <w:szCs w:val="22"/>
              </w:rPr>
              <w:t>0x7f1d.</w:t>
            </w:r>
            <w:proofErr w:type="gramStart"/>
            <w:r w:rsidRPr="2F61107E">
              <w:rPr>
                <w:rFonts w:ascii="Aptos Narrow" w:eastAsia="Aptos Narrow" w:hAnsi="Aptos Narrow" w:cs="Aptos Narrow"/>
                <w:color w:val="000000" w:themeColor="text1"/>
                <w:sz w:val="22"/>
                <w:szCs w:val="22"/>
              </w:rPr>
              <w:t>..e</w:t>
            </w:r>
            <w:proofErr w:type="gramEnd"/>
            <w:r w:rsidRPr="2F61107E">
              <w:rPr>
                <w:rFonts w:ascii="Aptos Narrow" w:eastAsia="Aptos Narrow" w:hAnsi="Aptos Narrow" w:cs="Aptos Narrow"/>
                <w:color w:val="000000" w:themeColor="text1"/>
                <w:sz w:val="22"/>
                <w:szCs w:val="22"/>
              </w:rPr>
              <w:t>4219b -&gt; 0x1111...960582</w:t>
            </w:r>
          </w:p>
        </w:tc>
        <w:tc>
          <w:tcPr>
            <w:tcW w:w="2362" w:type="dxa"/>
            <w:tcBorders>
              <w:top w:val="single" w:sz="8" w:space="0" w:color="000000" w:themeColor="text1"/>
              <w:left w:val="nil"/>
              <w:bottom w:val="nil"/>
              <w:right w:val="single" w:sz="8" w:space="0" w:color="000000" w:themeColor="text1"/>
            </w:tcBorders>
            <w:tcMar>
              <w:top w:w="15" w:type="dxa"/>
              <w:left w:w="15" w:type="dxa"/>
              <w:right w:w="15" w:type="dxa"/>
            </w:tcMar>
            <w:vAlign w:val="center"/>
          </w:tcPr>
          <w:p w14:paraId="13FD1E1E" w14:textId="177E21CF" w:rsidR="2F61107E" w:rsidRDefault="2F61107E" w:rsidP="2F61107E">
            <w:pPr>
              <w:spacing w:after="0"/>
              <w:jc w:val="center"/>
            </w:pPr>
            <w:r w:rsidRPr="2F61107E">
              <w:rPr>
                <w:rFonts w:ascii="Aptos Narrow" w:eastAsia="Aptos Narrow" w:hAnsi="Aptos Narrow" w:cs="Aptos Narrow"/>
                <w:color w:val="000000" w:themeColor="text1"/>
                <w:sz w:val="22"/>
                <w:szCs w:val="22"/>
              </w:rPr>
              <w:t>7,451</w:t>
            </w:r>
          </w:p>
        </w:tc>
      </w:tr>
      <w:tr w:rsidR="2F61107E" w14:paraId="36EAA3A7" w14:textId="77777777" w:rsidTr="0040200F">
        <w:trPr>
          <w:trHeight w:val="585"/>
          <w:jc w:val="center"/>
        </w:trPr>
        <w:tc>
          <w:tcPr>
            <w:tcW w:w="2050" w:type="dxa"/>
            <w:tcBorders>
              <w:top w:val="nil"/>
              <w:left w:val="single" w:sz="8" w:space="0" w:color="000000" w:themeColor="text1"/>
              <w:bottom w:val="nil"/>
              <w:right w:val="nil"/>
            </w:tcBorders>
            <w:tcMar>
              <w:top w:w="15" w:type="dxa"/>
              <w:left w:w="15" w:type="dxa"/>
              <w:right w:w="15" w:type="dxa"/>
            </w:tcMar>
            <w:vAlign w:val="center"/>
          </w:tcPr>
          <w:p w14:paraId="7B5F713D" w14:textId="78C1E364" w:rsidR="2F61107E" w:rsidRDefault="2F61107E" w:rsidP="2F61107E">
            <w:pPr>
              <w:spacing w:after="0"/>
              <w:jc w:val="center"/>
            </w:pPr>
            <w:r w:rsidRPr="2F61107E">
              <w:rPr>
                <w:rFonts w:ascii="Aptos Narrow" w:eastAsia="Aptos Narrow" w:hAnsi="Aptos Narrow" w:cs="Aptos Narrow"/>
                <w:b/>
                <w:bCs/>
                <w:color w:val="000000" w:themeColor="text1"/>
                <w:sz w:val="22"/>
                <w:szCs w:val="22"/>
              </w:rPr>
              <w:t>2</w:t>
            </w:r>
          </w:p>
        </w:tc>
        <w:tc>
          <w:tcPr>
            <w:tcW w:w="2092" w:type="dxa"/>
            <w:tcBorders>
              <w:top w:val="nil"/>
              <w:left w:val="single" w:sz="8" w:space="0" w:color="000000" w:themeColor="text1"/>
              <w:bottom w:val="nil"/>
              <w:right w:val="nil"/>
            </w:tcBorders>
            <w:tcMar>
              <w:top w:w="15" w:type="dxa"/>
              <w:left w:w="15" w:type="dxa"/>
              <w:right w:w="15" w:type="dxa"/>
            </w:tcMar>
            <w:vAlign w:val="center"/>
          </w:tcPr>
          <w:p w14:paraId="505B6FDC" w14:textId="130BB182" w:rsidR="2F61107E" w:rsidRDefault="2F61107E" w:rsidP="2F61107E">
            <w:pPr>
              <w:spacing w:after="0"/>
              <w:jc w:val="center"/>
            </w:pPr>
            <w:r w:rsidRPr="2F61107E">
              <w:rPr>
                <w:rFonts w:ascii="Aptos Narrow" w:eastAsia="Aptos Narrow" w:hAnsi="Aptos Narrow" w:cs="Aptos Narrow"/>
                <w:color w:val="000000" w:themeColor="text1"/>
                <w:sz w:val="22"/>
                <w:szCs w:val="22"/>
              </w:rPr>
              <w:t>0x3a21...a74b22 -&gt; 0x449f.</w:t>
            </w:r>
            <w:proofErr w:type="gramStart"/>
            <w:r w:rsidRPr="2F61107E">
              <w:rPr>
                <w:rFonts w:ascii="Aptos Narrow" w:eastAsia="Aptos Narrow" w:hAnsi="Aptos Narrow" w:cs="Aptos Narrow"/>
                <w:color w:val="000000" w:themeColor="text1"/>
                <w:sz w:val="22"/>
                <w:szCs w:val="22"/>
              </w:rPr>
              <w:t>..a</w:t>
            </w:r>
            <w:proofErr w:type="gramEnd"/>
            <w:r w:rsidRPr="2F61107E">
              <w:rPr>
                <w:rFonts w:ascii="Aptos Narrow" w:eastAsia="Aptos Narrow" w:hAnsi="Aptos Narrow" w:cs="Aptos Narrow"/>
                <w:color w:val="000000" w:themeColor="text1"/>
                <w:sz w:val="22"/>
                <w:szCs w:val="22"/>
              </w:rPr>
              <w:t>3d115</w:t>
            </w:r>
          </w:p>
        </w:tc>
        <w:tc>
          <w:tcPr>
            <w:tcW w:w="2362" w:type="dxa"/>
            <w:tcBorders>
              <w:top w:val="nil"/>
              <w:left w:val="nil"/>
              <w:bottom w:val="nil"/>
              <w:right w:val="single" w:sz="8" w:space="0" w:color="000000" w:themeColor="text1"/>
            </w:tcBorders>
            <w:tcMar>
              <w:top w:w="15" w:type="dxa"/>
              <w:left w:w="15" w:type="dxa"/>
              <w:right w:w="15" w:type="dxa"/>
            </w:tcMar>
            <w:vAlign w:val="center"/>
          </w:tcPr>
          <w:p w14:paraId="0C733EDF" w14:textId="5335D3E1" w:rsidR="2F61107E" w:rsidRDefault="2F61107E" w:rsidP="2F61107E">
            <w:pPr>
              <w:spacing w:after="0"/>
              <w:jc w:val="center"/>
            </w:pPr>
            <w:r w:rsidRPr="2F61107E">
              <w:rPr>
                <w:rFonts w:ascii="Aptos Narrow" w:eastAsia="Aptos Narrow" w:hAnsi="Aptos Narrow" w:cs="Aptos Narrow"/>
                <w:color w:val="000000" w:themeColor="text1"/>
                <w:sz w:val="22"/>
                <w:szCs w:val="22"/>
              </w:rPr>
              <w:t>5,108</w:t>
            </w:r>
          </w:p>
        </w:tc>
      </w:tr>
      <w:tr w:rsidR="2F61107E" w14:paraId="4077260A" w14:textId="77777777" w:rsidTr="0040200F">
        <w:trPr>
          <w:trHeight w:val="585"/>
          <w:jc w:val="center"/>
        </w:trPr>
        <w:tc>
          <w:tcPr>
            <w:tcW w:w="2050" w:type="dxa"/>
            <w:tcBorders>
              <w:top w:val="nil"/>
              <w:left w:val="single" w:sz="8" w:space="0" w:color="000000" w:themeColor="text1"/>
              <w:bottom w:val="nil"/>
              <w:right w:val="nil"/>
            </w:tcBorders>
            <w:tcMar>
              <w:top w:w="15" w:type="dxa"/>
              <w:left w:w="15" w:type="dxa"/>
              <w:right w:w="15" w:type="dxa"/>
            </w:tcMar>
            <w:vAlign w:val="center"/>
          </w:tcPr>
          <w:p w14:paraId="642F1D97" w14:textId="45304FC0" w:rsidR="2F61107E" w:rsidRDefault="2F61107E" w:rsidP="2F61107E">
            <w:pPr>
              <w:spacing w:after="0"/>
              <w:jc w:val="center"/>
            </w:pPr>
            <w:r w:rsidRPr="2F61107E">
              <w:rPr>
                <w:rFonts w:ascii="Aptos Narrow" w:eastAsia="Aptos Narrow" w:hAnsi="Aptos Narrow" w:cs="Aptos Narrow"/>
                <w:b/>
                <w:bCs/>
                <w:color w:val="000000" w:themeColor="text1"/>
                <w:sz w:val="22"/>
                <w:szCs w:val="22"/>
              </w:rPr>
              <w:t>3</w:t>
            </w:r>
          </w:p>
        </w:tc>
        <w:tc>
          <w:tcPr>
            <w:tcW w:w="2092" w:type="dxa"/>
            <w:tcBorders>
              <w:top w:val="nil"/>
              <w:left w:val="single" w:sz="8" w:space="0" w:color="000000" w:themeColor="text1"/>
              <w:bottom w:val="nil"/>
              <w:right w:val="nil"/>
            </w:tcBorders>
            <w:tcMar>
              <w:top w:w="15" w:type="dxa"/>
              <w:left w:w="15" w:type="dxa"/>
              <w:right w:w="15" w:type="dxa"/>
            </w:tcMar>
            <w:vAlign w:val="center"/>
          </w:tcPr>
          <w:p w14:paraId="0204970D" w14:textId="6516A8D9" w:rsidR="2F61107E" w:rsidRDefault="2F61107E" w:rsidP="2F61107E">
            <w:pPr>
              <w:spacing w:after="0"/>
              <w:jc w:val="center"/>
            </w:pPr>
            <w:r w:rsidRPr="2F61107E">
              <w:rPr>
                <w:rFonts w:ascii="Aptos Narrow" w:eastAsia="Aptos Narrow" w:hAnsi="Aptos Narrow" w:cs="Aptos Narrow"/>
                <w:color w:val="000000" w:themeColor="text1"/>
                <w:sz w:val="22"/>
                <w:szCs w:val="22"/>
              </w:rPr>
              <w:t>0x6edf...1c5048 -&gt; 0x3220...bf5daa</w:t>
            </w:r>
          </w:p>
        </w:tc>
        <w:tc>
          <w:tcPr>
            <w:tcW w:w="2362" w:type="dxa"/>
            <w:tcBorders>
              <w:top w:val="nil"/>
              <w:left w:val="nil"/>
              <w:bottom w:val="nil"/>
              <w:right w:val="single" w:sz="8" w:space="0" w:color="000000" w:themeColor="text1"/>
            </w:tcBorders>
            <w:tcMar>
              <w:top w:w="15" w:type="dxa"/>
              <w:left w:w="15" w:type="dxa"/>
              <w:right w:w="15" w:type="dxa"/>
            </w:tcMar>
            <w:vAlign w:val="center"/>
          </w:tcPr>
          <w:p w14:paraId="1391294A" w14:textId="084787E8" w:rsidR="2F61107E" w:rsidRDefault="2F61107E" w:rsidP="2F61107E">
            <w:pPr>
              <w:spacing w:after="0"/>
              <w:jc w:val="center"/>
            </w:pPr>
            <w:r w:rsidRPr="2F61107E">
              <w:rPr>
                <w:rFonts w:ascii="Aptos Narrow" w:eastAsia="Aptos Narrow" w:hAnsi="Aptos Narrow" w:cs="Aptos Narrow"/>
                <w:color w:val="000000" w:themeColor="text1"/>
                <w:sz w:val="22"/>
                <w:szCs w:val="22"/>
              </w:rPr>
              <w:t>2,804</w:t>
            </w:r>
          </w:p>
        </w:tc>
      </w:tr>
      <w:tr w:rsidR="2F61107E" w14:paraId="2756BCA4" w14:textId="77777777" w:rsidTr="0040200F">
        <w:trPr>
          <w:trHeight w:val="585"/>
          <w:jc w:val="center"/>
        </w:trPr>
        <w:tc>
          <w:tcPr>
            <w:tcW w:w="2050" w:type="dxa"/>
            <w:tcBorders>
              <w:top w:val="nil"/>
              <w:left w:val="single" w:sz="8" w:space="0" w:color="000000" w:themeColor="text1"/>
              <w:bottom w:val="nil"/>
              <w:right w:val="nil"/>
            </w:tcBorders>
            <w:tcMar>
              <w:top w:w="15" w:type="dxa"/>
              <w:left w:w="15" w:type="dxa"/>
              <w:right w:w="15" w:type="dxa"/>
            </w:tcMar>
            <w:vAlign w:val="center"/>
          </w:tcPr>
          <w:p w14:paraId="05D20010" w14:textId="18D719BC" w:rsidR="2F61107E" w:rsidRDefault="2F61107E" w:rsidP="2F61107E">
            <w:pPr>
              <w:spacing w:after="0"/>
              <w:jc w:val="center"/>
            </w:pPr>
            <w:r w:rsidRPr="2F61107E">
              <w:rPr>
                <w:rFonts w:ascii="Aptos Narrow" w:eastAsia="Aptos Narrow" w:hAnsi="Aptos Narrow" w:cs="Aptos Narrow"/>
                <w:b/>
                <w:bCs/>
                <w:color w:val="000000" w:themeColor="text1"/>
                <w:sz w:val="22"/>
                <w:szCs w:val="22"/>
              </w:rPr>
              <w:t>4</w:t>
            </w:r>
          </w:p>
        </w:tc>
        <w:tc>
          <w:tcPr>
            <w:tcW w:w="2092" w:type="dxa"/>
            <w:tcBorders>
              <w:top w:val="nil"/>
              <w:left w:val="single" w:sz="8" w:space="0" w:color="000000" w:themeColor="text1"/>
              <w:bottom w:val="nil"/>
              <w:right w:val="nil"/>
            </w:tcBorders>
            <w:tcMar>
              <w:top w:w="15" w:type="dxa"/>
              <w:left w:w="15" w:type="dxa"/>
              <w:right w:w="15" w:type="dxa"/>
            </w:tcMar>
            <w:vAlign w:val="center"/>
          </w:tcPr>
          <w:p w14:paraId="29F697F8" w14:textId="71DCB1BE" w:rsidR="2F61107E" w:rsidRDefault="2F61107E" w:rsidP="2F61107E">
            <w:pPr>
              <w:spacing w:after="0"/>
              <w:jc w:val="center"/>
            </w:pPr>
            <w:r w:rsidRPr="2F61107E">
              <w:rPr>
                <w:rFonts w:ascii="Aptos Narrow" w:eastAsia="Aptos Narrow" w:hAnsi="Aptos Narrow" w:cs="Aptos Narrow"/>
                <w:color w:val="000000" w:themeColor="text1"/>
                <w:sz w:val="22"/>
                <w:szCs w:val="22"/>
              </w:rPr>
              <w:t>0x5433...cd3c08 -&gt; 0xea22...d676f5</w:t>
            </w:r>
          </w:p>
        </w:tc>
        <w:tc>
          <w:tcPr>
            <w:tcW w:w="2362" w:type="dxa"/>
            <w:tcBorders>
              <w:top w:val="nil"/>
              <w:left w:val="nil"/>
              <w:bottom w:val="nil"/>
              <w:right w:val="single" w:sz="8" w:space="0" w:color="000000" w:themeColor="text1"/>
            </w:tcBorders>
            <w:tcMar>
              <w:top w:w="15" w:type="dxa"/>
              <w:left w:w="15" w:type="dxa"/>
              <w:right w:w="15" w:type="dxa"/>
            </w:tcMar>
            <w:vAlign w:val="center"/>
          </w:tcPr>
          <w:p w14:paraId="752155C4" w14:textId="72FCB3AC" w:rsidR="2F61107E" w:rsidRDefault="2F61107E" w:rsidP="2F61107E">
            <w:pPr>
              <w:spacing w:after="0"/>
              <w:jc w:val="center"/>
            </w:pPr>
            <w:r w:rsidRPr="2F61107E">
              <w:rPr>
                <w:rFonts w:ascii="Aptos Narrow" w:eastAsia="Aptos Narrow" w:hAnsi="Aptos Narrow" w:cs="Aptos Narrow"/>
                <w:color w:val="000000" w:themeColor="text1"/>
                <w:sz w:val="22"/>
                <w:szCs w:val="22"/>
              </w:rPr>
              <w:t>2,300</w:t>
            </w:r>
          </w:p>
        </w:tc>
      </w:tr>
      <w:tr w:rsidR="2F61107E" w14:paraId="176522E1" w14:textId="77777777" w:rsidTr="0040200F">
        <w:trPr>
          <w:trHeight w:val="585"/>
          <w:jc w:val="center"/>
        </w:trPr>
        <w:tc>
          <w:tcPr>
            <w:tcW w:w="2050" w:type="dxa"/>
            <w:tcBorders>
              <w:top w:val="nil"/>
              <w:left w:val="single" w:sz="8" w:space="0" w:color="000000" w:themeColor="text1"/>
              <w:bottom w:val="nil"/>
              <w:right w:val="nil"/>
            </w:tcBorders>
            <w:tcMar>
              <w:top w:w="15" w:type="dxa"/>
              <w:left w:w="15" w:type="dxa"/>
              <w:right w:w="15" w:type="dxa"/>
            </w:tcMar>
            <w:vAlign w:val="center"/>
          </w:tcPr>
          <w:p w14:paraId="32CBD1C2" w14:textId="3E7BFE74" w:rsidR="2F61107E" w:rsidRDefault="2F61107E" w:rsidP="2F61107E">
            <w:pPr>
              <w:spacing w:after="0"/>
              <w:jc w:val="center"/>
            </w:pPr>
            <w:r w:rsidRPr="2F61107E">
              <w:rPr>
                <w:rFonts w:ascii="Aptos Narrow" w:eastAsia="Aptos Narrow" w:hAnsi="Aptos Narrow" w:cs="Aptos Narrow"/>
                <w:b/>
                <w:bCs/>
                <w:color w:val="000000" w:themeColor="text1"/>
                <w:sz w:val="22"/>
                <w:szCs w:val="22"/>
              </w:rPr>
              <w:t>5</w:t>
            </w:r>
          </w:p>
        </w:tc>
        <w:tc>
          <w:tcPr>
            <w:tcW w:w="2092" w:type="dxa"/>
            <w:tcBorders>
              <w:top w:val="nil"/>
              <w:left w:val="single" w:sz="8" w:space="0" w:color="000000" w:themeColor="text1"/>
              <w:bottom w:val="nil"/>
              <w:right w:val="nil"/>
            </w:tcBorders>
            <w:tcMar>
              <w:top w:w="15" w:type="dxa"/>
              <w:left w:w="15" w:type="dxa"/>
              <w:right w:w="15" w:type="dxa"/>
            </w:tcMar>
            <w:vAlign w:val="center"/>
          </w:tcPr>
          <w:p w14:paraId="18DEAF0D" w14:textId="41D7CF1E" w:rsidR="2F61107E" w:rsidRDefault="2F61107E" w:rsidP="2F61107E">
            <w:pPr>
              <w:spacing w:after="0"/>
              <w:jc w:val="center"/>
            </w:pPr>
            <w:r w:rsidRPr="2F61107E">
              <w:rPr>
                <w:rFonts w:ascii="Aptos Narrow" w:eastAsia="Aptos Narrow" w:hAnsi="Aptos Narrow" w:cs="Aptos Narrow"/>
                <w:color w:val="000000" w:themeColor="text1"/>
                <w:sz w:val="22"/>
                <w:szCs w:val="22"/>
              </w:rPr>
              <w:t>0x34e1...3b2093 -&gt; 0x1111...842a65</w:t>
            </w:r>
          </w:p>
        </w:tc>
        <w:tc>
          <w:tcPr>
            <w:tcW w:w="2362" w:type="dxa"/>
            <w:tcBorders>
              <w:top w:val="nil"/>
              <w:left w:val="nil"/>
              <w:bottom w:val="nil"/>
              <w:right w:val="single" w:sz="8" w:space="0" w:color="000000" w:themeColor="text1"/>
            </w:tcBorders>
            <w:tcMar>
              <w:top w:w="15" w:type="dxa"/>
              <w:left w:w="15" w:type="dxa"/>
              <w:right w:w="15" w:type="dxa"/>
            </w:tcMar>
            <w:vAlign w:val="center"/>
          </w:tcPr>
          <w:p w14:paraId="3C596688" w14:textId="592602CB" w:rsidR="2F61107E" w:rsidRDefault="2F61107E" w:rsidP="2F61107E">
            <w:pPr>
              <w:spacing w:after="0"/>
              <w:jc w:val="center"/>
            </w:pPr>
            <w:r w:rsidRPr="2F61107E">
              <w:rPr>
                <w:rFonts w:ascii="Aptos Narrow" w:eastAsia="Aptos Narrow" w:hAnsi="Aptos Narrow" w:cs="Aptos Narrow"/>
                <w:color w:val="000000" w:themeColor="text1"/>
                <w:sz w:val="22"/>
                <w:szCs w:val="22"/>
              </w:rPr>
              <w:t>2,000</w:t>
            </w:r>
          </w:p>
        </w:tc>
      </w:tr>
      <w:tr w:rsidR="2F61107E" w14:paraId="11C69C44" w14:textId="77777777" w:rsidTr="0040200F">
        <w:trPr>
          <w:trHeight w:val="585"/>
          <w:jc w:val="center"/>
        </w:trPr>
        <w:tc>
          <w:tcPr>
            <w:tcW w:w="2050" w:type="dxa"/>
            <w:tcBorders>
              <w:top w:val="nil"/>
              <w:left w:val="single" w:sz="8" w:space="0" w:color="000000" w:themeColor="text1"/>
              <w:bottom w:val="nil"/>
              <w:right w:val="nil"/>
            </w:tcBorders>
            <w:tcMar>
              <w:top w:w="15" w:type="dxa"/>
              <w:left w:w="15" w:type="dxa"/>
              <w:right w:w="15" w:type="dxa"/>
            </w:tcMar>
            <w:vAlign w:val="center"/>
          </w:tcPr>
          <w:p w14:paraId="1B08FF6D" w14:textId="326E43DC" w:rsidR="2F61107E" w:rsidRDefault="2F61107E" w:rsidP="2F61107E">
            <w:pPr>
              <w:spacing w:after="0"/>
              <w:jc w:val="center"/>
            </w:pPr>
            <w:r w:rsidRPr="2F61107E">
              <w:rPr>
                <w:rFonts w:ascii="Aptos Narrow" w:eastAsia="Aptos Narrow" w:hAnsi="Aptos Narrow" w:cs="Aptos Narrow"/>
                <w:b/>
                <w:bCs/>
                <w:color w:val="000000" w:themeColor="text1"/>
                <w:sz w:val="22"/>
                <w:szCs w:val="22"/>
              </w:rPr>
              <w:lastRenderedPageBreak/>
              <w:t>6</w:t>
            </w:r>
          </w:p>
        </w:tc>
        <w:tc>
          <w:tcPr>
            <w:tcW w:w="2092" w:type="dxa"/>
            <w:tcBorders>
              <w:top w:val="nil"/>
              <w:left w:val="single" w:sz="8" w:space="0" w:color="000000" w:themeColor="text1"/>
              <w:bottom w:val="nil"/>
              <w:right w:val="nil"/>
            </w:tcBorders>
            <w:tcMar>
              <w:top w:w="15" w:type="dxa"/>
              <w:left w:w="15" w:type="dxa"/>
              <w:right w:w="15" w:type="dxa"/>
            </w:tcMar>
            <w:vAlign w:val="center"/>
          </w:tcPr>
          <w:p w14:paraId="62B81BB2" w14:textId="2D3037C9" w:rsidR="2F61107E" w:rsidRDefault="2F61107E" w:rsidP="2F61107E">
            <w:pPr>
              <w:spacing w:after="0"/>
              <w:jc w:val="center"/>
            </w:pPr>
            <w:r w:rsidRPr="2F61107E">
              <w:rPr>
                <w:rFonts w:ascii="Aptos Narrow" w:eastAsia="Aptos Narrow" w:hAnsi="Aptos Narrow" w:cs="Aptos Narrow"/>
                <w:color w:val="000000" w:themeColor="text1"/>
                <w:sz w:val="22"/>
                <w:szCs w:val="22"/>
              </w:rPr>
              <w:t>0x1fa9...37b4b7 -&gt; 0x2ea1...4b1281</w:t>
            </w:r>
          </w:p>
        </w:tc>
        <w:tc>
          <w:tcPr>
            <w:tcW w:w="2362" w:type="dxa"/>
            <w:tcBorders>
              <w:top w:val="nil"/>
              <w:left w:val="nil"/>
              <w:bottom w:val="nil"/>
              <w:right w:val="single" w:sz="8" w:space="0" w:color="000000" w:themeColor="text1"/>
            </w:tcBorders>
            <w:tcMar>
              <w:top w:w="15" w:type="dxa"/>
              <w:left w:w="15" w:type="dxa"/>
              <w:right w:w="15" w:type="dxa"/>
            </w:tcMar>
            <w:vAlign w:val="center"/>
          </w:tcPr>
          <w:p w14:paraId="6D1D09C7" w14:textId="4BC5057D" w:rsidR="2F61107E" w:rsidRDefault="2F61107E" w:rsidP="2F61107E">
            <w:pPr>
              <w:spacing w:after="0"/>
              <w:jc w:val="center"/>
            </w:pPr>
            <w:r w:rsidRPr="2F61107E">
              <w:rPr>
                <w:rFonts w:ascii="Aptos Narrow" w:eastAsia="Aptos Narrow" w:hAnsi="Aptos Narrow" w:cs="Aptos Narrow"/>
                <w:color w:val="000000" w:themeColor="text1"/>
                <w:sz w:val="22"/>
                <w:szCs w:val="22"/>
              </w:rPr>
              <w:t>1,493</w:t>
            </w:r>
          </w:p>
        </w:tc>
      </w:tr>
      <w:tr w:rsidR="2F61107E" w14:paraId="07EEE203" w14:textId="77777777" w:rsidTr="0040200F">
        <w:trPr>
          <w:trHeight w:val="585"/>
          <w:jc w:val="center"/>
        </w:trPr>
        <w:tc>
          <w:tcPr>
            <w:tcW w:w="2050" w:type="dxa"/>
            <w:tcBorders>
              <w:top w:val="nil"/>
              <w:left w:val="single" w:sz="8" w:space="0" w:color="000000" w:themeColor="text1"/>
              <w:bottom w:val="nil"/>
              <w:right w:val="nil"/>
            </w:tcBorders>
            <w:tcMar>
              <w:top w:w="15" w:type="dxa"/>
              <w:left w:w="15" w:type="dxa"/>
              <w:right w:w="15" w:type="dxa"/>
            </w:tcMar>
            <w:vAlign w:val="center"/>
          </w:tcPr>
          <w:p w14:paraId="6D49F5C8" w14:textId="275EF5CA" w:rsidR="2F61107E" w:rsidRDefault="2F61107E" w:rsidP="2F61107E">
            <w:pPr>
              <w:spacing w:after="0"/>
              <w:jc w:val="center"/>
            </w:pPr>
            <w:r w:rsidRPr="2F61107E">
              <w:rPr>
                <w:rFonts w:ascii="Aptos Narrow" w:eastAsia="Aptos Narrow" w:hAnsi="Aptos Narrow" w:cs="Aptos Narrow"/>
                <w:b/>
                <w:bCs/>
                <w:color w:val="000000" w:themeColor="text1"/>
                <w:sz w:val="22"/>
                <w:szCs w:val="22"/>
              </w:rPr>
              <w:t>7</w:t>
            </w:r>
          </w:p>
        </w:tc>
        <w:tc>
          <w:tcPr>
            <w:tcW w:w="2092" w:type="dxa"/>
            <w:tcBorders>
              <w:top w:val="nil"/>
              <w:left w:val="single" w:sz="8" w:space="0" w:color="000000" w:themeColor="text1"/>
              <w:bottom w:val="nil"/>
              <w:right w:val="nil"/>
            </w:tcBorders>
            <w:tcMar>
              <w:top w:w="15" w:type="dxa"/>
              <w:left w:w="15" w:type="dxa"/>
              <w:right w:w="15" w:type="dxa"/>
            </w:tcMar>
            <w:vAlign w:val="center"/>
          </w:tcPr>
          <w:p w14:paraId="6A7EA429" w14:textId="19519404" w:rsidR="2F61107E" w:rsidRDefault="2F61107E" w:rsidP="2F61107E">
            <w:pPr>
              <w:spacing w:after="0"/>
              <w:jc w:val="center"/>
            </w:pPr>
            <w:r w:rsidRPr="2F61107E">
              <w:rPr>
                <w:rFonts w:ascii="Aptos Narrow" w:eastAsia="Aptos Narrow" w:hAnsi="Aptos Narrow" w:cs="Aptos Narrow"/>
                <w:color w:val="000000" w:themeColor="text1"/>
                <w:sz w:val="22"/>
                <w:szCs w:val="22"/>
              </w:rPr>
              <w:t>0x5f0b...4bac7b -&gt; 0x80a6...cd5d9e</w:t>
            </w:r>
          </w:p>
        </w:tc>
        <w:tc>
          <w:tcPr>
            <w:tcW w:w="2362" w:type="dxa"/>
            <w:tcBorders>
              <w:top w:val="nil"/>
              <w:left w:val="nil"/>
              <w:bottom w:val="nil"/>
              <w:right w:val="single" w:sz="8" w:space="0" w:color="000000" w:themeColor="text1"/>
            </w:tcBorders>
            <w:tcMar>
              <w:top w:w="15" w:type="dxa"/>
              <w:left w:w="15" w:type="dxa"/>
              <w:right w:w="15" w:type="dxa"/>
            </w:tcMar>
            <w:vAlign w:val="center"/>
          </w:tcPr>
          <w:p w14:paraId="7806C1F0" w14:textId="67277593" w:rsidR="2F61107E" w:rsidRDefault="2F61107E" w:rsidP="2F61107E">
            <w:pPr>
              <w:spacing w:after="0"/>
              <w:jc w:val="center"/>
            </w:pPr>
            <w:r w:rsidRPr="2F61107E">
              <w:rPr>
                <w:rFonts w:ascii="Aptos Narrow" w:eastAsia="Aptos Narrow" w:hAnsi="Aptos Narrow" w:cs="Aptos Narrow"/>
                <w:color w:val="000000" w:themeColor="text1"/>
                <w:sz w:val="22"/>
                <w:szCs w:val="22"/>
              </w:rPr>
              <w:t>1,000</w:t>
            </w:r>
          </w:p>
        </w:tc>
      </w:tr>
      <w:tr w:rsidR="2F61107E" w14:paraId="7E36F9D0" w14:textId="77777777" w:rsidTr="0040200F">
        <w:trPr>
          <w:trHeight w:val="585"/>
          <w:jc w:val="center"/>
        </w:trPr>
        <w:tc>
          <w:tcPr>
            <w:tcW w:w="2050" w:type="dxa"/>
            <w:tcBorders>
              <w:top w:val="nil"/>
              <w:left w:val="single" w:sz="8" w:space="0" w:color="000000" w:themeColor="text1"/>
              <w:bottom w:val="nil"/>
              <w:right w:val="nil"/>
            </w:tcBorders>
            <w:tcMar>
              <w:top w:w="15" w:type="dxa"/>
              <w:left w:w="15" w:type="dxa"/>
              <w:right w:w="15" w:type="dxa"/>
            </w:tcMar>
            <w:vAlign w:val="center"/>
          </w:tcPr>
          <w:p w14:paraId="2217DDC2" w14:textId="63B9B09D" w:rsidR="2F61107E" w:rsidRDefault="2F61107E" w:rsidP="2F61107E">
            <w:pPr>
              <w:spacing w:after="0"/>
              <w:jc w:val="center"/>
            </w:pPr>
            <w:r w:rsidRPr="2F61107E">
              <w:rPr>
                <w:rFonts w:ascii="Aptos Narrow" w:eastAsia="Aptos Narrow" w:hAnsi="Aptos Narrow" w:cs="Aptos Narrow"/>
                <w:b/>
                <w:bCs/>
                <w:color w:val="000000" w:themeColor="text1"/>
                <w:sz w:val="22"/>
                <w:szCs w:val="22"/>
              </w:rPr>
              <w:t>8</w:t>
            </w:r>
          </w:p>
        </w:tc>
        <w:tc>
          <w:tcPr>
            <w:tcW w:w="2092" w:type="dxa"/>
            <w:tcBorders>
              <w:top w:val="nil"/>
              <w:left w:val="single" w:sz="8" w:space="0" w:color="000000" w:themeColor="text1"/>
              <w:bottom w:val="nil"/>
              <w:right w:val="nil"/>
            </w:tcBorders>
            <w:tcMar>
              <w:top w:w="15" w:type="dxa"/>
              <w:left w:w="15" w:type="dxa"/>
              <w:right w:w="15" w:type="dxa"/>
            </w:tcMar>
            <w:vAlign w:val="center"/>
          </w:tcPr>
          <w:p w14:paraId="2BA2CC95" w14:textId="72DCAC5C" w:rsidR="2F61107E" w:rsidRDefault="2F61107E" w:rsidP="2F61107E">
            <w:pPr>
              <w:spacing w:after="0"/>
              <w:jc w:val="center"/>
            </w:pPr>
            <w:r w:rsidRPr="2F61107E">
              <w:rPr>
                <w:rFonts w:ascii="Aptos Narrow" w:eastAsia="Aptos Narrow" w:hAnsi="Aptos Narrow" w:cs="Aptos Narrow"/>
                <w:color w:val="000000" w:themeColor="text1"/>
                <w:sz w:val="22"/>
                <w:szCs w:val="22"/>
              </w:rPr>
              <w:t>0x978d.</w:t>
            </w:r>
            <w:proofErr w:type="gramStart"/>
            <w:r w:rsidRPr="2F61107E">
              <w:rPr>
                <w:rFonts w:ascii="Aptos Narrow" w:eastAsia="Aptos Narrow" w:hAnsi="Aptos Narrow" w:cs="Aptos Narrow"/>
                <w:color w:val="000000" w:themeColor="text1"/>
                <w:sz w:val="22"/>
                <w:szCs w:val="22"/>
              </w:rPr>
              <w:t>..efb</w:t>
            </w:r>
            <w:proofErr w:type="gramEnd"/>
            <w:r w:rsidRPr="2F61107E">
              <w:rPr>
                <w:rFonts w:ascii="Aptos Narrow" w:eastAsia="Aptos Narrow" w:hAnsi="Aptos Narrow" w:cs="Aptos Narrow"/>
                <w:color w:val="000000" w:themeColor="text1"/>
                <w:sz w:val="22"/>
                <w:szCs w:val="22"/>
              </w:rPr>
              <w:t>7e7 -&gt; 0xa5a7...07bdb6</w:t>
            </w:r>
          </w:p>
        </w:tc>
        <w:tc>
          <w:tcPr>
            <w:tcW w:w="2362" w:type="dxa"/>
            <w:tcBorders>
              <w:top w:val="nil"/>
              <w:left w:val="nil"/>
              <w:bottom w:val="nil"/>
              <w:right w:val="single" w:sz="8" w:space="0" w:color="000000" w:themeColor="text1"/>
            </w:tcBorders>
            <w:tcMar>
              <w:top w:w="15" w:type="dxa"/>
              <w:left w:w="15" w:type="dxa"/>
              <w:right w:w="15" w:type="dxa"/>
            </w:tcMar>
            <w:vAlign w:val="center"/>
          </w:tcPr>
          <w:p w14:paraId="7D79652E" w14:textId="687AFC86" w:rsidR="2F61107E" w:rsidRDefault="2F61107E" w:rsidP="2F61107E">
            <w:pPr>
              <w:spacing w:after="0"/>
              <w:jc w:val="center"/>
            </w:pPr>
            <w:r w:rsidRPr="2F61107E">
              <w:rPr>
                <w:rFonts w:ascii="Aptos Narrow" w:eastAsia="Aptos Narrow" w:hAnsi="Aptos Narrow" w:cs="Aptos Narrow"/>
                <w:color w:val="000000" w:themeColor="text1"/>
                <w:sz w:val="22"/>
                <w:szCs w:val="22"/>
              </w:rPr>
              <w:t>0,967</w:t>
            </w:r>
          </w:p>
        </w:tc>
      </w:tr>
      <w:tr w:rsidR="2F61107E" w14:paraId="6B1B0325" w14:textId="77777777" w:rsidTr="0040200F">
        <w:trPr>
          <w:trHeight w:val="585"/>
          <w:jc w:val="center"/>
        </w:trPr>
        <w:tc>
          <w:tcPr>
            <w:tcW w:w="2050" w:type="dxa"/>
            <w:tcBorders>
              <w:top w:val="nil"/>
              <w:left w:val="single" w:sz="8" w:space="0" w:color="000000" w:themeColor="text1"/>
              <w:bottom w:val="nil"/>
              <w:right w:val="nil"/>
            </w:tcBorders>
            <w:tcMar>
              <w:top w:w="15" w:type="dxa"/>
              <w:left w:w="15" w:type="dxa"/>
              <w:right w:w="15" w:type="dxa"/>
            </w:tcMar>
            <w:vAlign w:val="center"/>
          </w:tcPr>
          <w:p w14:paraId="5820F4A0" w14:textId="255FC626" w:rsidR="2F61107E" w:rsidRDefault="2F61107E" w:rsidP="2F61107E">
            <w:pPr>
              <w:spacing w:after="0"/>
              <w:jc w:val="center"/>
            </w:pPr>
            <w:r w:rsidRPr="2F61107E">
              <w:rPr>
                <w:rFonts w:ascii="Aptos Narrow" w:eastAsia="Aptos Narrow" w:hAnsi="Aptos Narrow" w:cs="Aptos Narrow"/>
                <w:b/>
                <w:bCs/>
                <w:color w:val="000000" w:themeColor="text1"/>
                <w:sz w:val="22"/>
                <w:szCs w:val="22"/>
              </w:rPr>
              <w:t>9</w:t>
            </w:r>
          </w:p>
        </w:tc>
        <w:tc>
          <w:tcPr>
            <w:tcW w:w="2092" w:type="dxa"/>
            <w:tcBorders>
              <w:top w:val="nil"/>
              <w:left w:val="single" w:sz="8" w:space="0" w:color="000000" w:themeColor="text1"/>
              <w:bottom w:val="nil"/>
              <w:right w:val="nil"/>
            </w:tcBorders>
            <w:tcMar>
              <w:top w:w="15" w:type="dxa"/>
              <w:left w:w="15" w:type="dxa"/>
              <w:right w:w="15" w:type="dxa"/>
            </w:tcMar>
            <w:vAlign w:val="center"/>
          </w:tcPr>
          <w:p w14:paraId="1D16C234" w14:textId="0BCB9D17" w:rsidR="2F61107E" w:rsidRDefault="2F61107E" w:rsidP="2F61107E">
            <w:pPr>
              <w:spacing w:after="0"/>
              <w:jc w:val="center"/>
            </w:pPr>
            <w:r w:rsidRPr="2F61107E">
              <w:rPr>
                <w:rFonts w:ascii="Aptos Narrow" w:eastAsia="Aptos Narrow" w:hAnsi="Aptos Narrow" w:cs="Aptos Narrow"/>
                <w:color w:val="000000" w:themeColor="text1"/>
                <w:sz w:val="22"/>
                <w:szCs w:val="22"/>
              </w:rPr>
              <w:t>0x1a2d...691f13 -&gt; 0x3fc9...2b7fad</w:t>
            </w:r>
          </w:p>
        </w:tc>
        <w:tc>
          <w:tcPr>
            <w:tcW w:w="2362" w:type="dxa"/>
            <w:tcBorders>
              <w:top w:val="nil"/>
              <w:left w:val="nil"/>
              <w:bottom w:val="nil"/>
              <w:right w:val="single" w:sz="8" w:space="0" w:color="000000" w:themeColor="text1"/>
            </w:tcBorders>
            <w:tcMar>
              <w:top w:w="15" w:type="dxa"/>
              <w:left w:w="15" w:type="dxa"/>
              <w:right w:w="15" w:type="dxa"/>
            </w:tcMar>
            <w:vAlign w:val="center"/>
          </w:tcPr>
          <w:p w14:paraId="5A0B7909" w14:textId="3ECFC3A2" w:rsidR="2F61107E" w:rsidRDefault="2F61107E" w:rsidP="2F61107E">
            <w:pPr>
              <w:spacing w:after="0"/>
              <w:jc w:val="center"/>
            </w:pPr>
            <w:r w:rsidRPr="2F61107E">
              <w:rPr>
                <w:rFonts w:ascii="Aptos Narrow" w:eastAsia="Aptos Narrow" w:hAnsi="Aptos Narrow" w:cs="Aptos Narrow"/>
                <w:color w:val="000000" w:themeColor="text1"/>
                <w:sz w:val="22"/>
                <w:szCs w:val="22"/>
              </w:rPr>
              <w:t>0,660</w:t>
            </w:r>
          </w:p>
        </w:tc>
      </w:tr>
      <w:tr w:rsidR="2F61107E" w14:paraId="6B1B46FC" w14:textId="77777777" w:rsidTr="0040200F">
        <w:trPr>
          <w:trHeight w:val="585"/>
          <w:jc w:val="center"/>
        </w:trPr>
        <w:tc>
          <w:tcPr>
            <w:tcW w:w="2050"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174A4A7C" w14:textId="1231218E" w:rsidR="2F61107E" w:rsidRDefault="2F61107E" w:rsidP="2F61107E">
            <w:pPr>
              <w:spacing w:after="0"/>
              <w:jc w:val="center"/>
            </w:pPr>
            <w:r w:rsidRPr="2F61107E">
              <w:rPr>
                <w:rFonts w:ascii="Aptos Narrow" w:eastAsia="Aptos Narrow" w:hAnsi="Aptos Narrow" w:cs="Aptos Narrow"/>
                <w:b/>
                <w:bCs/>
                <w:color w:val="000000" w:themeColor="text1"/>
                <w:sz w:val="22"/>
                <w:szCs w:val="22"/>
              </w:rPr>
              <w:t>10</w:t>
            </w:r>
          </w:p>
        </w:tc>
        <w:tc>
          <w:tcPr>
            <w:tcW w:w="2092"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4D5D4535" w14:textId="26D19BF8" w:rsidR="2F61107E" w:rsidRDefault="2F61107E" w:rsidP="2F61107E">
            <w:pPr>
              <w:spacing w:after="0"/>
              <w:jc w:val="center"/>
            </w:pPr>
            <w:r w:rsidRPr="2F61107E">
              <w:rPr>
                <w:rFonts w:ascii="Aptos Narrow" w:eastAsia="Aptos Narrow" w:hAnsi="Aptos Narrow" w:cs="Aptos Narrow"/>
                <w:color w:val="000000" w:themeColor="text1"/>
                <w:sz w:val="22"/>
                <w:szCs w:val="22"/>
              </w:rPr>
              <w:t>0xf855...288101 -&gt; 0x3fc9...2b7fad</w:t>
            </w:r>
          </w:p>
        </w:tc>
        <w:tc>
          <w:tcPr>
            <w:tcW w:w="2362"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279EBEE2" w14:textId="34EDB780" w:rsidR="2F61107E" w:rsidRDefault="2F61107E" w:rsidP="2F61107E">
            <w:pPr>
              <w:spacing w:after="0"/>
              <w:jc w:val="center"/>
            </w:pPr>
            <w:r w:rsidRPr="2F61107E">
              <w:rPr>
                <w:rFonts w:ascii="Aptos Narrow" w:eastAsia="Aptos Narrow" w:hAnsi="Aptos Narrow" w:cs="Aptos Narrow"/>
                <w:color w:val="000000" w:themeColor="text1"/>
                <w:sz w:val="22"/>
                <w:szCs w:val="22"/>
              </w:rPr>
              <w:t>0,614</w:t>
            </w:r>
          </w:p>
        </w:tc>
      </w:tr>
    </w:tbl>
    <w:p w14:paraId="7022BD7A" w14:textId="31A9421D" w:rsidR="001124A4" w:rsidRPr="00F802AD" w:rsidRDefault="7B3FC26A">
      <w:pPr>
        <w:suppressAutoHyphens w:val="0"/>
        <w:spacing w:before="100" w:beforeAutospacing="1" w:after="100" w:afterAutospacing="1"/>
        <w:rPr>
          <w:rFonts w:ascii="Times New Roman" w:eastAsia="Times New Roman" w:hAnsi="Times New Roman" w:cs="Times New Roman"/>
          <w:lang w:eastAsia="el-GR"/>
          <w:rPrChange w:id="1928" w:author="GKARANI GEORGIA" w:date="2026-06-15T22:53:00Z">
            <w:rPr/>
          </w:rPrChange>
        </w:rPr>
        <w:pPrChange w:id="1929" w:author="GKARANI GEORGIA" w:date="2026-06-15T22:53:00Z">
          <w:pPr>
            <w:pStyle w:val="a0"/>
            <w:jc w:val="both"/>
          </w:pPr>
        </w:pPrChange>
      </w:pPr>
      <w:del w:id="1930" w:author="GKARANI GEORGIA" w:date="2026-06-15T22:53:00Z">
        <w:r w:rsidDel="00F802AD">
          <w:delText xml:space="preserve">Figure </w:delText>
        </w:r>
        <w:r w:rsidR="4C663A19" w:rsidDel="00F802AD">
          <w:delText>10</w:delText>
        </w:r>
        <w:r w:rsidDel="00F802AD">
          <w:delText xml:space="preserve"> </w:delText>
        </w:r>
      </w:del>
      <w:del w:id="1931" w:author="GKARANI GEORGIA" w:date="2026-06-15T22:52:00Z">
        <w:r w:rsidDel="001124A4">
          <w:delText xml:space="preserve">shows </w:delText>
        </w:r>
      </w:del>
      <w:del w:id="1932" w:author="GKARANI GEORGIA" w:date="2026-06-15T22:53:00Z">
        <w:r w:rsidDel="00F802AD">
          <w:delText xml:space="preserve">the total amount of ETH transferred </w:delText>
        </w:r>
      </w:del>
      <w:del w:id="1933" w:author="GKARANI GEORGIA" w:date="2026-06-15T22:52:00Z">
        <w:r w:rsidDel="001124A4">
          <w:delText>corresponding to</w:delText>
        </w:r>
      </w:del>
      <w:del w:id="1934" w:author="GKARANI GEORGIA" w:date="2026-06-15T22:53:00Z">
        <w:r w:rsidDel="00F802AD">
          <w:delText xml:space="preserve"> the </w:delText>
        </w:r>
        <w:r w:rsidR="54D69087" w:rsidDel="00F802AD">
          <w:delText>ten</w:delText>
        </w:r>
        <w:r w:rsidDel="00F802AD">
          <w:delText xml:space="preserve"> sender–receiver pairs with the highest total </w:delText>
        </w:r>
        <w:r w:rsidR="3576D842" w:rsidDel="00F802AD">
          <w:delText>ETH</w:delText>
        </w:r>
        <w:r w:rsidDel="00F802AD">
          <w:delText xml:space="preserve"> </w:delText>
        </w:r>
      </w:del>
      <w:del w:id="1935" w:author="GKARANI GEORGIA" w:date="2026-06-15T22:52:00Z">
        <w:r w:rsidDel="001124A4">
          <w:delText xml:space="preserve">transferred over </w:delText>
        </w:r>
      </w:del>
      <w:del w:id="1936" w:author="GKARANI GEORGIA" w:date="2026-06-15T22:53:00Z">
        <w:r w:rsidDel="00F802AD">
          <w:delText>2, 10, 50, and 100 blocks.</w:delText>
        </w:r>
      </w:del>
      <w:ins w:id="1937" w:author="GKARANI GEORGIA" w:date="2026-06-15T22:52:00Z">
        <w:r w:rsidR="001124A4" w:rsidRPr="001124A4">
          <w:rPr>
            <w:rFonts w:ascii="Times New Roman" w:eastAsia="Times New Roman" w:hAnsi="Times New Roman" w:cs="Times New Roman"/>
            <w:lang w:eastAsia="el-GR"/>
            <w:rPrChange w:id="1938" w:author="GKARANI GEORGIA" w:date="2026-06-15T22:52:00Z">
              <w:rPr>
                <w:rFonts w:ascii="Times New Roman" w:eastAsia="Times New Roman" w:hAnsi="Times New Roman" w:cs="Times New Roman"/>
                <w:lang w:val="el-GR" w:eastAsia="el-GR"/>
              </w:rPr>
            </w:rPrChange>
          </w:rPr>
          <w:t>Figure 10 presents the total amount of ETH transferred by the ten sender–receiver pairs with the highest total ETH transfers across datasets containing 2, 10, 50, and 100 blocks.</w:t>
        </w:r>
      </w:ins>
    </w:p>
    <w:p w14:paraId="60061E4C" w14:textId="3E7274E7" w:rsidR="00C525A6" w:rsidRDefault="0F3CFE97" w:rsidP="1E61DACF">
      <w:pPr>
        <w:pStyle w:val="CaptionedFigure"/>
        <w:jc w:val="center"/>
      </w:pPr>
      <w:r>
        <w:rPr>
          <w:noProof/>
        </w:rPr>
        <w:drawing>
          <wp:inline distT="0" distB="0" distL="0" distR="0" wp14:anchorId="3093058C" wp14:editId="4F1C7A7C">
            <wp:extent cx="5943600" cy="2971800"/>
            <wp:effectExtent l="0" t="0" r="0" b="0"/>
            <wp:docPr id="1286472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72347" name="Picture 1286472347"/>
                    <pic:cNvPicPr/>
                  </pic:nvPicPr>
                  <pic:blipFill>
                    <a:blip r:embed="rId21">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14:paraId="776E9849" w14:textId="224B2453" w:rsidR="03D4AD2C" w:rsidRDefault="03D4AD2C" w:rsidP="1E61DACF">
      <w:pPr>
        <w:pStyle w:val="a0"/>
        <w:jc w:val="center"/>
      </w:pPr>
      <w:r w:rsidRPr="1E61DACF">
        <w:rPr>
          <w:b/>
          <w:bCs/>
        </w:rPr>
        <w:t xml:space="preserve">Figure 10. </w:t>
      </w:r>
      <w:ins w:id="1939" w:author="GKARANI GEORGIA" w:date="2026-06-15T22:53:00Z">
        <w:r w:rsidR="00F802AD">
          <w:t>Top ten sender–receiver pairs by t</w:t>
        </w:r>
      </w:ins>
      <w:del w:id="1940" w:author="GKARANI GEORGIA" w:date="2026-06-15T22:53:00Z">
        <w:r w:rsidDel="00F802AD">
          <w:delText>T</w:delText>
        </w:r>
      </w:del>
      <w:r>
        <w:t xml:space="preserve">otal ETH </w:t>
      </w:r>
      <w:ins w:id="1941" w:author="GKARANI GEORGIA" w:date="2026-06-15T22:53:00Z">
        <w:r w:rsidR="00F802AD">
          <w:t>transferred</w:t>
        </w:r>
      </w:ins>
      <w:del w:id="1942" w:author="GKARANI GEORGIA" w:date="2026-06-15T22:53:00Z">
        <w:r w:rsidDel="00F802AD">
          <w:delText>sent</w:delText>
        </w:r>
        <w:r w:rsidR="003A50A2" w:rsidDel="00F802AD">
          <w:delText>.</w:delText>
        </w:r>
      </w:del>
      <w:r>
        <w:t xml:space="preserve"> </w:t>
      </w:r>
      <w:del w:id="1943" w:author="GKARANI GEORGIA" w:date="2026-06-15T22:53:00Z">
        <w:r w:rsidR="003A50A2" w:rsidDel="00F802AD">
          <w:delText xml:space="preserve">Top ten pairs </w:delText>
        </w:r>
      </w:del>
      <w:ins w:id="1944" w:author="GKARANI GEORGIA" w:date="2026-06-15T22:53:00Z">
        <w:r w:rsidR="00F802AD">
          <w:t xml:space="preserve">across </w:t>
        </w:r>
      </w:ins>
      <w:del w:id="1945" w:author="GKARANI GEORGIA" w:date="2026-06-15T22:53:00Z">
        <w:r w:rsidR="003A50A2" w:rsidDel="00F802AD">
          <w:delText xml:space="preserve">over </w:delText>
        </w:r>
      </w:del>
      <w:r w:rsidR="003A50A2">
        <w:t>2, 10, 50, and 100 blocks</w:t>
      </w:r>
      <w:ins w:id="1946" w:author="GKARANI GEORGIA" w:date="2026-06-15T22:53:00Z">
        <w:r w:rsidR="00F802AD">
          <w:t>.</w:t>
        </w:r>
      </w:ins>
    </w:p>
    <w:p w14:paraId="1EA6A655" w14:textId="7233FFD6" w:rsidR="1E61DACF" w:rsidRPr="00D27F40" w:rsidDel="00F802AD" w:rsidRDefault="1E61DACF" w:rsidP="1E61DACF">
      <w:pPr>
        <w:pStyle w:val="Compact"/>
        <w:ind w:left="240"/>
        <w:jc w:val="both"/>
        <w:rPr>
          <w:del w:id="1947" w:author="GKARANI GEORGIA" w:date="2026-06-15T22:54:00Z"/>
        </w:rPr>
      </w:pPr>
    </w:p>
    <w:p w14:paraId="3DF59C92" w14:textId="48000AFE" w:rsidR="00F802AD" w:rsidRPr="00D27F40" w:rsidRDefault="3B8EDBCF" w:rsidP="00F802AD">
      <w:pPr>
        <w:pStyle w:val="Compact"/>
        <w:ind w:left="240"/>
        <w:jc w:val="both"/>
      </w:pPr>
      <w:r w:rsidRPr="00D27F40">
        <w:t xml:space="preserve">The </w:t>
      </w:r>
      <w:r w:rsidR="00544F7E" w:rsidRPr="00D27F40">
        <w:t>persistent</w:t>
      </w:r>
      <w:r w:rsidRPr="00D27F40">
        <w:t xml:space="preserve"> presence of specific sender-receiver pairs across all block ranges </w:t>
      </w:r>
      <w:ins w:id="1948" w:author="GKARANI GEORGIA" w:date="2026-06-15T22:54:00Z">
        <w:r w:rsidR="00F802AD" w:rsidRPr="00D27F40">
          <w:rPr>
            <w:rFonts w:eastAsia="Times New Roman" w:cs="Times New Roman"/>
            <w:lang w:eastAsia="el-GR"/>
            <w:rPrChange w:id="1949" w:author="GKARANI GEORGIA" w:date="2026-06-15T23:34:00Z">
              <w:rPr>
                <w:rFonts w:ascii="Times New Roman" w:eastAsia="Times New Roman" w:hAnsi="Times New Roman" w:cs="Times New Roman"/>
                <w:lang w:eastAsia="el-GR"/>
              </w:rPr>
            </w:rPrChange>
          </w:rPr>
          <w:t xml:space="preserve">indicates </w:t>
        </w:r>
      </w:ins>
      <w:del w:id="1950" w:author="GKARANI GEORGIA" w:date="2026-06-15T22:54:00Z">
        <w:r w:rsidRPr="00D27F40" w:rsidDel="00F802AD">
          <w:delText xml:space="preserve">highlights </w:delText>
        </w:r>
      </w:del>
      <w:r w:rsidR="00544F7E" w:rsidRPr="00D27F40">
        <w:t>stable</w:t>
      </w:r>
      <w:r w:rsidRPr="00D27F40">
        <w:t xml:space="preserve"> behavioral patterns</w:t>
      </w:r>
      <w:r w:rsidR="000F7DBA" w:rsidRPr="00D27F40">
        <w:t xml:space="preserve"> (Said et al., 2021)</w:t>
      </w:r>
      <w:r w:rsidRPr="00D27F40">
        <w:t xml:space="preserve">. These findings </w:t>
      </w:r>
      <w:ins w:id="1951" w:author="GKARANI GEORGIA" w:date="2026-06-15T22:54:00Z">
        <w:r w:rsidR="00F802AD" w:rsidRPr="00D27F40">
          <w:rPr>
            <w:rFonts w:eastAsia="Times New Roman" w:cs="Times New Roman"/>
            <w:lang w:eastAsia="el-GR"/>
            <w:rPrChange w:id="1952" w:author="GKARANI GEORGIA" w:date="2026-06-15T23:34:00Z">
              <w:rPr>
                <w:rFonts w:ascii="Times New Roman" w:eastAsia="Times New Roman" w:hAnsi="Times New Roman" w:cs="Times New Roman"/>
                <w:lang w:eastAsia="el-GR"/>
              </w:rPr>
            </w:rPrChange>
          </w:rPr>
          <w:t xml:space="preserve">demonstrate </w:t>
        </w:r>
      </w:ins>
      <w:del w:id="1953" w:author="GKARANI GEORGIA" w:date="2026-06-15T22:54:00Z">
        <w:r w:rsidRPr="00D27F40" w:rsidDel="00F802AD">
          <w:delText xml:space="preserve">validate </w:delText>
        </w:r>
      </w:del>
      <w:r w:rsidRPr="00D27F40">
        <w:t>the model</w:t>
      </w:r>
      <w:r w:rsidR="0066590F" w:rsidRPr="00D27F40">
        <w:t>’</w:t>
      </w:r>
      <w:r w:rsidRPr="00D27F40">
        <w:t xml:space="preserve">s </w:t>
      </w:r>
      <w:r w:rsidR="007566DC" w:rsidRPr="000A1961">
        <w:t>ability</w:t>
      </w:r>
      <w:r w:rsidRPr="000A1961">
        <w:t xml:space="preserve"> to identify </w:t>
      </w:r>
      <w:r w:rsidR="007566DC" w:rsidRPr="000A1961">
        <w:t xml:space="preserve">communities, </w:t>
      </w:r>
      <w:r w:rsidRPr="00D27F40">
        <w:t>"high-traffic corridors"</w:t>
      </w:r>
      <w:r w:rsidR="000F7DBA" w:rsidRPr="00D27F40">
        <w:t xml:space="preserve">, </w:t>
      </w:r>
      <w:r w:rsidRPr="00D27F40">
        <w:t>and key intermediaries, such as the Wrapped Ether contract.</w:t>
      </w:r>
    </w:p>
    <w:p w14:paraId="3D92D29B" w14:textId="23FAA412" w:rsidR="00C525A6" w:rsidRPr="00373BE8" w:rsidRDefault="00D206F0">
      <w:pPr>
        <w:pStyle w:val="3"/>
        <w:rPr>
          <w:rFonts w:asciiTheme="minorHAnsi" w:eastAsiaTheme="minorHAnsi" w:hAnsiTheme="minorHAnsi" w:cstheme="minorBidi"/>
          <w:color w:val="auto"/>
        </w:rPr>
      </w:pPr>
      <w:r w:rsidRPr="00373BE8">
        <w:rPr>
          <w:rFonts w:asciiTheme="minorHAnsi" w:eastAsiaTheme="minorHAnsi" w:hAnsiTheme="minorHAnsi" w:cstheme="minorBidi"/>
          <w:color w:val="auto"/>
        </w:rPr>
        <w:t>4.4. Transaction Statistics</w:t>
      </w:r>
    </w:p>
    <w:p w14:paraId="33B4E2A3" w14:textId="63A8BD11" w:rsidR="00F802AD" w:rsidRDefault="00544F7E" w:rsidP="00450885">
      <w:pPr>
        <w:pStyle w:val="a0"/>
        <w:jc w:val="both"/>
      </w:pPr>
      <w:r>
        <w:t>Next,</w:t>
      </w:r>
      <w:r w:rsidR="00895E06">
        <w:t xml:space="preserve"> </w:t>
      </w:r>
      <w:del w:id="1954" w:author="GKARANI GEORGIA" w:date="2026-06-15T22:55:00Z">
        <w:r w:rsidR="00943D7E" w:rsidDel="00F802AD">
          <w:delText xml:space="preserve">we </w:delText>
        </w:r>
        <w:r w:rsidR="00895E06" w:rsidDel="00F802AD">
          <w:delText xml:space="preserve">present </w:delText>
        </w:r>
      </w:del>
      <w:r w:rsidR="00895E06">
        <w:t xml:space="preserve">statistics </w:t>
      </w:r>
      <w:del w:id="1955" w:author="GKARANI GEORGIA" w:date="2026-06-15T22:55:00Z">
        <w:r w:rsidR="00943D7E" w:rsidDel="00F802AD">
          <w:delText>about</w:delText>
        </w:r>
        <w:r w:rsidR="00895E06" w:rsidDel="00F802AD">
          <w:delText xml:space="preserve"> </w:delText>
        </w:r>
      </w:del>
      <w:ins w:id="1956" w:author="GKARANI GEORGIA" w:date="2026-06-15T22:55:00Z">
        <w:r w:rsidR="00F802AD">
          <w:t xml:space="preserve">on </w:t>
        </w:r>
      </w:ins>
      <w:r w:rsidR="00895E06">
        <w:t>Ethereum network transactions</w:t>
      </w:r>
      <w:ins w:id="1957" w:author="GKARANI GEORGIA" w:date="2026-06-15T22:55:00Z">
        <w:r w:rsidR="00F802AD">
          <w:t xml:space="preserve"> are presented</w:t>
        </w:r>
      </w:ins>
      <w:r w:rsidR="00895E06">
        <w:t xml:space="preserve">. The results include the average, </w:t>
      </w:r>
      <w:r w:rsidR="0086667C">
        <w:t xml:space="preserve">maximum, </w:t>
      </w:r>
      <w:r w:rsidR="00895E06">
        <w:t xml:space="preserve">minimum, and percentile values </w:t>
      </w:r>
      <w:ins w:id="1958" w:author="GKARANI GEORGIA" w:date="2026-06-15T22:55:00Z">
        <w:r w:rsidR="00F802AD" w:rsidRPr="00BB4977">
          <w:rPr>
            <w:rFonts w:ascii="Times New Roman" w:eastAsia="Times New Roman" w:hAnsi="Times New Roman" w:cs="Times New Roman"/>
            <w:lang w:eastAsia="el-GR"/>
          </w:rPr>
          <w:t xml:space="preserve">of the amount of </w:t>
        </w:r>
      </w:ins>
      <w:del w:id="1959" w:author="GKARANI GEORGIA" w:date="2026-06-15T22:55:00Z">
        <w:r w:rsidR="00895E06" w:rsidDel="00F802AD">
          <w:delText xml:space="preserve">(in </w:delText>
        </w:r>
      </w:del>
      <w:r w:rsidR="00895E06">
        <w:t>ETH transferred</w:t>
      </w:r>
      <w:del w:id="1960" w:author="GKARANI GEORGIA" w:date="2026-06-15T22:55:00Z">
        <w:r w:rsidR="00895E06" w:rsidDel="00F802AD">
          <w:delText>)</w:delText>
        </w:r>
      </w:del>
      <w:r w:rsidR="00895E06">
        <w:t xml:space="preserve"> for both external and internal transactions.</w:t>
      </w:r>
    </w:p>
    <w:p w14:paraId="0CE82462" w14:textId="05ED441F" w:rsidR="00C525A6" w:rsidRDefault="00D206F0">
      <w:pPr>
        <w:pStyle w:val="a0"/>
      </w:pPr>
      <w:r>
        <w:rPr>
          <w:b/>
          <w:bCs/>
        </w:rPr>
        <w:t>4.4.1 Statistics of external transactions</w:t>
      </w:r>
      <w:del w:id="1961" w:author="GKARANI GEORGIA" w:date="2026-06-15T22:56:00Z">
        <w:r w:rsidR="00943D7E" w:rsidDel="00E261C9">
          <w:rPr>
            <w:b/>
            <w:bCs/>
          </w:rPr>
          <w:delText>.</w:delText>
        </w:r>
      </w:del>
    </w:p>
    <w:p w14:paraId="3FEC4338" w14:textId="534BBE4F" w:rsidR="00C525A6" w:rsidRDefault="00895E06">
      <w:pPr>
        <w:pStyle w:val="SourceCode"/>
      </w:pPr>
      <w:r w:rsidRPr="00E43626">
        <w:rPr>
          <w:rStyle w:val="VerbatimChar"/>
          <w:b/>
          <w:bCs/>
        </w:rPr>
        <w:lastRenderedPageBreak/>
        <w:t>MATCH</w:t>
      </w:r>
      <w:r>
        <w:rPr>
          <w:rStyle w:val="VerbatimChar"/>
        </w:rPr>
        <w:t xml:space="preserve"> (</w:t>
      </w:r>
      <w:proofErr w:type="spellStart"/>
      <w:proofErr w:type="gramStart"/>
      <w:r>
        <w:rPr>
          <w:rStyle w:val="VerbatimChar"/>
        </w:rPr>
        <w:t>tx:</w:t>
      </w:r>
      <w:r w:rsidR="00540CA9">
        <w:rPr>
          <w:rStyle w:val="VerbatimChar"/>
        </w:rPr>
        <w:t>External</w:t>
      </w:r>
      <w:r>
        <w:rPr>
          <w:rStyle w:val="VerbatimChar"/>
        </w:rPr>
        <w:t>Transaction</w:t>
      </w:r>
      <w:proofErr w:type="spellEnd"/>
      <w:proofErr w:type="gramEnd"/>
      <w:r>
        <w:rPr>
          <w:rStyle w:val="VerbatimChar"/>
        </w:rPr>
        <w:t>)</w:t>
      </w:r>
      <w:r>
        <w:br/>
      </w:r>
      <w:r w:rsidRPr="00E43626">
        <w:rPr>
          <w:rStyle w:val="VerbatimChar"/>
          <w:b/>
          <w:bCs/>
        </w:rPr>
        <w:t>RETURN</w:t>
      </w:r>
      <w:r w:rsidR="00E43626">
        <w:rPr>
          <w:rStyle w:val="VerbatimChar"/>
          <w:b/>
          <w:bCs/>
        </w:rPr>
        <w:t xml:space="preserve"> </w:t>
      </w:r>
      <w:r w:rsidRPr="00E43626">
        <w:rPr>
          <w:rStyle w:val="VerbatimChar"/>
          <w:b/>
          <w:bCs/>
        </w:rPr>
        <w:t>AVG</w:t>
      </w:r>
      <w:r>
        <w:rPr>
          <w:rStyle w:val="VerbatimChar"/>
        </w:rPr>
        <w:t>(</w:t>
      </w:r>
      <w:proofErr w:type="spellStart"/>
      <w:r>
        <w:rPr>
          <w:rStyle w:val="VerbatimChar"/>
        </w:rPr>
        <w:t>tx.value</w:t>
      </w:r>
      <w:proofErr w:type="spellEnd"/>
      <w:r>
        <w:rPr>
          <w:rStyle w:val="VerbatimChar"/>
        </w:rPr>
        <w:t xml:space="preserve">) </w:t>
      </w:r>
      <w:r w:rsidRPr="00E43626">
        <w:rPr>
          <w:rStyle w:val="VerbatimChar"/>
          <w:b/>
          <w:bCs/>
        </w:rPr>
        <w:t>AS</w:t>
      </w:r>
      <w:r>
        <w:rPr>
          <w:rStyle w:val="VerbatimChar"/>
        </w:rPr>
        <w:t xml:space="preserve"> average,</w:t>
      </w:r>
      <w:r>
        <w:br/>
      </w:r>
      <w:r>
        <w:rPr>
          <w:rStyle w:val="VerbatimChar"/>
        </w:rPr>
        <w:t xml:space="preserve">  </w:t>
      </w:r>
      <w:r w:rsidR="00E43626">
        <w:rPr>
          <w:rStyle w:val="VerbatimChar"/>
        </w:rPr>
        <w:t xml:space="preserve">     </w:t>
      </w:r>
      <w:r w:rsidRPr="00E43626">
        <w:rPr>
          <w:rStyle w:val="VerbatimChar"/>
          <w:b/>
          <w:bCs/>
        </w:rPr>
        <w:t>MIN</w:t>
      </w:r>
      <w:r>
        <w:rPr>
          <w:rStyle w:val="VerbatimChar"/>
        </w:rPr>
        <w:t>(</w:t>
      </w:r>
      <w:proofErr w:type="spellStart"/>
      <w:r>
        <w:rPr>
          <w:rStyle w:val="VerbatimChar"/>
        </w:rPr>
        <w:t>tx.value</w:t>
      </w:r>
      <w:proofErr w:type="spellEnd"/>
      <w:r>
        <w:rPr>
          <w:rStyle w:val="VerbatimChar"/>
        </w:rPr>
        <w:t xml:space="preserve">) </w:t>
      </w:r>
      <w:r w:rsidRPr="00E43626">
        <w:rPr>
          <w:rStyle w:val="VerbatimChar"/>
          <w:b/>
          <w:bCs/>
        </w:rPr>
        <w:t>AS</w:t>
      </w:r>
      <w:r>
        <w:rPr>
          <w:rStyle w:val="VerbatimChar"/>
        </w:rPr>
        <w:t xml:space="preserve"> minimum,</w:t>
      </w:r>
      <w:r>
        <w:br/>
      </w:r>
      <w:r>
        <w:rPr>
          <w:rStyle w:val="VerbatimChar"/>
        </w:rPr>
        <w:t xml:space="preserve">  </w:t>
      </w:r>
      <w:r w:rsidR="00E43626">
        <w:rPr>
          <w:rStyle w:val="VerbatimChar"/>
        </w:rPr>
        <w:t xml:space="preserve">     </w:t>
      </w:r>
      <w:r w:rsidRPr="00E43626">
        <w:rPr>
          <w:rStyle w:val="VerbatimChar"/>
          <w:b/>
          <w:bCs/>
        </w:rPr>
        <w:t>MAX</w:t>
      </w:r>
      <w:r>
        <w:rPr>
          <w:rStyle w:val="VerbatimChar"/>
        </w:rPr>
        <w:t>(</w:t>
      </w:r>
      <w:proofErr w:type="spellStart"/>
      <w:r>
        <w:rPr>
          <w:rStyle w:val="VerbatimChar"/>
        </w:rPr>
        <w:t>tx.value</w:t>
      </w:r>
      <w:proofErr w:type="spellEnd"/>
      <w:r>
        <w:rPr>
          <w:rStyle w:val="VerbatimChar"/>
        </w:rPr>
        <w:t xml:space="preserve">) </w:t>
      </w:r>
      <w:r w:rsidRPr="00E43626">
        <w:rPr>
          <w:rStyle w:val="VerbatimChar"/>
          <w:b/>
          <w:bCs/>
        </w:rPr>
        <w:t>AS</w:t>
      </w:r>
      <w:r>
        <w:rPr>
          <w:rStyle w:val="VerbatimChar"/>
        </w:rPr>
        <w:t xml:space="preserve"> maximum,</w:t>
      </w:r>
      <w:r>
        <w:br/>
      </w:r>
      <w:r>
        <w:rPr>
          <w:rStyle w:val="VerbatimChar"/>
        </w:rPr>
        <w:t xml:space="preserve">  </w:t>
      </w:r>
      <w:r w:rsidR="00E43626">
        <w:rPr>
          <w:rStyle w:val="VerbatimChar"/>
        </w:rPr>
        <w:t xml:space="preserve">     </w:t>
      </w:r>
      <w:proofErr w:type="spellStart"/>
      <w:r w:rsidRPr="00E43626">
        <w:rPr>
          <w:rStyle w:val="VerbatimChar"/>
          <w:b/>
          <w:bCs/>
        </w:rPr>
        <w:t>percentileCont</w:t>
      </w:r>
      <w:proofErr w:type="spellEnd"/>
      <w:r>
        <w:rPr>
          <w:rStyle w:val="VerbatimChar"/>
        </w:rPr>
        <w:t>(</w:t>
      </w:r>
      <w:proofErr w:type="spellStart"/>
      <w:r>
        <w:rPr>
          <w:rStyle w:val="VerbatimChar"/>
        </w:rPr>
        <w:t>tx.value</w:t>
      </w:r>
      <w:proofErr w:type="spellEnd"/>
      <w:r>
        <w:rPr>
          <w:rStyle w:val="VerbatimChar"/>
        </w:rPr>
        <w:t xml:space="preserve">, 0.25) </w:t>
      </w:r>
      <w:r w:rsidRPr="00E43626">
        <w:rPr>
          <w:rStyle w:val="VerbatimChar"/>
          <w:b/>
          <w:bCs/>
        </w:rPr>
        <w:t>AS</w:t>
      </w:r>
      <w:r>
        <w:rPr>
          <w:rStyle w:val="VerbatimChar"/>
        </w:rPr>
        <w:t xml:space="preserve"> percentile_25,</w:t>
      </w:r>
      <w:r>
        <w:br/>
      </w:r>
      <w:r>
        <w:rPr>
          <w:rStyle w:val="VerbatimChar"/>
        </w:rPr>
        <w:t xml:space="preserve">  </w:t>
      </w:r>
      <w:r w:rsidR="00E43626">
        <w:rPr>
          <w:rStyle w:val="VerbatimChar"/>
        </w:rPr>
        <w:t xml:space="preserve">     </w:t>
      </w:r>
      <w:proofErr w:type="spellStart"/>
      <w:r w:rsidRPr="00E43626">
        <w:rPr>
          <w:rStyle w:val="VerbatimChar"/>
          <w:b/>
          <w:bCs/>
        </w:rPr>
        <w:t>percentileCont</w:t>
      </w:r>
      <w:proofErr w:type="spellEnd"/>
      <w:r>
        <w:rPr>
          <w:rStyle w:val="VerbatimChar"/>
        </w:rPr>
        <w:t>(</w:t>
      </w:r>
      <w:proofErr w:type="spellStart"/>
      <w:r>
        <w:rPr>
          <w:rStyle w:val="VerbatimChar"/>
        </w:rPr>
        <w:t>tx.value</w:t>
      </w:r>
      <w:proofErr w:type="spellEnd"/>
      <w:r>
        <w:rPr>
          <w:rStyle w:val="VerbatimChar"/>
        </w:rPr>
        <w:t xml:space="preserve">, 0.5) </w:t>
      </w:r>
      <w:r w:rsidRPr="00E43626">
        <w:rPr>
          <w:rStyle w:val="VerbatimChar"/>
          <w:b/>
          <w:bCs/>
        </w:rPr>
        <w:t>AS</w:t>
      </w:r>
      <w:r>
        <w:rPr>
          <w:rStyle w:val="VerbatimChar"/>
        </w:rPr>
        <w:t xml:space="preserve"> median,</w:t>
      </w:r>
      <w:r>
        <w:br/>
      </w:r>
      <w:r>
        <w:rPr>
          <w:rStyle w:val="VerbatimChar"/>
        </w:rPr>
        <w:t xml:space="preserve">  </w:t>
      </w:r>
      <w:r w:rsidR="00E43626">
        <w:rPr>
          <w:rStyle w:val="VerbatimChar"/>
        </w:rPr>
        <w:t xml:space="preserve">     </w:t>
      </w:r>
      <w:proofErr w:type="spellStart"/>
      <w:r w:rsidRPr="00E43626">
        <w:rPr>
          <w:rStyle w:val="VerbatimChar"/>
          <w:b/>
          <w:bCs/>
        </w:rPr>
        <w:t>percentileCont</w:t>
      </w:r>
      <w:proofErr w:type="spellEnd"/>
      <w:r>
        <w:rPr>
          <w:rStyle w:val="VerbatimChar"/>
        </w:rPr>
        <w:t>(</w:t>
      </w:r>
      <w:proofErr w:type="spellStart"/>
      <w:r>
        <w:rPr>
          <w:rStyle w:val="VerbatimChar"/>
        </w:rPr>
        <w:t>tx.value</w:t>
      </w:r>
      <w:proofErr w:type="spellEnd"/>
      <w:r>
        <w:rPr>
          <w:rStyle w:val="VerbatimChar"/>
        </w:rPr>
        <w:t xml:space="preserve">, 0.75) </w:t>
      </w:r>
      <w:r w:rsidRPr="00E43626">
        <w:rPr>
          <w:rStyle w:val="VerbatimChar"/>
          <w:b/>
          <w:bCs/>
        </w:rPr>
        <w:t>AS</w:t>
      </w:r>
      <w:r>
        <w:rPr>
          <w:rStyle w:val="VerbatimChar"/>
        </w:rPr>
        <w:t xml:space="preserve"> percentile_75</w:t>
      </w:r>
    </w:p>
    <w:p w14:paraId="4C83B7D8" w14:textId="3A38ED90" w:rsidR="00E261C9" w:rsidRPr="00E261C9" w:rsidRDefault="00895E06" w:rsidP="00E261C9">
      <w:pPr>
        <w:pStyle w:val="FirstParagraph"/>
        <w:jc w:val="both"/>
      </w:pPr>
      <w:r>
        <w:t xml:space="preserve">Table </w:t>
      </w:r>
      <w:ins w:id="1962" w:author="GKARANI GEORGIA" w:date="2026-06-16T09:38:00Z">
        <w:r w:rsidR="00CF6082">
          <w:t>9</w:t>
        </w:r>
      </w:ins>
      <w:del w:id="1963" w:author="GKARANI GEORGIA" w:date="2026-06-16T09:38:00Z">
        <w:r w:rsidDel="00CF6082">
          <w:delText>8</w:delText>
        </w:r>
      </w:del>
      <w:r>
        <w:t xml:space="preserve"> </w:t>
      </w:r>
      <w:ins w:id="1964" w:author="GKARANI GEORGIA" w:date="2026-06-15T22:57:00Z">
        <w:r w:rsidR="00E261C9" w:rsidRPr="00BB4977">
          <w:rPr>
            <w:rFonts w:ascii="Times New Roman" w:eastAsia="Times New Roman" w:hAnsi="Times New Roman" w:cs="Times New Roman"/>
            <w:lang w:eastAsia="el-GR"/>
          </w:rPr>
          <w:t xml:space="preserve">presents </w:t>
        </w:r>
      </w:ins>
      <w:del w:id="1965" w:author="GKARANI GEORGIA" w:date="2026-06-15T22:57:00Z">
        <w:r w:rsidDel="00E261C9">
          <w:delText xml:space="preserve">shows </w:delText>
        </w:r>
      </w:del>
      <w:r>
        <w:t>the results</w:t>
      </w:r>
      <w:ins w:id="1966" w:author="GKARANI GEORGIA" w:date="2026-06-15T22:57:00Z">
        <w:r w:rsidR="00E261C9">
          <w:t xml:space="preserve"> </w:t>
        </w:r>
        <w:r w:rsidR="00E261C9" w:rsidRPr="00BB4977">
          <w:rPr>
            <w:rFonts w:ascii="Times New Roman" w:eastAsia="Times New Roman" w:hAnsi="Times New Roman" w:cs="Times New Roman"/>
            <w:lang w:eastAsia="el-GR"/>
          </w:rPr>
          <w:t>obtained</w:t>
        </w:r>
      </w:ins>
      <w:r>
        <w:t xml:space="preserve"> for two blocks. The </w:t>
      </w:r>
      <w:ins w:id="1967" w:author="GKARANI GEORGIA" w:date="2026-06-15T22:57:00Z">
        <w:r w:rsidR="00E261C9" w:rsidRPr="00BB4977">
          <w:rPr>
            <w:rFonts w:ascii="Times New Roman" w:eastAsia="Times New Roman" w:hAnsi="Times New Roman" w:cs="Times New Roman"/>
            <w:lang w:eastAsia="el-GR"/>
          </w:rPr>
          <w:t xml:space="preserve">same </w:t>
        </w:r>
      </w:ins>
      <w:r>
        <w:t xml:space="preserve">query was also executed </w:t>
      </w:r>
      <w:ins w:id="1968" w:author="GKARANI GEORGIA" w:date="2026-06-15T22:57:00Z">
        <w:r w:rsidR="00E261C9" w:rsidRPr="00BB4977">
          <w:rPr>
            <w:rFonts w:ascii="Times New Roman" w:eastAsia="Times New Roman" w:hAnsi="Times New Roman" w:cs="Times New Roman"/>
            <w:lang w:eastAsia="el-GR"/>
          </w:rPr>
          <w:t>for datasets containing</w:t>
        </w:r>
        <w:r w:rsidR="00E261C9" w:rsidDel="00E261C9">
          <w:t xml:space="preserve"> </w:t>
        </w:r>
      </w:ins>
      <w:del w:id="1969" w:author="GKARANI GEORGIA" w:date="2026-06-15T22:57:00Z">
        <w:r w:rsidDel="00E261C9">
          <w:delText xml:space="preserve">with </w:delText>
        </w:r>
      </w:del>
      <w:r>
        <w:t>10, 50, and 100 blocks</w:t>
      </w:r>
      <w:del w:id="1970" w:author="GKARANI GEORGIA" w:date="2026-06-15T22:57:00Z">
        <w:r w:rsidDel="00E261C9">
          <w:delText>;</w:delText>
        </w:r>
      </w:del>
      <w:r>
        <w:t xml:space="preserve"> </w:t>
      </w:r>
      <w:ins w:id="1971" w:author="GKARANI GEORGIA" w:date="2026-06-15T22:57:00Z">
        <w:r w:rsidR="00E261C9" w:rsidRPr="00BB4977">
          <w:rPr>
            <w:rFonts w:ascii="Times New Roman" w:eastAsia="Times New Roman" w:hAnsi="Times New Roman" w:cs="Times New Roman"/>
            <w:lang w:eastAsia="el-GR"/>
          </w:rPr>
          <w:t xml:space="preserve">and the corresponding </w:t>
        </w:r>
      </w:ins>
      <w:del w:id="1972" w:author="GKARANI GEORGIA" w:date="2026-06-15T22:57:00Z">
        <w:r w:rsidDel="00E261C9">
          <w:delText xml:space="preserve">their </w:delText>
        </w:r>
      </w:del>
      <w:r>
        <w:t xml:space="preserve">results are </w:t>
      </w:r>
      <w:ins w:id="1973" w:author="GKARANI GEORGIA" w:date="2026-06-15T22:57:00Z">
        <w:r w:rsidR="00E261C9" w:rsidRPr="00BB4977">
          <w:rPr>
            <w:rFonts w:ascii="Times New Roman" w:eastAsia="Times New Roman" w:hAnsi="Times New Roman" w:cs="Times New Roman"/>
            <w:lang w:eastAsia="el-GR"/>
          </w:rPr>
          <w:t xml:space="preserve">reported </w:t>
        </w:r>
      </w:ins>
      <w:del w:id="1974" w:author="GKARANI GEORGIA" w:date="2026-06-15T22:57:00Z">
        <w:r w:rsidDel="00E261C9">
          <w:delText xml:space="preserve">shown </w:delText>
        </w:r>
      </w:del>
      <w:r>
        <w:t>in Appendix A.</w:t>
      </w:r>
    </w:p>
    <w:p w14:paraId="4CBFB33D" w14:textId="34FE808F" w:rsidR="00C525A6" w:rsidRDefault="2F61107E" w:rsidP="0040200F">
      <w:pPr>
        <w:pStyle w:val="a0"/>
        <w:jc w:val="center"/>
      </w:pPr>
      <w:r w:rsidRPr="2F61107E">
        <w:rPr>
          <w:b/>
          <w:bCs/>
        </w:rPr>
        <w:t xml:space="preserve">Table </w:t>
      </w:r>
      <w:ins w:id="1975" w:author="GKARANI GEORGIA" w:date="2026-06-16T09:38:00Z">
        <w:r w:rsidR="00CF6082">
          <w:rPr>
            <w:b/>
            <w:bCs/>
          </w:rPr>
          <w:t>9</w:t>
        </w:r>
      </w:ins>
      <w:del w:id="1976" w:author="GKARANI GEORGIA" w:date="2026-06-16T09:38:00Z">
        <w:r w:rsidRPr="2F61107E" w:rsidDel="00CF6082">
          <w:rPr>
            <w:b/>
            <w:bCs/>
          </w:rPr>
          <w:delText>8</w:delText>
        </w:r>
      </w:del>
      <w:r w:rsidRPr="2F61107E">
        <w:rPr>
          <w:b/>
          <w:bCs/>
        </w:rPr>
        <w:t xml:space="preserve">. </w:t>
      </w:r>
      <w:r w:rsidRPr="0040200F">
        <w:t xml:space="preserve">Results of Query </w:t>
      </w:r>
      <w:r w:rsidR="00C43333">
        <w:t>4.</w:t>
      </w:r>
      <w:r w:rsidRPr="0040200F">
        <w:t>4.1 for two blocks.</w:t>
      </w:r>
    </w:p>
    <w:tbl>
      <w:tblPr>
        <w:tblW w:w="7910" w:type="dxa"/>
        <w:jc w:val="center"/>
        <w:tblLayout w:type="fixed"/>
        <w:tblLook w:val="06A0" w:firstRow="1" w:lastRow="0" w:firstColumn="1" w:lastColumn="0" w:noHBand="1" w:noVBand="1"/>
      </w:tblPr>
      <w:tblGrid>
        <w:gridCol w:w="1449"/>
        <w:gridCol w:w="1601"/>
        <w:gridCol w:w="1530"/>
        <w:gridCol w:w="1260"/>
        <w:gridCol w:w="810"/>
        <w:gridCol w:w="1260"/>
      </w:tblGrid>
      <w:tr w:rsidR="00DB45B6" w14:paraId="616D58B2" w14:textId="77777777" w:rsidTr="00F90BD3">
        <w:trPr>
          <w:trHeight w:val="300"/>
          <w:jc w:val="center"/>
        </w:trPr>
        <w:tc>
          <w:tcPr>
            <w:tcW w:w="1449" w:type="dxa"/>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0865B8AF" w14:textId="1BD0D137" w:rsidR="00DB45B6" w:rsidRDefault="00DB45B6" w:rsidP="2F61107E">
            <w:pPr>
              <w:spacing w:after="0"/>
              <w:jc w:val="center"/>
            </w:pPr>
            <w:r w:rsidRPr="2F61107E">
              <w:rPr>
                <w:rFonts w:ascii="Aptos Narrow" w:eastAsia="Aptos Narrow" w:hAnsi="Aptos Narrow" w:cs="Aptos Narrow"/>
                <w:color w:val="000000" w:themeColor="text1"/>
                <w:sz w:val="22"/>
                <w:szCs w:val="22"/>
              </w:rPr>
              <w:t>Average (</w:t>
            </w:r>
            <w:r>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c>
          <w:tcPr>
            <w:tcW w:w="1601" w:type="dxa"/>
            <w:tcBorders>
              <w:top w:val="single" w:sz="8" w:space="0" w:color="000000" w:themeColor="text1"/>
              <w:left w:val="nil"/>
              <w:bottom w:val="nil"/>
              <w:right w:val="nil"/>
            </w:tcBorders>
            <w:tcMar>
              <w:top w:w="15" w:type="dxa"/>
              <w:left w:w="15" w:type="dxa"/>
              <w:right w:w="15" w:type="dxa"/>
            </w:tcMar>
            <w:vAlign w:val="center"/>
          </w:tcPr>
          <w:p w14:paraId="755F3BEF" w14:textId="0059024E" w:rsidR="00DB45B6" w:rsidRDefault="00DB45B6" w:rsidP="2F61107E">
            <w:pPr>
              <w:spacing w:after="0"/>
              <w:jc w:val="center"/>
            </w:pPr>
            <w:proofErr w:type="spellStart"/>
            <w:r w:rsidRPr="2F61107E">
              <w:rPr>
                <w:rFonts w:ascii="Aptos Narrow" w:eastAsia="Aptos Narrow" w:hAnsi="Aptos Narrow" w:cs="Aptos Narrow"/>
                <w:color w:val="000000" w:themeColor="text1"/>
                <w:sz w:val="22"/>
                <w:szCs w:val="22"/>
              </w:rPr>
              <w:t>Minumum</w:t>
            </w:r>
            <w:proofErr w:type="spellEnd"/>
            <w:r w:rsidRPr="2F61107E">
              <w:rPr>
                <w:rFonts w:ascii="Aptos Narrow" w:eastAsia="Aptos Narrow" w:hAnsi="Aptos Narrow" w:cs="Aptos Narrow"/>
                <w:color w:val="000000" w:themeColor="text1"/>
                <w:sz w:val="22"/>
                <w:szCs w:val="22"/>
              </w:rPr>
              <w:t xml:space="preserve"> (</w:t>
            </w:r>
            <w:r>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c>
          <w:tcPr>
            <w:tcW w:w="1530" w:type="dxa"/>
            <w:tcBorders>
              <w:top w:val="single" w:sz="8" w:space="0" w:color="000000" w:themeColor="text1"/>
              <w:left w:val="nil"/>
              <w:bottom w:val="nil"/>
              <w:right w:val="nil"/>
            </w:tcBorders>
            <w:tcMar>
              <w:top w:w="15" w:type="dxa"/>
              <w:left w:w="15" w:type="dxa"/>
              <w:right w:w="15" w:type="dxa"/>
            </w:tcMar>
            <w:vAlign w:val="center"/>
          </w:tcPr>
          <w:p w14:paraId="08C2C13E" w14:textId="71BA247A" w:rsidR="00DB45B6" w:rsidRDefault="00DB45B6" w:rsidP="2F61107E">
            <w:pPr>
              <w:spacing w:after="0"/>
              <w:jc w:val="center"/>
            </w:pPr>
            <w:r w:rsidRPr="2F61107E">
              <w:rPr>
                <w:rFonts w:ascii="Aptos Narrow" w:eastAsia="Aptos Narrow" w:hAnsi="Aptos Narrow" w:cs="Aptos Narrow"/>
                <w:color w:val="000000" w:themeColor="text1"/>
                <w:sz w:val="22"/>
                <w:szCs w:val="22"/>
              </w:rPr>
              <w:t>Maximum (</w:t>
            </w:r>
            <w:r>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c>
          <w:tcPr>
            <w:tcW w:w="1260" w:type="dxa"/>
            <w:tcBorders>
              <w:top w:val="single" w:sz="8" w:space="0" w:color="000000" w:themeColor="text1"/>
              <w:left w:val="nil"/>
              <w:bottom w:val="nil"/>
              <w:right w:val="nil"/>
            </w:tcBorders>
            <w:tcMar>
              <w:top w:w="15" w:type="dxa"/>
              <w:left w:w="15" w:type="dxa"/>
              <w:right w:w="15" w:type="dxa"/>
            </w:tcMar>
            <w:vAlign w:val="center"/>
          </w:tcPr>
          <w:p w14:paraId="0511DF5D" w14:textId="2517B20A" w:rsidR="00DB45B6" w:rsidRDefault="00DB45B6" w:rsidP="2F61107E">
            <w:pPr>
              <w:spacing w:after="0"/>
              <w:jc w:val="center"/>
            </w:pPr>
            <w:r w:rsidRPr="2F61107E">
              <w:rPr>
                <w:rFonts w:ascii="Aptos Narrow" w:eastAsia="Aptos Narrow" w:hAnsi="Aptos Narrow" w:cs="Aptos Narrow"/>
                <w:color w:val="000000" w:themeColor="text1"/>
                <w:sz w:val="22"/>
                <w:szCs w:val="22"/>
              </w:rPr>
              <w:t>Percentile</w:t>
            </w:r>
            <w:r w:rsidR="00F90BD3">
              <w:rPr>
                <w:rFonts w:ascii="Aptos Narrow" w:eastAsia="Aptos Narrow" w:hAnsi="Aptos Narrow" w:cs="Aptos Narrow"/>
                <w:color w:val="000000" w:themeColor="text1"/>
                <w:sz w:val="22"/>
                <w:szCs w:val="22"/>
              </w:rPr>
              <w:t>_</w:t>
            </w:r>
            <w:r w:rsidRPr="2F61107E">
              <w:rPr>
                <w:rFonts w:ascii="Aptos Narrow" w:eastAsia="Aptos Narrow" w:hAnsi="Aptos Narrow" w:cs="Aptos Narrow"/>
                <w:color w:val="000000" w:themeColor="text1"/>
                <w:sz w:val="22"/>
                <w:szCs w:val="22"/>
              </w:rPr>
              <w:t>25</w:t>
            </w:r>
          </w:p>
        </w:tc>
        <w:tc>
          <w:tcPr>
            <w:tcW w:w="810" w:type="dxa"/>
            <w:tcBorders>
              <w:top w:val="single" w:sz="8" w:space="0" w:color="000000" w:themeColor="text1"/>
              <w:left w:val="nil"/>
              <w:bottom w:val="nil"/>
              <w:right w:val="nil"/>
            </w:tcBorders>
            <w:tcMar>
              <w:top w:w="15" w:type="dxa"/>
              <w:left w:w="15" w:type="dxa"/>
              <w:right w:w="15" w:type="dxa"/>
            </w:tcMar>
            <w:vAlign w:val="center"/>
          </w:tcPr>
          <w:p w14:paraId="6012E4E8" w14:textId="3F17BDD9" w:rsidR="00DB45B6" w:rsidRDefault="00DB45B6" w:rsidP="2F61107E">
            <w:pPr>
              <w:spacing w:after="0"/>
              <w:jc w:val="center"/>
            </w:pPr>
            <w:r w:rsidRPr="2F61107E">
              <w:rPr>
                <w:rFonts w:ascii="Aptos Narrow" w:eastAsia="Aptos Narrow" w:hAnsi="Aptos Narrow" w:cs="Aptos Narrow"/>
                <w:color w:val="000000" w:themeColor="text1"/>
                <w:sz w:val="22"/>
                <w:szCs w:val="22"/>
              </w:rPr>
              <w:t>Median</w:t>
            </w:r>
            <w:r w:rsidR="00F90BD3">
              <w:rPr>
                <w:rFonts w:ascii="Aptos Narrow" w:eastAsia="Aptos Narrow" w:hAnsi="Aptos Narrow" w:cs="Aptos Narrow"/>
                <w:color w:val="000000" w:themeColor="text1"/>
                <w:sz w:val="22"/>
                <w:szCs w:val="22"/>
              </w:rPr>
              <w:t xml:space="preserve"> (ETH)</w:t>
            </w:r>
          </w:p>
        </w:tc>
        <w:tc>
          <w:tcPr>
            <w:tcW w:w="1260" w:type="dxa"/>
            <w:tcBorders>
              <w:top w:val="single" w:sz="8" w:space="0" w:color="000000" w:themeColor="text1"/>
              <w:left w:val="nil"/>
              <w:bottom w:val="nil"/>
              <w:right w:val="single" w:sz="8" w:space="0" w:color="000000" w:themeColor="text1"/>
            </w:tcBorders>
            <w:tcMar>
              <w:top w:w="15" w:type="dxa"/>
              <w:left w:w="15" w:type="dxa"/>
              <w:right w:w="15" w:type="dxa"/>
            </w:tcMar>
            <w:vAlign w:val="center"/>
          </w:tcPr>
          <w:p w14:paraId="5B5D21E9" w14:textId="71893BF3" w:rsidR="00DB45B6" w:rsidRDefault="00DB45B6" w:rsidP="2F61107E">
            <w:pPr>
              <w:spacing w:after="0"/>
              <w:jc w:val="center"/>
            </w:pPr>
            <w:r w:rsidRPr="2F61107E">
              <w:rPr>
                <w:rFonts w:ascii="Aptos Narrow" w:eastAsia="Aptos Narrow" w:hAnsi="Aptos Narrow" w:cs="Aptos Narrow"/>
                <w:color w:val="000000" w:themeColor="text1"/>
                <w:sz w:val="22"/>
                <w:szCs w:val="22"/>
              </w:rPr>
              <w:t>Percentile</w:t>
            </w:r>
            <w:r w:rsidR="00F90BD3">
              <w:rPr>
                <w:rFonts w:ascii="Aptos Narrow" w:eastAsia="Aptos Narrow" w:hAnsi="Aptos Narrow" w:cs="Aptos Narrow"/>
                <w:color w:val="000000" w:themeColor="text1"/>
                <w:sz w:val="22"/>
                <w:szCs w:val="22"/>
              </w:rPr>
              <w:t>_</w:t>
            </w:r>
            <w:r w:rsidRPr="2F61107E">
              <w:rPr>
                <w:rFonts w:ascii="Aptos Narrow" w:eastAsia="Aptos Narrow" w:hAnsi="Aptos Narrow" w:cs="Aptos Narrow"/>
                <w:color w:val="000000" w:themeColor="text1"/>
                <w:sz w:val="22"/>
                <w:szCs w:val="22"/>
              </w:rPr>
              <w:t>75</w:t>
            </w:r>
          </w:p>
        </w:tc>
      </w:tr>
      <w:tr w:rsidR="00DB45B6" w14:paraId="639B4F1A" w14:textId="77777777" w:rsidTr="00F90BD3">
        <w:trPr>
          <w:trHeight w:val="300"/>
          <w:jc w:val="center"/>
        </w:trPr>
        <w:tc>
          <w:tcPr>
            <w:tcW w:w="1449"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6AE7D998" w14:textId="58251922" w:rsidR="00DB45B6" w:rsidRDefault="00DB45B6" w:rsidP="2F61107E">
            <w:pPr>
              <w:spacing w:after="0"/>
              <w:jc w:val="center"/>
            </w:pPr>
            <w:r w:rsidRPr="2F61107E">
              <w:rPr>
                <w:rFonts w:ascii="Aptos Narrow" w:eastAsia="Aptos Narrow" w:hAnsi="Aptos Narrow" w:cs="Aptos Narrow"/>
                <w:color w:val="000000" w:themeColor="text1"/>
                <w:sz w:val="22"/>
                <w:szCs w:val="22"/>
              </w:rPr>
              <w:t>0,123</w:t>
            </w:r>
          </w:p>
        </w:tc>
        <w:tc>
          <w:tcPr>
            <w:tcW w:w="1601" w:type="dxa"/>
            <w:tcBorders>
              <w:top w:val="single" w:sz="8" w:space="0" w:color="000000" w:themeColor="text1"/>
              <w:left w:val="nil"/>
              <w:bottom w:val="single" w:sz="8" w:space="0" w:color="000000" w:themeColor="text1"/>
              <w:right w:val="nil"/>
            </w:tcBorders>
            <w:tcMar>
              <w:top w:w="15" w:type="dxa"/>
              <w:left w:w="15" w:type="dxa"/>
              <w:right w:w="15" w:type="dxa"/>
            </w:tcMar>
            <w:vAlign w:val="center"/>
          </w:tcPr>
          <w:p w14:paraId="306A78E1" w14:textId="7B7AF4D1" w:rsidR="00DB45B6" w:rsidRDefault="00DB45B6" w:rsidP="2F61107E">
            <w:pPr>
              <w:spacing w:after="0"/>
              <w:jc w:val="center"/>
            </w:pPr>
            <w:r w:rsidRPr="2F61107E">
              <w:rPr>
                <w:rFonts w:ascii="Aptos Narrow" w:eastAsia="Aptos Narrow" w:hAnsi="Aptos Narrow" w:cs="Aptos Narrow"/>
                <w:color w:val="000000" w:themeColor="text1"/>
                <w:sz w:val="22"/>
                <w:szCs w:val="22"/>
              </w:rPr>
              <w:t>0,000</w:t>
            </w:r>
          </w:p>
        </w:tc>
        <w:tc>
          <w:tcPr>
            <w:tcW w:w="1530" w:type="dxa"/>
            <w:tcBorders>
              <w:top w:val="single" w:sz="8" w:space="0" w:color="000000" w:themeColor="text1"/>
              <w:left w:val="nil"/>
              <w:bottom w:val="single" w:sz="8" w:space="0" w:color="000000" w:themeColor="text1"/>
              <w:right w:val="nil"/>
            </w:tcBorders>
            <w:tcMar>
              <w:top w:w="15" w:type="dxa"/>
              <w:left w:w="15" w:type="dxa"/>
              <w:right w:w="15" w:type="dxa"/>
            </w:tcMar>
            <w:vAlign w:val="center"/>
          </w:tcPr>
          <w:p w14:paraId="67845FF2" w14:textId="70A0E92B" w:rsidR="00DB45B6" w:rsidRDefault="00DB45B6" w:rsidP="2F61107E">
            <w:pPr>
              <w:spacing w:after="0"/>
              <w:jc w:val="center"/>
            </w:pPr>
            <w:r w:rsidRPr="2F61107E">
              <w:rPr>
                <w:rFonts w:ascii="Aptos Narrow" w:eastAsia="Aptos Narrow" w:hAnsi="Aptos Narrow" w:cs="Aptos Narrow"/>
                <w:color w:val="000000" w:themeColor="text1"/>
                <w:sz w:val="22"/>
                <w:szCs w:val="22"/>
              </w:rPr>
              <w:t>7,451</w:t>
            </w:r>
          </w:p>
        </w:tc>
        <w:tc>
          <w:tcPr>
            <w:tcW w:w="1260" w:type="dxa"/>
            <w:tcBorders>
              <w:top w:val="single" w:sz="8" w:space="0" w:color="000000" w:themeColor="text1"/>
              <w:left w:val="nil"/>
              <w:bottom w:val="single" w:sz="8" w:space="0" w:color="000000" w:themeColor="text1"/>
              <w:right w:val="nil"/>
            </w:tcBorders>
            <w:tcMar>
              <w:top w:w="15" w:type="dxa"/>
              <w:left w:w="15" w:type="dxa"/>
              <w:right w:w="15" w:type="dxa"/>
            </w:tcMar>
            <w:vAlign w:val="center"/>
          </w:tcPr>
          <w:p w14:paraId="7265EA57" w14:textId="03F3F53F" w:rsidR="00DB45B6" w:rsidRDefault="00DB45B6" w:rsidP="2F61107E">
            <w:pPr>
              <w:spacing w:after="0"/>
              <w:jc w:val="center"/>
            </w:pPr>
            <w:r w:rsidRPr="2F61107E">
              <w:rPr>
                <w:rFonts w:ascii="Aptos Narrow" w:eastAsia="Aptos Narrow" w:hAnsi="Aptos Narrow" w:cs="Aptos Narrow"/>
                <w:color w:val="000000" w:themeColor="text1"/>
                <w:sz w:val="22"/>
                <w:szCs w:val="22"/>
              </w:rPr>
              <w:t>0,000</w:t>
            </w:r>
          </w:p>
        </w:tc>
        <w:tc>
          <w:tcPr>
            <w:tcW w:w="810" w:type="dxa"/>
            <w:tcBorders>
              <w:top w:val="single" w:sz="8" w:space="0" w:color="000000" w:themeColor="text1"/>
              <w:left w:val="nil"/>
              <w:bottom w:val="single" w:sz="8" w:space="0" w:color="000000" w:themeColor="text1"/>
              <w:right w:val="nil"/>
            </w:tcBorders>
            <w:tcMar>
              <w:top w:w="15" w:type="dxa"/>
              <w:left w:w="15" w:type="dxa"/>
              <w:right w:w="15" w:type="dxa"/>
            </w:tcMar>
            <w:vAlign w:val="center"/>
          </w:tcPr>
          <w:p w14:paraId="2C9DB02E" w14:textId="565AB529" w:rsidR="00DB45B6" w:rsidRDefault="00DB45B6" w:rsidP="2F61107E">
            <w:pPr>
              <w:spacing w:after="0"/>
              <w:jc w:val="center"/>
            </w:pPr>
            <w:r w:rsidRPr="2F61107E">
              <w:rPr>
                <w:rFonts w:ascii="Aptos Narrow" w:eastAsia="Aptos Narrow" w:hAnsi="Aptos Narrow" w:cs="Aptos Narrow"/>
                <w:color w:val="000000" w:themeColor="text1"/>
                <w:sz w:val="22"/>
                <w:szCs w:val="22"/>
              </w:rPr>
              <w:t>0,000</w:t>
            </w:r>
          </w:p>
        </w:tc>
        <w:tc>
          <w:tcPr>
            <w:tcW w:w="1260" w:type="dxa"/>
            <w:tcBorders>
              <w:top w:val="single" w:sz="8" w:space="0" w:color="000000" w:themeColor="text1"/>
              <w:left w:val="nil"/>
              <w:bottom w:val="single" w:sz="8" w:space="0" w:color="000000" w:themeColor="text1"/>
              <w:right w:val="single" w:sz="8" w:space="0" w:color="000000" w:themeColor="text1"/>
            </w:tcBorders>
            <w:tcMar>
              <w:top w:w="15" w:type="dxa"/>
              <w:left w:w="15" w:type="dxa"/>
              <w:right w:w="15" w:type="dxa"/>
            </w:tcMar>
            <w:vAlign w:val="center"/>
          </w:tcPr>
          <w:p w14:paraId="5B51E9B1" w14:textId="543C9920" w:rsidR="00DB45B6" w:rsidRDefault="00DB45B6" w:rsidP="2F61107E">
            <w:pPr>
              <w:spacing w:after="0"/>
              <w:jc w:val="center"/>
            </w:pPr>
            <w:r w:rsidRPr="2F61107E">
              <w:rPr>
                <w:rFonts w:ascii="Aptos Narrow" w:eastAsia="Aptos Narrow" w:hAnsi="Aptos Narrow" w:cs="Aptos Narrow"/>
                <w:color w:val="000000" w:themeColor="text1"/>
                <w:sz w:val="22"/>
                <w:szCs w:val="22"/>
              </w:rPr>
              <w:t>0,022</w:t>
            </w:r>
          </w:p>
        </w:tc>
      </w:tr>
    </w:tbl>
    <w:p w14:paraId="383991A8" w14:textId="7DD81B54" w:rsidR="00C525A6" w:rsidRDefault="7B3FC26A">
      <w:pPr>
        <w:pStyle w:val="a0"/>
        <w:rPr>
          <w:ins w:id="1977" w:author="GKARANI GEORGIA" w:date="2026-06-15T22:58:00Z"/>
        </w:rPr>
      </w:pPr>
      <w:r>
        <w:t xml:space="preserve">Figure </w:t>
      </w:r>
      <w:r w:rsidR="1B38CCA8">
        <w:t>11</w:t>
      </w:r>
      <w:r>
        <w:t xml:space="preserve"> </w:t>
      </w:r>
      <w:ins w:id="1978" w:author="GKARANI GEORGIA" w:date="2026-06-15T22:58:00Z">
        <w:r w:rsidR="00E261C9">
          <w:t xml:space="preserve">presents </w:t>
        </w:r>
      </w:ins>
      <w:del w:id="1979" w:author="GKARANI GEORGIA" w:date="2026-06-15T22:58:00Z">
        <w:r w:rsidDel="00E261C9">
          <w:delText xml:space="preserve">shows </w:delText>
        </w:r>
      </w:del>
      <w:r>
        <w:t xml:space="preserve">the </w:t>
      </w:r>
      <w:ins w:id="1980" w:author="GKARANI GEORGIA" w:date="2026-06-15T22:58:00Z">
        <w:r w:rsidR="00E261C9">
          <w:t xml:space="preserve">transaction </w:t>
        </w:r>
      </w:ins>
      <w:r>
        <w:t xml:space="preserve">statistics for </w:t>
      </w:r>
      <w:ins w:id="1981" w:author="GKARANI GEORGIA" w:date="2026-06-15T22:58:00Z">
        <w:r w:rsidR="00E261C9">
          <w:t xml:space="preserve">datasets containing </w:t>
        </w:r>
      </w:ins>
      <w:r>
        <w:t>2, 10, 50, and 100 blocks.</w:t>
      </w:r>
    </w:p>
    <w:p w14:paraId="2220B5C8" w14:textId="3EEF7A0B" w:rsidR="00E261C9" w:rsidDel="00E261C9" w:rsidRDefault="00E261C9">
      <w:pPr>
        <w:pStyle w:val="a0"/>
        <w:rPr>
          <w:del w:id="1982" w:author="GKARANI GEORGIA" w:date="2026-06-15T22:58:00Z"/>
        </w:rPr>
      </w:pPr>
    </w:p>
    <w:p w14:paraId="116C2730" w14:textId="7D282A22" w:rsidR="00943D7E" w:rsidRDefault="7B3FC26A" w:rsidP="1E61DACF">
      <w:pPr>
        <w:pStyle w:val="CaptionedFigure"/>
        <w:jc w:val="center"/>
      </w:pPr>
      <w:r>
        <w:rPr>
          <w:noProof/>
        </w:rPr>
        <w:drawing>
          <wp:inline distT="0" distB="0" distL="0" distR="0" wp14:anchorId="171E339D" wp14:editId="2032E1FB">
            <wp:extent cx="5334000" cy="3045173"/>
            <wp:effectExtent l="0" t="0" r="0" b="0"/>
            <wp:docPr id="49" name="Image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9" descr="image.png"/>
                    <pic:cNvPicPr>
                      <a:picLocks noChangeAspect="1" noChangeArrowheads="1"/>
                    </pic:cNvPicPr>
                  </pic:nvPicPr>
                  <pic:blipFill>
                    <a:blip r:embed="rId22"/>
                    <a:srcRect t="4204"/>
                    <a:stretch>
                      <a:fillRect/>
                    </a:stretch>
                  </pic:blipFill>
                  <pic:spPr bwMode="auto">
                    <a:xfrm>
                      <a:off x="0" y="0"/>
                      <a:ext cx="5334000" cy="3045173"/>
                    </a:xfrm>
                    <a:prstGeom prst="rect">
                      <a:avLst/>
                    </a:prstGeom>
                  </pic:spPr>
                </pic:pic>
              </a:graphicData>
            </a:graphic>
          </wp:inline>
        </w:drawing>
      </w:r>
    </w:p>
    <w:p w14:paraId="603B2F73" w14:textId="25C3F001" w:rsidR="054F99B3" w:rsidRDefault="054F99B3" w:rsidP="1E61DACF">
      <w:pPr>
        <w:pStyle w:val="a0"/>
        <w:jc w:val="center"/>
      </w:pPr>
      <w:r w:rsidRPr="1E61DACF">
        <w:rPr>
          <w:b/>
          <w:bCs/>
        </w:rPr>
        <w:t xml:space="preserve">Figure 11. </w:t>
      </w:r>
      <w:r>
        <w:t>External transactions statistics</w:t>
      </w:r>
      <w:ins w:id="1983" w:author="GKARANI GEORGIA" w:date="2026-06-15T22:59:00Z">
        <w:r w:rsidR="00E261C9">
          <w:t>.</w:t>
        </w:r>
      </w:ins>
    </w:p>
    <w:p w14:paraId="0410D0FE" w14:textId="592416E4" w:rsidR="00E261C9" w:rsidRDefault="226676B5" w:rsidP="00544F7E">
      <w:pPr>
        <w:pStyle w:val="a0"/>
        <w:jc w:val="both"/>
      </w:pPr>
      <w:r>
        <w:t xml:space="preserve">The persistent </w:t>
      </w:r>
      <w:del w:id="1984" w:author="GKARANI GEORGIA" w:date="2026-06-15T23:01:00Z">
        <w:r w:rsidDel="00E261C9">
          <w:delText xml:space="preserve">0.000 ETH </w:delText>
        </w:r>
      </w:del>
      <w:r w:rsidR="00544F7E">
        <w:t>minimum value</w:t>
      </w:r>
      <w:r>
        <w:t xml:space="preserve"> </w:t>
      </w:r>
      <w:ins w:id="1985" w:author="GKARANI GEORGIA" w:date="2026-06-15T23:01:00Z">
        <w:r w:rsidR="00E261C9">
          <w:t xml:space="preserve">of 0.000 ETH </w:t>
        </w:r>
      </w:ins>
      <w:r>
        <w:t xml:space="preserve">across all </w:t>
      </w:r>
      <w:del w:id="1986" w:author="GKARANI GEORGIA" w:date="2026-06-15T23:01:00Z">
        <w:r w:rsidDel="00E261C9">
          <w:delText>sets</w:delText>
        </w:r>
        <w:r w:rsidR="00F32178" w:rsidDel="00E261C9">
          <w:delText xml:space="preserve"> of </w:delText>
        </w:r>
      </w:del>
      <w:r w:rsidR="00F32178">
        <w:t>block</w:t>
      </w:r>
      <w:ins w:id="1987" w:author="GKARANI GEORGIA" w:date="2026-06-15T23:01:00Z">
        <w:r w:rsidR="00E261C9">
          <w:t xml:space="preserve"> </w:t>
        </w:r>
        <w:r w:rsidR="00E261C9" w:rsidRPr="00BB4977">
          <w:t>ranges</w:t>
        </w:r>
      </w:ins>
      <w:del w:id="1988" w:author="GKARANI GEORGIA" w:date="2026-06-15T23:01:00Z">
        <w:r w:rsidR="00F32178" w:rsidDel="00E261C9">
          <w:delText>s</w:delText>
        </w:r>
      </w:del>
      <w:r>
        <w:t xml:space="preserve"> indicates that </w:t>
      </w:r>
      <w:ins w:id="1989" w:author="GKARANI GEORGIA" w:date="2026-06-15T23:02:00Z">
        <w:r w:rsidR="00E261C9" w:rsidRPr="00BB4977">
          <w:t xml:space="preserve">many </w:t>
        </w:r>
      </w:ins>
      <w:del w:id="1990" w:author="GKARANI GEORGIA" w:date="2026-06-15T23:02:00Z">
        <w:r w:rsidDel="00E261C9">
          <w:delText xml:space="preserve">most </w:delText>
        </w:r>
      </w:del>
      <w:r>
        <w:t>external transactions involve smart contract interactions</w:t>
      </w:r>
      <w:ins w:id="1991" w:author="GKARANI GEORGIA" w:date="2026-06-15T23:02:00Z">
        <w:r w:rsidR="00E261C9" w:rsidRPr="00E261C9">
          <w:t xml:space="preserve"> </w:t>
        </w:r>
        <w:r w:rsidR="00E261C9" w:rsidRPr="00BB4977">
          <w:t>without direct ETH transfer</w:t>
        </w:r>
      </w:ins>
      <w:r>
        <w:t>.</w:t>
      </w:r>
    </w:p>
    <w:p w14:paraId="3A6E56FC" w14:textId="6364D9A0" w:rsidR="00C525A6" w:rsidRDefault="00D206F0">
      <w:pPr>
        <w:pStyle w:val="a0"/>
      </w:pPr>
      <w:r>
        <w:rPr>
          <w:b/>
          <w:bCs/>
        </w:rPr>
        <w:t>4.4.2 Statistics of internal transactions</w:t>
      </w:r>
      <w:r w:rsidR="00C43333">
        <w:rPr>
          <w:b/>
          <w:bCs/>
        </w:rPr>
        <w:t>.</w:t>
      </w:r>
    </w:p>
    <w:p w14:paraId="492F645D" w14:textId="10040874" w:rsidR="00C525A6" w:rsidRDefault="00895E06">
      <w:pPr>
        <w:pStyle w:val="SourceCode"/>
      </w:pPr>
      <w:r w:rsidRPr="00E43626">
        <w:rPr>
          <w:rStyle w:val="VerbatimChar"/>
          <w:b/>
          <w:bCs/>
        </w:rPr>
        <w:t>MATCH</w:t>
      </w:r>
      <w:r>
        <w:rPr>
          <w:rStyle w:val="VerbatimChar"/>
        </w:rPr>
        <w:t xml:space="preserve"> (</w:t>
      </w:r>
      <w:proofErr w:type="spellStart"/>
      <w:proofErr w:type="gramStart"/>
      <w:r>
        <w:rPr>
          <w:rStyle w:val="VerbatimChar"/>
        </w:rPr>
        <w:t>it:InternalTransaction</w:t>
      </w:r>
      <w:proofErr w:type="spellEnd"/>
      <w:proofErr w:type="gramEnd"/>
      <w:r>
        <w:rPr>
          <w:rStyle w:val="VerbatimChar"/>
        </w:rPr>
        <w:t>)</w:t>
      </w:r>
      <w:r>
        <w:br/>
      </w:r>
      <w:r w:rsidRPr="00E43626">
        <w:rPr>
          <w:rStyle w:val="VerbatimChar"/>
          <w:b/>
          <w:bCs/>
        </w:rPr>
        <w:t>RETURN</w:t>
      </w:r>
      <w:r>
        <w:rPr>
          <w:rStyle w:val="VerbatimChar"/>
        </w:rPr>
        <w:t xml:space="preserve"> </w:t>
      </w:r>
      <w:r w:rsidRPr="00E43626">
        <w:rPr>
          <w:rStyle w:val="VerbatimChar"/>
          <w:b/>
          <w:bCs/>
        </w:rPr>
        <w:t>AVG</w:t>
      </w:r>
      <w:r>
        <w:rPr>
          <w:rStyle w:val="VerbatimChar"/>
        </w:rPr>
        <w:t>(</w:t>
      </w:r>
      <w:proofErr w:type="spellStart"/>
      <w:r>
        <w:rPr>
          <w:rStyle w:val="VerbatimChar"/>
        </w:rPr>
        <w:t>it.amount</w:t>
      </w:r>
      <w:proofErr w:type="spellEnd"/>
      <w:r>
        <w:rPr>
          <w:rStyle w:val="VerbatimChar"/>
        </w:rPr>
        <w:t xml:space="preserve">) </w:t>
      </w:r>
      <w:r w:rsidRPr="00E43626">
        <w:rPr>
          <w:rStyle w:val="VerbatimChar"/>
          <w:b/>
          <w:bCs/>
        </w:rPr>
        <w:t>AS</w:t>
      </w:r>
      <w:r>
        <w:rPr>
          <w:rStyle w:val="VerbatimChar"/>
        </w:rPr>
        <w:t xml:space="preserve"> average,</w:t>
      </w:r>
      <w:r>
        <w:br/>
      </w:r>
      <w:r>
        <w:rPr>
          <w:rStyle w:val="VerbatimChar"/>
        </w:rPr>
        <w:t xml:space="preserve">  </w:t>
      </w:r>
      <w:r w:rsidR="00E43626">
        <w:rPr>
          <w:rStyle w:val="VerbatimChar"/>
        </w:rPr>
        <w:t xml:space="preserve">     </w:t>
      </w:r>
      <w:r w:rsidRPr="00E43626">
        <w:rPr>
          <w:rStyle w:val="VerbatimChar"/>
          <w:b/>
          <w:bCs/>
        </w:rPr>
        <w:t>MIN</w:t>
      </w:r>
      <w:r>
        <w:rPr>
          <w:rStyle w:val="VerbatimChar"/>
        </w:rPr>
        <w:t>(</w:t>
      </w:r>
      <w:proofErr w:type="spellStart"/>
      <w:r>
        <w:rPr>
          <w:rStyle w:val="VerbatimChar"/>
        </w:rPr>
        <w:t>it.amount</w:t>
      </w:r>
      <w:proofErr w:type="spellEnd"/>
      <w:r>
        <w:rPr>
          <w:rStyle w:val="VerbatimChar"/>
        </w:rPr>
        <w:t xml:space="preserve">) </w:t>
      </w:r>
      <w:r w:rsidRPr="00E43626">
        <w:rPr>
          <w:rStyle w:val="VerbatimChar"/>
          <w:b/>
          <w:bCs/>
        </w:rPr>
        <w:t>AS</w:t>
      </w:r>
      <w:r>
        <w:rPr>
          <w:rStyle w:val="VerbatimChar"/>
        </w:rPr>
        <w:t xml:space="preserve"> minimum,</w:t>
      </w:r>
      <w:r>
        <w:br/>
      </w:r>
      <w:r>
        <w:rPr>
          <w:rStyle w:val="VerbatimChar"/>
        </w:rPr>
        <w:lastRenderedPageBreak/>
        <w:t xml:space="preserve">  </w:t>
      </w:r>
      <w:r w:rsidR="00E43626">
        <w:rPr>
          <w:rStyle w:val="VerbatimChar"/>
        </w:rPr>
        <w:t xml:space="preserve">     </w:t>
      </w:r>
      <w:r w:rsidRPr="00E43626">
        <w:rPr>
          <w:rStyle w:val="VerbatimChar"/>
          <w:b/>
          <w:bCs/>
        </w:rPr>
        <w:t>MAX</w:t>
      </w:r>
      <w:r>
        <w:rPr>
          <w:rStyle w:val="VerbatimChar"/>
        </w:rPr>
        <w:t>(</w:t>
      </w:r>
      <w:proofErr w:type="spellStart"/>
      <w:r>
        <w:rPr>
          <w:rStyle w:val="VerbatimChar"/>
        </w:rPr>
        <w:t>it.amount</w:t>
      </w:r>
      <w:proofErr w:type="spellEnd"/>
      <w:r>
        <w:rPr>
          <w:rStyle w:val="VerbatimChar"/>
        </w:rPr>
        <w:t xml:space="preserve">) </w:t>
      </w:r>
      <w:r w:rsidRPr="00E43626">
        <w:rPr>
          <w:rStyle w:val="VerbatimChar"/>
          <w:b/>
          <w:bCs/>
        </w:rPr>
        <w:t>AS</w:t>
      </w:r>
      <w:r>
        <w:rPr>
          <w:rStyle w:val="VerbatimChar"/>
        </w:rPr>
        <w:t xml:space="preserve"> maximum,</w:t>
      </w:r>
      <w:r>
        <w:br/>
      </w:r>
      <w:r>
        <w:rPr>
          <w:rStyle w:val="VerbatimChar"/>
        </w:rPr>
        <w:t xml:space="preserve">  </w:t>
      </w:r>
      <w:r w:rsidR="00E43626">
        <w:rPr>
          <w:rStyle w:val="VerbatimChar"/>
        </w:rPr>
        <w:t xml:space="preserve">     </w:t>
      </w:r>
      <w:proofErr w:type="spellStart"/>
      <w:r w:rsidRPr="00E43626">
        <w:rPr>
          <w:rStyle w:val="VerbatimChar"/>
          <w:b/>
          <w:bCs/>
        </w:rPr>
        <w:t>percentileCont</w:t>
      </w:r>
      <w:proofErr w:type="spellEnd"/>
      <w:r>
        <w:rPr>
          <w:rStyle w:val="VerbatimChar"/>
        </w:rPr>
        <w:t>(</w:t>
      </w:r>
      <w:proofErr w:type="spellStart"/>
      <w:r>
        <w:rPr>
          <w:rStyle w:val="VerbatimChar"/>
        </w:rPr>
        <w:t>it.amount</w:t>
      </w:r>
      <w:proofErr w:type="spellEnd"/>
      <w:r>
        <w:rPr>
          <w:rStyle w:val="VerbatimChar"/>
        </w:rPr>
        <w:t xml:space="preserve">, 0.25) </w:t>
      </w:r>
      <w:r w:rsidRPr="00E43626">
        <w:rPr>
          <w:rStyle w:val="VerbatimChar"/>
          <w:b/>
          <w:bCs/>
        </w:rPr>
        <w:t>AS</w:t>
      </w:r>
      <w:r>
        <w:rPr>
          <w:rStyle w:val="VerbatimChar"/>
        </w:rPr>
        <w:t xml:space="preserve"> percentile_25,</w:t>
      </w:r>
      <w:r>
        <w:br/>
      </w:r>
      <w:r>
        <w:rPr>
          <w:rStyle w:val="VerbatimChar"/>
        </w:rPr>
        <w:t xml:space="preserve">  </w:t>
      </w:r>
      <w:r w:rsidR="00E43626">
        <w:rPr>
          <w:rStyle w:val="VerbatimChar"/>
        </w:rPr>
        <w:t xml:space="preserve">     </w:t>
      </w:r>
      <w:proofErr w:type="spellStart"/>
      <w:r w:rsidRPr="00E43626">
        <w:rPr>
          <w:rStyle w:val="VerbatimChar"/>
          <w:b/>
          <w:bCs/>
        </w:rPr>
        <w:t>percentileCont</w:t>
      </w:r>
      <w:proofErr w:type="spellEnd"/>
      <w:r>
        <w:rPr>
          <w:rStyle w:val="VerbatimChar"/>
        </w:rPr>
        <w:t>(</w:t>
      </w:r>
      <w:proofErr w:type="spellStart"/>
      <w:r>
        <w:rPr>
          <w:rStyle w:val="VerbatimChar"/>
        </w:rPr>
        <w:t>it.amount</w:t>
      </w:r>
      <w:proofErr w:type="spellEnd"/>
      <w:r>
        <w:rPr>
          <w:rStyle w:val="VerbatimChar"/>
        </w:rPr>
        <w:t xml:space="preserve">, 0.5) </w:t>
      </w:r>
      <w:r w:rsidRPr="00E43626">
        <w:rPr>
          <w:rStyle w:val="VerbatimChar"/>
          <w:b/>
          <w:bCs/>
        </w:rPr>
        <w:t>AS</w:t>
      </w:r>
      <w:r>
        <w:rPr>
          <w:rStyle w:val="VerbatimChar"/>
        </w:rPr>
        <w:t xml:space="preserve"> median,</w:t>
      </w:r>
      <w:r>
        <w:br/>
      </w:r>
      <w:r>
        <w:rPr>
          <w:rStyle w:val="VerbatimChar"/>
        </w:rPr>
        <w:t xml:space="preserve">  </w:t>
      </w:r>
      <w:r w:rsidR="00E43626">
        <w:rPr>
          <w:rStyle w:val="VerbatimChar"/>
        </w:rPr>
        <w:t xml:space="preserve">     </w:t>
      </w:r>
      <w:proofErr w:type="spellStart"/>
      <w:r w:rsidRPr="00E43626">
        <w:rPr>
          <w:rStyle w:val="VerbatimChar"/>
          <w:b/>
          <w:bCs/>
        </w:rPr>
        <w:t>percentileCont</w:t>
      </w:r>
      <w:proofErr w:type="spellEnd"/>
      <w:r>
        <w:rPr>
          <w:rStyle w:val="VerbatimChar"/>
        </w:rPr>
        <w:t>(</w:t>
      </w:r>
      <w:proofErr w:type="spellStart"/>
      <w:r>
        <w:rPr>
          <w:rStyle w:val="VerbatimChar"/>
        </w:rPr>
        <w:t>it.amount</w:t>
      </w:r>
      <w:proofErr w:type="spellEnd"/>
      <w:r>
        <w:rPr>
          <w:rStyle w:val="VerbatimChar"/>
        </w:rPr>
        <w:t xml:space="preserve">, 0.75) </w:t>
      </w:r>
      <w:r w:rsidRPr="00E43626">
        <w:rPr>
          <w:rStyle w:val="VerbatimChar"/>
          <w:b/>
          <w:bCs/>
        </w:rPr>
        <w:t>AS</w:t>
      </w:r>
      <w:r>
        <w:rPr>
          <w:rStyle w:val="VerbatimChar"/>
        </w:rPr>
        <w:t xml:space="preserve"> percentile_75</w:t>
      </w:r>
    </w:p>
    <w:p w14:paraId="6C9E1E94" w14:textId="0C590F1F" w:rsidR="00033EBA" w:rsidRPr="00033EBA" w:rsidRDefault="00895E06" w:rsidP="00033EBA">
      <w:pPr>
        <w:pStyle w:val="FirstParagraph"/>
        <w:jc w:val="both"/>
      </w:pPr>
      <w:r>
        <w:t xml:space="preserve">Table </w:t>
      </w:r>
      <w:ins w:id="1992" w:author="GKARANI GEORGIA" w:date="2026-06-16T09:38:00Z">
        <w:r w:rsidR="00CF6082">
          <w:t>10</w:t>
        </w:r>
      </w:ins>
      <w:del w:id="1993" w:author="GKARANI GEORGIA" w:date="2026-06-16T09:38:00Z">
        <w:r w:rsidDel="00CF6082">
          <w:delText>9</w:delText>
        </w:r>
      </w:del>
      <w:r>
        <w:t xml:space="preserve"> </w:t>
      </w:r>
      <w:ins w:id="1994" w:author="GKARANI GEORGIA" w:date="2026-06-15T23:02:00Z">
        <w:r w:rsidR="00033EBA" w:rsidRPr="00BB4977">
          <w:t xml:space="preserve">presents </w:t>
        </w:r>
      </w:ins>
      <w:del w:id="1995" w:author="GKARANI GEORGIA" w:date="2026-06-15T23:02:00Z">
        <w:r w:rsidDel="00033EBA">
          <w:delText xml:space="preserve">shows </w:delText>
        </w:r>
      </w:del>
      <w:r>
        <w:t xml:space="preserve">the results </w:t>
      </w:r>
      <w:ins w:id="1996" w:author="GKARANI GEORGIA" w:date="2026-06-15T23:03:00Z">
        <w:r w:rsidR="00033EBA" w:rsidRPr="00BB4977">
          <w:t xml:space="preserve">obtained </w:t>
        </w:r>
      </w:ins>
      <w:r>
        <w:t xml:space="preserve">for two blocks. The </w:t>
      </w:r>
      <w:ins w:id="1997" w:author="GKARANI GEORGIA" w:date="2026-06-15T23:03:00Z">
        <w:r w:rsidR="00033EBA" w:rsidRPr="00BB4977">
          <w:t xml:space="preserve">same </w:t>
        </w:r>
      </w:ins>
      <w:r>
        <w:t xml:space="preserve">query was also executed </w:t>
      </w:r>
      <w:ins w:id="1998" w:author="GKARANI GEORGIA" w:date="2026-06-15T23:03:00Z">
        <w:r w:rsidR="00033EBA" w:rsidRPr="00BB4977">
          <w:t xml:space="preserve">for datasets containing </w:t>
        </w:r>
      </w:ins>
      <w:del w:id="1999" w:author="GKARANI GEORGIA" w:date="2026-06-15T23:03:00Z">
        <w:r w:rsidDel="00033EBA">
          <w:delText xml:space="preserve">with </w:delText>
        </w:r>
      </w:del>
      <w:r>
        <w:t>10, 50, and 100 blocks</w:t>
      </w:r>
      <w:ins w:id="2000" w:author="GKARANI GEORGIA" w:date="2026-06-15T23:03:00Z">
        <w:r w:rsidR="00033EBA">
          <w:t xml:space="preserve">, </w:t>
        </w:r>
      </w:ins>
      <w:del w:id="2001" w:author="GKARANI GEORGIA" w:date="2026-06-15T23:03:00Z">
        <w:r w:rsidDel="00033EBA">
          <w:delText xml:space="preserve">; </w:delText>
        </w:r>
      </w:del>
      <w:ins w:id="2002" w:author="GKARANI GEORGIA" w:date="2026-06-15T23:03:00Z">
        <w:r w:rsidR="00033EBA" w:rsidRPr="00BB4977">
          <w:t xml:space="preserve">and the corresponding </w:t>
        </w:r>
      </w:ins>
      <w:del w:id="2003" w:author="GKARANI GEORGIA" w:date="2026-06-15T23:03:00Z">
        <w:r w:rsidDel="00033EBA">
          <w:delText xml:space="preserve">their </w:delText>
        </w:r>
      </w:del>
      <w:r>
        <w:t xml:space="preserve">results are </w:t>
      </w:r>
      <w:ins w:id="2004" w:author="GKARANI GEORGIA" w:date="2026-06-15T23:03:00Z">
        <w:r w:rsidR="00033EBA" w:rsidRPr="00BB4977">
          <w:t xml:space="preserve">reported </w:t>
        </w:r>
      </w:ins>
      <w:del w:id="2005" w:author="GKARANI GEORGIA" w:date="2026-06-15T23:03:00Z">
        <w:r w:rsidDel="00033EBA">
          <w:delText xml:space="preserve">shown </w:delText>
        </w:r>
      </w:del>
      <w:r>
        <w:t>in Appendix A.</w:t>
      </w:r>
    </w:p>
    <w:p w14:paraId="5180D4F9" w14:textId="25974E11" w:rsidR="00C525A6" w:rsidRDefault="2F61107E" w:rsidP="0040200F">
      <w:pPr>
        <w:pStyle w:val="a0"/>
        <w:jc w:val="center"/>
      </w:pPr>
      <w:r w:rsidRPr="2F61107E">
        <w:rPr>
          <w:b/>
          <w:bCs/>
        </w:rPr>
        <w:t xml:space="preserve">Table </w:t>
      </w:r>
      <w:ins w:id="2006" w:author="GKARANI GEORGIA" w:date="2026-06-16T09:39:00Z">
        <w:r w:rsidR="00CF6082">
          <w:rPr>
            <w:b/>
            <w:bCs/>
          </w:rPr>
          <w:t>10</w:t>
        </w:r>
      </w:ins>
      <w:del w:id="2007" w:author="GKARANI GEORGIA" w:date="2026-06-16T09:39:00Z">
        <w:r w:rsidRPr="2F61107E" w:rsidDel="00CF6082">
          <w:rPr>
            <w:b/>
            <w:bCs/>
          </w:rPr>
          <w:delText>9</w:delText>
        </w:r>
      </w:del>
      <w:r w:rsidRPr="2F61107E">
        <w:rPr>
          <w:b/>
          <w:bCs/>
        </w:rPr>
        <w:t xml:space="preserve">. </w:t>
      </w:r>
      <w:r w:rsidRPr="0040200F">
        <w:t xml:space="preserve">Results of Query </w:t>
      </w:r>
      <w:r w:rsidR="00C43333">
        <w:t>4.</w:t>
      </w:r>
      <w:r w:rsidRPr="0040200F">
        <w:t>4.2 for two blocks.</w:t>
      </w:r>
    </w:p>
    <w:tbl>
      <w:tblPr>
        <w:tblW w:w="8173" w:type="dxa"/>
        <w:jc w:val="center"/>
        <w:tblLayout w:type="fixed"/>
        <w:tblLook w:val="06A0" w:firstRow="1" w:lastRow="0" w:firstColumn="1" w:lastColumn="0" w:noHBand="1" w:noVBand="1"/>
      </w:tblPr>
      <w:tblGrid>
        <w:gridCol w:w="1529"/>
        <w:gridCol w:w="1531"/>
        <w:gridCol w:w="1531"/>
        <w:gridCol w:w="1195"/>
        <w:gridCol w:w="1196"/>
        <w:gridCol w:w="1191"/>
      </w:tblGrid>
      <w:tr w:rsidR="003A50A2" w14:paraId="3765CA0D" w14:textId="77777777" w:rsidTr="003A50A2">
        <w:trPr>
          <w:trHeight w:val="300"/>
          <w:jc w:val="center"/>
        </w:trPr>
        <w:tc>
          <w:tcPr>
            <w:tcW w:w="1529" w:type="dxa"/>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15DC5052" w14:textId="05C4FD78" w:rsidR="003A50A2" w:rsidRDefault="003A50A2" w:rsidP="2F61107E">
            <w:pPr>
              <w:spacing w:after="0"/>
              <w:jc w:val="center"/>
            </w:pPr>
            <w:r w:rsidRPr="2F61107E">
              <w:rPr>
                <w:rFonts w:ascii="Aptos Narrow" w:eastAsia="Aptos Narrow" w:hAnsi="Aptos Narrow" w:cs="Aptos Narrow"/>
                <w:color w:val="000000" w:themeColor="text1"/>
                <w:sz w:val="22"/>
                <w:szCs w:val="22"/>
              </w:rPr>
              <w:t>Average (</w:t>
            </w:r>
            <w:r>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c>
          <w:tcPr>
            <w:tcW w:w="1531" w:type="dxa"/>
            <w:tcBorders>
              <w:top w:val="single" w:sz="8" w:space="0" w:color="000000" w:themeColor="text1"/>
              <w:left w:val="nil"/>
              <w:bottom w:val="nil"/>
              <w:right w:val="nil"/>
            </w:tcBorders>
            <w:tcMar>
              <w:top w:w="15" w:type="dxa"/>
              <w:left w:w="15" w:type="dxa"/>
              <w:right w:w="15" w:type="dxa"/>
            </w:tcMar>
            <w:vAlign w:val="center"/>
          </w:tcPr>
          <w:p w14:paraId="0685B643" w14:textId="713CA854" w:rsidR="003A50A2" w:rsidRDefault="003A50A2" w:rsidP="2F61107E">
            <w:pPr>
              <w:spacing w:after="0"/>
              <w:jc w:val="center"/>
            </w:pPr>
            <w:proofErr w:type="spellStart"/>
            <w:r w:rsidRPr="2F61107E">
              <w:rPr>
                <w:rFonts w:ascii="Aptos Narrow" w:eastAsia="Aptos Narrow" w:hAnsi="Aptos Narrow" w:cs="Aptos Narrow"/>
                <w:color w:val="000000" w:themeColor="text1"/>
                <w:sz w:val="22"/>
                <w:szCs w:val="22"/>
              </w:rPr>
              <w:t>Minumum</w:t>
            </w:r>
            <w:proofErr w:type="spellEnd"/>
            <w:r w:rsidRPr="2F61107E">
              <w:rPr>
                <w:rFonts w:ascii="Aptos Narrow" w:eastAsia="Aptos Narrow" w:hAnsi="Aptos Narrow" w:cs="Aptos Narrow"/>
                <w:color w:val="000000" w:themeColor="text1"/>
                <w:sz w:val="22"/>
                <w:szCs w:val="22"/>
              </w:rPr>
              <w:t xml:space="preserve"> (</w:t>
            </w:r>
            <w:r>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c>
          <w:tcPr>
            <w:tcW w:w="1531" w:type="dxa"/>
            <w:tcBorders>
              <w:top w:val="single" w:sz="8" w:space="0" w:color="000000" w:themeColor="text1"/>
              <w:left w:val="nil"/>
              <w:bottom w:val="nil"/>
              <w:right w:val="nil"/>
            </w:tcBorders>
            <w:tcMar>
              <w:top w:w="15" w:type="dxa"/>
              <w:left w:w="15" w:type="dxa"/>
              <w:right w:w="15" w:type="dxa"/>
            </w:tcMar>
            <w:vAlign w:val="center"/>
          </w:tcPr>
          <w:p w14:paraId="40BFFF3D" w14:textId="3F128026" w:rsidR="003A50A2" w:rsidRDefault="003A50A2" w:rsidP="2F61107E">
            <w:pPr>
              <w:spacing w:after="0"/>
              <w:jc w:val="center"/>
            </w:pPr>
            <w:r w:rsidRPr="2F61107E">
              <w:rPr>
                <w:rFonts w:ascii="Aptos Narrow" w:eastAsia="Aptos Narrow" w:hAnsi="Aptos Narrow" w:cs="Aptos Narrow"/>
                <w:color w:val="000000" w:themeColor="text1"/>
                <w:sz w:val="22"/>
                <w:szCs w:val="22"/>
              </w:rPr>
              <w:t>Maximum (</w:t>
            </w:r>
            <w:r>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c>
          <w:tcPr>
            <w:tcW w:w="1195" w:type="dxa"/>
            <w:tcBorders>
              <w:top w:val="single" w:sz="8" w:space="0" w:color="000000" w:themeColor="text1"/>
              <w:left w:val="nil"/>
              <w:bottom w:val="nil"/>
              <w:right w:val="nil"/>
            </w:tcBorders>
            <w:tcMar>
              <w:top w:w="15" w:type="dxa"/>
              <w:left w:w="15" w:type="dxa"/>
              <w:right w:w="15" w:type="dxa"/>
            </w:tcMar>
            <w:vAlign w:val="center"/>
          </w:tcPr>
          <w:p w14:paraId="382FBA2C" w14:textId="140DFF34" w:rsidR="003A50A2" w:rsidRDefault="003A50A2" w:rsidP="2F61107E">
            <w:pPr>
              <w:spacing w:after="0"/>
              <w:jc w:val="center"/>
            </w:pPr>
            <w:r w:rsidRPr="2F61107E">
              <w:rPr>
                <w:rFonts w:ascii="Aptos Narrow" w:eastAsia="Aptos Narrow" w:hAnsi="Aptos Narrow" w:cs="Aptos Narrow"/>
                <w:color w:val="000000" w:themeColor="text1"/>
                <w:sz w:val="22"/>
                <w:szCs w:val="22"/>
              </w:rPr>
              <w:t>Percentile 25</w:t>
            </w:r>
          </w:p>
        </w:tc>
        <w:tc>
          <w:tcPr>
            <w:tcW w:w="1196" w:type="dxa"/>
            <w:tcBorders>
              <w:top w:val="single" w:sz="8" w:space="0" w:color="000000" w:themeColor="text1"/>
              <w:left w:val="nil"/>
              <w:bottom w:val="nil"/>
              <w:right w:val="nil"/>
            </w:tcBorders>
            <w:tcMar>
              <w:top w:w="15" w:type="dxa"/>
              <w:left w:w="15" w:type="dxa"/>
              <w:right w:w="15" w:type="dxa"/>
            </w:tcMar>
            <w:vAlign w:val="center"/>
          </w:tcPr>
          <w:p w14:paraId="72C31879" w14:textId="106C44F1" w:rsidR="003A50A2" w:rsidRDefault="003A50A2" w:rsidP="2F61107E">
            <w:pPr>
              <w:spacing w:after="0"/>
              <w:jc w:val="center"/>
            </w:pPr>
            <w:r w:rsidRPr="2F61107E">
              <w:rPr>
                <w:rFonts w:ascii="Aptos Narrow" w:eastAsia="Aptos Narrow" w:hAnsi="Aptos Narrow" w:cs="Aptos Narrow"/>
                <w:color w:val="000000" w:themeColor="text1"/>
                <w:sz w:val="22"/>
                <w:szCs w:val="22"/>
              </w:rPr>
              <w:t>Median</w:t>
            </w:r>
            <w:r w:rsidR="00F90BD3">
              <w:rPr>
                <w:rFonts w:ascii="Aptos Narrow" w:eastAsia="Aptos Narrow" w:hAnsi="Aptos Narrow" w:cs="Aptos Narrow"/>
                <w:color w:val="000000" w:themeColor="text1"/>
                <w:sz w:val="22"/>
                <w:szCs w:val="22"/>
              </w:rPr>
              <w:t xml:space="preserve"> (ETH)</w:t>
            </w:r>
          </w:p>
        </w:tc>
        <w:tc>
          <w:tcPr>
            <w:tcW w:w="1191" w:type="dxa"/>
            <w:tcBorders>
              <w:top w:val="single" w:sz="8" w:space="0" w:color="000000" w:themeColor="text1"/>
              <w:left w:val="nil"/>
              <w:bottom w:val="nil"/>
              <w:right w:val="single" w:sz="8" w:space="0" w:color="000000" w:themeColor="text1"/>
            </w:tcBorders>
            <w:tcMar>
              <w:top w:w="15" w:type="dxa"/>
              <w:left w:w="15" w:type="dxa"/>
              <w:right w:w="15" w:type="dxa"/>
            </w:tcMar>
            <w:vAlign w:val="center"/>
          </w:tcPr>
          <w:p w14:paraId="68D2C4C7" w14:textId="42537846" w:rsidR="003A50A2" w:rsidRDefault="003A50A2" w:rsidP="2F61107E">
            <w:pPr>
              <w:spacing w:after="0"/>
              <w:jc w:val="center"/>
            </w:pPr>
            <w:r w:rsidRPr="2F61107E">
              <w:rPr>
                <w:rFonts w:ascii="Aptos Narrow" w:eastAsia="Aptos Narrow" w:hAnsi="Aptos Narrow" w:cs="Aptos Narrow"/>
                <w:color w:val="000000" w:themeColor="text1"/>
                <w:sz w:val="22"/>
                <w:szCs w:val="22"/>
              </w:rPr>
              <w:t>Percentile 75</w:t>
            </w:r>
          </w:p>
        </w:tc>
      </w:tr>
      <w:tr w:rsidR="003A50A2" w14:paraId="76C1FF16" w14:textId="77777777" w:rsidTr="003A50A2">
        <w:trPr>
          <w:trHeight w:val="300"/>
          <w:jc w:val="center"/>
        </w:trPr>
        <w:tc>
          <w:tcPr>
            <w:tcW w:w="1529"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54EE63B8" w14:textId="1CCF8F8C" w:rsidR="003A50A2" w:rsidRDefault="003A50A2" w:rsidP="2F61107E">
            <w:pPr>
              <w:spacing w:after="0"/>
              <w:jc w:val="center"/>
            </w:pPr>
            <w:r w:rsidRPr="2F61107E">
              <w:rPr>
                <w:rFonts w:ascii="Aptos Narrow" w:eastAsia="Aptos Narrow" w:hAnsi="Aptos Narrow" w:cs="Aptos Narrow"/>
                <w:color w:val="000000" w:themeColor="text1"/>
                <w:sz w:val="22"/>
                <w:szCs w:val="22"/>
              </w:rPr>
              <w:t>0,595</w:t>
            </w:r>
          </w:p>
        </w:tc>
        <w:tc>
          <w:tcPr>
            <w:tcW w:w="1531" w:type="dxa"/>
            <w:tcBorders>
              <w:top w:val="single" w:sz="8" w:space="0" w:color="000000" w:themeColor="text1"/>
              <w:left w:val="nil"/>
              <w:bottom w:val="single" w:sz="8" w:space="0" w:color="000000" w:themeColor="text1"/>
              <w:right w:val="nil"/>
            </w:tcBorders>
            <w:tcMar>
              <w:top w:w="15" w:type="dxa"/>
              <w:left w:w="15" w:type="dxa"/>
              <w:right w:w="15" w:type="dxa"/>
            </w:tcMar>
            <w:vAlign w:val="center"/>
          </w:tcPr>
          <w:p w14:paraId="60C8FFB4" w14:textId="0CC1B47C" w:rsidR="003A50A2" w:rsidRDefault="003A50A2" w:rsidP="2F61107E">
            <w:pPr>
              <w:spacing w:after="0"/>
              <w:jc w:val="center"/>
            </w:pPr>
            <w:r w:rsidRPr="2F61107E">
              <w:rPr>
                <w:rFonts w:ascii="Aptos Narrow" w:eastAsia="Aptos Narrow" w:hAnsi="Aptos Narrow" w:cs="Aptos Narrow"/>
                <w:color w:val="000000" w:themeColor="text1"/>
                <w:sz w:val="22"/>
                <w:szCs w:val="22"/>
              </w:rPr>
              <w:t>0,000</w:t>
            </w:r>
          </w:p>
        </w:tc>
        <w:tc>
          <w:tcPr>
            <w:tcW w:w="1531" w:type="dxa"/>
            <w:tcBorders>
              <w:top w:val="single" w:sz="8" w:space="0" w:color="000000" w:themeColor="text1"/>
              <w:left w:val="nil"/>
              <w:bottom w:val="single" w:sz="8" w:space="0" w:color="000000" w:themeColor="text1"/>
              <w:right w:val="nil"/>
            </w:tcBorders>
            <w:tcMar>
              <w:top w:w="15" w:type="dxa"/>
              <w:left w:w="15" w:type="dxa"/>
              <w:right w:w="15" w:type="dxa"/>
            </w:tcMar>
            <w:vAlign w:val="center"/>
          </w:tcPr>
          <w:p w14:paraId="03F9F038" w14:textId="4A7C3C3A" w:rsidR="003A50A2" w:rsidRDefault="003A50A2" w:rsidP="2F61107E">
            <w:pPr>
              <w:spacing w:after="0"/>
              <w:jc w:val="center"/>
            </w:pPr>
            <w:r w:rsidRPr="2F61107E">
              <w:rPr>
                <w:rFonts w:ascii="Aptos Narrow" w:eastAsia="Aptos Narrow" w:hAnsi="Aptos Narrow" w:cs="Aptos Narrow"/>
                <w:color w:val="000000" w:themeColor="text1"/>
                <w:sz w:val="22"/>
                <w:szCs w:val="22"/>
              </w:rPr>
              <w:t>50,000</w:t>
            </w:r>
          </w:p>
        </w:tc>
        <w:tc>
          <w:tcPr>
            <w:tcW w:w="1195" w:type="dxa"/>
            <w:tcBorders>
              <w:top w:val="single" w:sz="8" w:space="0" w:color="000000" w:themeColor="text1"/>
              <w:left w:val="nil"/>
              <w:bottom w:val="single" w:sz="8" w:space="0" w:color="000000" w:themeColor="text1"/>
              <w:right w:val="nil"/>
            </w:tcBorders>
            <w:tcMar>
              <w:top w:w="15" w:type="dxa"/>
              <w:left w:w="15" w:type="dxa"/>
              <w:right w:w="15" w:type="dxa"/>
            </w:tcMar>
            <w:vAlign w:val="center"/>
          </w:tcPr>
          <w:p w14:paraId="02C0EA46" w14:textId="5C1FCFA8" w:rsidR="003A50A2" w:rsidRDefault="003A50A2" w:rsidP="2F61107E">
            <w:pPr>
              <w:spacing w:after="0"/>
              <w:jc w:val="center"/>
            </w:pPr>
            <w:r w:rsidRPr="2F61107E">
              <w:rPr>
                <w:rFonts w:ascii="Aptos Narrow" w:eastAsia="Aptos Narrow" w:hAnsi="Aptos Narrow" w:cs="Aptos Narrow"/>
                <w:color w:val="000000" w:themeColor="text1"/>
                <w:sz w:val="22"/>
                <w:szCs w:val="22"/>
              </w:rPr>
              <w:t>0,013</w:t>
            </w:r>
          </w:p>
        </w:tc>
        <w:tc>
          <w:tcPr>
            <w:tcW w:w="1196" w:type="dxa"/>
            <w:tcBorders>
              <w:top w:val="single" w:sz="8" w:space="0" w:color="000000" w:themeColor="text1"/>
              <w:left w:val="nil"/>
              <w:bottom w:val="single" w:sz="8" w:space="0" w:color="000000" w:themeColor="text1"/>
              <w:right w:val="nil"/>
            </w:tcBorders>
            <w:tcMar>
              <w:top w:w="15" w:type="dxa"/>
              <w:left w:w="15" w:type="dxa"/>
              <w:right w:w="15" w:type="dxa"/>
            </w:tcMar>
            <w:vAlign w:val="center"/>
          </w:tcPr>
          <w:p w14:paraId="195990AA" w14:textId="07D4F25D" w:rsidR="003A50A2" w:rsidRDefault="003A50A2" w:rsidP="2F61107E">
            <w:pPr>
              <w:spacing w:after="0"/>
              <w:jc w:val="center"/>
            </w:pPr>
            <w:r w:rsidRPr="2F61107E">
              <w:rPr>
                <w:rFonts w:ascii="Aptos Narrow" w:eastAsia="Aptos Narrow" w:hAnsi="Aptos Narrow" w:cs="Aptos Narrow"/>
                <w:color w:val="000000" w:themeColor="text1"/>
                <w:sz w:val="22"/>
                <w:szCs w:val="22"/>
              </w:rPr>
              <w:t>0,047</w:t>
            </w:r>
          </w:p>
        </w:tc>
        <w:tc>
          <w:tcPr>
            <w:tcW w:w="1191" w:type="dxa"/>
            <w:tcBorders>
              <w:top w:val="single" w:sz="8" w:space="0" w:color="000000" w:themeColor="text1"/>
              <w:left w:val="nil"/>
              <w:bottom w:val="single" w:sz="8" w:space="0" w:color="000000" w:themeColor="text1"/>
              <w:right w:val="single" w:sz="8" w:space="0" w:color="000000" w:themeColor="text1"/>
            </w:tcBorders>
            <w:tcMar>
              <w:top w:w="15" w:type="dxa"/>
              <w:left w:w="15" w:type="dxa"/>
              <w:right w:w="15" w:type="dxa"/>
            </w:tcMar>
            <w:vAlign w:val="center"/>
          </w:tcPr>
          <w:p w14:paraId="7DF6927D" w14:textId="20EB0B39" w:rsidR="003A50A2" w:rsidRDefault="003A50A2" w:rsidP="2F61107E">
            <w:pPr>
              <w:spacing w:after="0"/>
              <w:jc w:val="center"/>
            </w:pPr>
            <w:r w:rsidRPr="2F61107E">
              <w:rPr>
                <w:rFonts w:ascii="Aptos Narrow" w:eastAsia="Aptos Narrow" w:hAnsi="Aptos Narrow" w:cs="Aptos Narrow"/>
                <w:color w:val="000000" w:themeColor="text1"/>
                <w:sz w:val="22"/>
                <w:szCs w:val="22"/>
              </w:rPr>
              <w:t>0,110</w:t>
            </w:r>
          </w:p>
        </w:tc>
      </w:tr>
    </w:tbl>
    <w:p w14:paraId="48986002" w14:textId="0FA1EDA2" w:rsidR="00033EBA" w:rsidRDefault="7B3FC26A">
      <w:pPr>
        <w:pStyle w:val="a0"/>
      </w:pPr>
      <w:r>
        <w:t>Figure 1</w:t>
      </w:r>
      <w:r w:rsidR="54FB252F">
        <w:t>2</w:t>
      </w:r>
      <w:r>
        <w:t xml:space="preserve"> </w:t>
      </w:r>
      <w:ins w:id="2008" w:author="GKARANI GEORGIA" w:date="2026-06-15T23:04:00Z">
        <w:r w:rsidR="00033EBA" w:rsidRPr="00BB4977">
          <w:t xml:space="preserve">presents </w:t>
        </w:r>
      </w:ins>
      <w:del w:id="2009" w:author="GKARANI GEORGIA" w:date="2026-06-15T23:04:00Z">
        <w:r w:rsidDel="00033EBA">
          <w:delText xml:space="preserve">shows </w:delText>
        </w:r>
      </w:del>
      <w:r>
        <w:t>the</w:t>
      </w:r>
      <w:ins w:id="2010" w:author="GKARANI GEORGIA" w:date="2026-06-15T23:04:00Z">
        <w:r w:rsidR="00033EBA">
          <w:t xml:space="preserve"> </w:t>
        </w:r>
        <w:r w:rsidR="00033EBA" w:rsidRPr="00BB4977">
          <w:t>transaction</w:t>
        </w:r>
      </w:ins>
      <w:r>
        <w:t xml:space="preserve"> statistics for </w:t>
      </w:r>
      <w:ins w:id="2011" w:author="GKARANI GEORGIA" w:date="2026-06-15T23:04:00Z">
        <w:r w:rsidR="00033EBA" w:rsidRPr="00BB4977">
          <w:t xml:space="preserve">datasets containing </w:t>
        </w:r>
      </w:ins>
      <w:r>
        <w:t>2, 10, 50, and 100 blocks.</w:t>
      </w:r>
    </w:p>
    <w:p w14:paraId="4B94D5A5" w14:textId="77777777" w:rsidR="00C525A6" w:rsidRDefault="7B3FC26A" w:rsidP="1E61DACF">
      <w:pPr>
        <w:pStyle w:val="CaptionedFigure"/>
        <w:jc w:val="center"/>
      </w:pPr>
      <w:r>
        <w:rPr>
          <w:noProof/>
        </w:rPr>
        <w:drawing>
          <wp:inline distT="0" distB="0" distL="0" distR="0" wp14:anchorId="2D81C433" wp14:editId="43F90A85">
            <wp:extent cx="5334000" cy="3039082"/>
            <wp:effectExtent l="0" t="0" r="0" b="0"/>
            <wp:docPr id="50" name="Image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0" descr="image.png"/>
                    <pic:cNvPicPr>
                      <a:picLocks noChangeAspect="1" noChangeArrowheads="1"/>
                    </pic:cNvPicPr>
                  </pic:nvPicPr>
                  <pic:blipFill>
                    <a:blip r:embed="rId23"/>
                    <a:srcRect t="4491"/>
                    <a:stretch>
                      <a:fillRect/>
                    </a:stretch>
                  </pic:blipFill>
                  <pic:spPr bwMode="auto">
                    <a:xfrm>
                      <a:off x="0" y="0"/>
                      <a:ext cx="5334000" cy="3039082"/>
                    </a:xfrm>
                    <a:prstGeom prst="rect">
                      <a:avLst/>
                    </a:prstGeom>
                  </pic:spPr>
                </pic:pic>
              </a:graphicData>
            </a:graphic>
          </wp:inline>
        </w:drawing>
      </w:r>
    </w:p>
    <w:p w14:paraId="4C10FA23" w14:textId="52261114" w:rsidR="418E2374" w:rsidDel="00E35116" w:rsidRDefault="418E2374" w:rsidP="00E35116">
      <w:pPr>
        <w:pStyle w:val="a0"/>
        <w:jc w:val="center"/>
        <w:rPr>
          <w:del w:id="2012" w:author="GKARANI GEORGIA" w:date="2026-06-14T14:48:00Z"/>
        </w:rPr>
      </w:pPr>
      <w:r w:rsidRPr="1E61DACF">
        <w:rPr>
          <w:b/>
          <w:bCs/>
        </w:rPr>
        <w:t xml:space="preserve">Figure 12. </w:t>
      </w:r>
      <w:r>
        <w:t>Internal transactions statistics</w:t>
      </w:r>
      <w:ins w:id="2013" w:author="GKARANI GEORGIA" w:date="2026-06-15T23:04:00Z">
        <w:r w:rsidR="00033EBA">
          <w:t>.</w:t>
        </w:r>
      </w:ins>
    </w:p>
    <w:p w14:paraId="3E79AA8E" w14:textId="77777777" w:rsidR="00E35116" w:rsidRDefault="00E35116" w:rsidP="1E61DACF">
      <w:pPr>
        <w:pStyle w:val="a0"/>
        <w:jc w:val="center"/>
        <w:rPr>
          <w:ins w:id="2014" w:author="GKARANI GEORGIA" w:date="2026-06-14T14:48:00Z"/>
        </w:rPr>
      </w:pPr>
    </w:p>
    <w:p w14:paraId="703FBD75" w14:textId="2A634679" w:rsidR="00156262" w:rsidRPr="00156262" w:rsidRDefault="62556FC5">
      <w:pPr>
        <w:pStyle w:val="FirstParagraph"/>
        <w:jc w:val="both"/>
        <w:pPrChange w:id="2015" w:author="GKARANI GEORGIA" w:date="2026-06-15T23:12:00Z">
          <w:pPr>
            <w:pStyle w:val="2"/>
            <w:jc w:val="both"/>
          </w:pPr>
        </w:pPrChange>
      </w:pPr>
      <w:r w:rsidRPr="1E61DACF">
        <w:t xml:space="preserve">It can be observed that the average </w:t>
      </w:r>
      <w:r w:rsidR="0033686A" w:rsidRPr="1E61DACF">
        <w:t>number</w:t>
      </w:r>
      <w:r w:rsidRPr="1E61DACF">
        <w:t xml:space="preserve"> of internal transactions per block decreases as the number of </w:t>
      </w:r>
      <w:ins w:id="2016" w:author="GKARANI GEORGIA" w:date="2026-06-15T23:05:00Z">
        <w:r w:rsidR="00033EBA" w:rsidRPr="1E61DACF">
          <w:t xml:space="preserve">analyzed </w:t>
        </w:r>
      </w:ins>
      <w:r w:rsidR="00196430" w:rsidRPr="1E61DACF">
        <w:t xml:space="preserve">blocks </w:t>
      </w:r>
      <w:del w:id="2017" w:author="GKARANI GEORGIA" w:date="2026-06-15T23:05:00Z">
        <w:r w:rsidR="00196430" w:rsidRPr="1E61DACF" w:rsidDel="00033EBA">
          <w:delText>analyzed</w:delText>
        </w:r>
        <w:r w:rsidRPr="1E61DACF" w:rsidDel="00033EBA">
          <w:delText xml:space="preserve"> </w:delText>
        </w:r>
      </w:del>
      <w:r w:rsidRPr="1E61DACF">
        <w:t xml:space="preserve">increases from 2 to 100. This </w:t>
      </w:r>
      <w:ins w:id="2018" w:author="GKARANI GEORGIA" w:date="2026-06-15T23:05:00Z">
        <w:r w:rsidR="00033EBA" w:rsidRPr="00BB4977">
          <w:t xml:space="preserve">suggests </w:t>
        </w:r>
      </w:ins>
      <w:del w:id="2019" w:author="GKARANI GEORGIA" w:date="2026-06-15T23:05:00Z">
        <w:r w:rsidRPr="1E61DACF" w:rsidDel="00033EBA">
          <w:delText xml:space="preserve">indicates </w:delText>
        </w:r>
      </w:del>
      <w:r w:rsidRPr="1E61DACF">
        <w:t xml:space="preserve">that a </w:t>
      </w:r>
      <w:ins w:id="2020" w:author="GKARANI GEORGIA" w:date="2026-06-15T23:05:00Z">
        <w:r w:rsidR="00033EBA" w:rsidRPr="00BB4977">
          <w:t xml:space="preserve">small </w:t>
        </w:r>
        <w:r w:rsidR="00033EBA">
          <w:t xml:space="preserve">number of </w:t>
        </w:r>
      </w:ins>
      <w:del w:id="2021" w:author="GKARANI GEORGIA" w:date="2026-06-15T23:05:00Z">
        <w:r w:rsidRPr="1E61DACF" w:rsidDel="00033EBA">
          <w:delText xml:space="preserve">few </w:delText>
        </w:r>
      </w:del>
      <w:r w:rsidRPr="1E61DACF">
        <w:t>unusually large internal transfers</w:t>
      </w:r>
      <w:ins w:id="2022" w:author="GKARANI GEORGIA" w:date="2026-06-15T23:05:00Z">
        <w:r w:rsidR="00033EBA">
          <w:t xml:space="preserve">, </w:t>
        </w:r>
        <w:r w:rsidR="00033EBA" w:rsidRPr="00BB4977">
          <w:t xml:space="preserve">corresponding </w:t>
        </w:r>
        <w:r w:rsidR="00033EBA">
          <w:t xml:space="preserve">to </w:t>
        </w:r>
      </w:ins>
      <w:del w:id="2023" w:author="GKARANI GEORGIA" w:date="2026-06-15T23:05:00Z">
        <w:r w:rsidRPr="1E61DACF" w:rsidDel="00033EBA">
          <w:delText>—</w:delText>
        </w:r>
      </w:del>
      <w:r w:rsidRPr="1E61DACF">
        <w:t xml:space="preserve">statistical outliers in the </w:t>
      </w:r>
      <w:del w:id="2024" w:author="GKARANI GEORGIA" w:date="2026-06-15T23:06:00Z">
        <w:r w:rsidRPr="1E61DACF" w:rsidDel="00033EBA">
          <w:delText xml:space="preserve">far </w:delText>
        </w:r>
      </w:del>
      <w:r w:rsidRPr="1E61DACF">
        <w:t>upper tail</w:t>
      </w:r>
      <w:ins w:id="2025" w:author="GKARANI GEORGIA" w:date="2026-06-15T23:06:00Z">
        <w:r w:rsidR="00033EBA">
          <w:t xml:space="preserve"> of the </w:t>
        </w:r>
        <w:r w:rsidR="00033EBA" w:rsidRPr="00BB4977">
          <w:t>distribution</w:t>
        </w:r>
        <w:r w:rsidR="00033EBA">
          <w:t>,</w:t>
        </w:r>
        <w:r w:rsidR="00033EBA" w:rsidRPr="1E61DACF" w:rsidDel="00033EBA">
          <w:t xml:space="preserve"> </w:t>
        </w:r>
      </w:ins>
      <w:del w:id="2026" w:author="GKARANI GEORGIA" w:date="2026-06-15T23:06:00Z">
        <w:r w:rsidRPr="1E61DACF" w:rsidDel="00033EBA">
          <w:delText>—</w:delText>
        </w:r>
      </w:del>
      <w:r w:rsidRPr="1E61DACF">
        <w:t>inflate the mean in small</w:t>
      </w:r>
      <w:ins w:id="2027" w:author="GKARANI GEORGIA" w:date="2026-06-15T23:06:00Z">
        <w:r w:rsidR="00033EBA">
          <w:t>er</w:t>
        </w:r>
      </w:ins>
      <w:r w:rsidRPr="1E61DACF">
        <w:t xml:space="preserve"> samples but </w:t>
      </w:r>
      <w:ins w:id="2028" w:author="GKARANI GEORGIA" w:date="2026-06-15T23:06:00Z">
        <w:r w:rsidR="004B2B67" w:rsidRPr="00BB4977">
          <w:t xml:space="preserve">become less influential </w:t>
        </w:r>
      </w:ins>
      <w:del w:id="2029" w:author="GKARANI GEORGIA" w:date="2026-06-15T23:06:00Z">
        <w:r w:rsidRPr="1E61DACF" w:rsidDel="004B2B67">
          <w:delText xml:space="preserve">are diluted </w:delText>
        </w:r>
      </w:del>
      <w:r w:rsidRPr="1E61DACF">
        <w:t xml:space="preserve">as the sample size </w:t>
      </w:r>
      <w:del w:id="2030" w:author="GKARANI GEORGIA" w:date="2026-06-15T23:06:00Z">
        <w:r w:rsidRPr="1E61DACF" w:rsidDel="004B2B67">
          <w:delText>grows</w:delText>
        </w:r>
      </w:del>
      <w:ins w:id="2031" w:author="GKARANI GEORGIA" w:date="2026-06-15T23:07:00Z">
        <w:r w:rsidR="004B2B67">
          <w:t>increases</w:t>
        </w:r>
      </w:ins>
      <w:r w:rsidRPr="1E61DACF">
        <w:t xml:space="preserve">. </w:t>
      </w:r>
      <w:del w:id="2032" w:author="GKARANI GEORGIA" w:date="2026-06-15T23:07:00Z">
        <w:r w:rsidRPr="1E61DACF" w:rsidDel="004B2B67">
          <w:delText xml:space="preserve">In </w:delText>
        </w:r>
      </w:del>
      <w:ins w:id="2033" w:author="GKARANI GEORGIA" w:date="2026-06-15T23:07:00Z">
        <w:r w:rsidR="004B2B67">
          <w:t>By</w:t>
        </w:r>
        <w:r w:rsidR="004B2B67" w:rsidRPr="1E61DACF">
          <w:t xml:space="preserve"> </w:t>
        </w:r>
      </w:ins>
      <w:r w:rsidRPr="1E61DACF">
        <w:t xml:space="preserve">contrast, the median and minimum values remain low and stable across all cases, </w:t>
      </w:r>
      <w:ins w:id="2034" w:author="GKARANI GEORGIA" w:date="2026-06-15T23:07:00Z">
        <w:r w:rsidR="004B2B67" w:rsidRPr="00BB4977">
          <w:t xml:space="preserve">indicating </w:t>
        </w:r>
      </w:ins>
      <w:del w:id="2035" w:author="GKARANI GEORGIA" w:date="2026-06-15T23:07:00Z">
        <w:r w:rsidRPr="1E61DACF" w:rsidDel="004B2B67">
          <w:delText xml:space="preserve">suggesting </w:delText>
        </w:r>
      </w:del>
      <w:r w:rsidRPr="1E61DACF">
        <w:t xml:space="preserve">that </w:t>
      </w:r>
      <w:r w:rsidR="0066590F" w:rsidRPr="1E61DACF">
        <w:t>most</w:t>
      </w:r>
      <w:r w:rsidRPr="1E61DACF">
        <w:t xml:space="preserve"> internal transactions involve </w:t>
      </w:r>
      <w:ins w:id="2036" w:author="GKARANI GEORGIA" w:date="2026-06-15T23:07:00Z">
        <w:r w:rsidR="004B2B67" w:rsidRPr="00BB4977">
          <w:t xml:space="preserve">substantially </w:t>
        </w:r>
      </w:ins>
      <w:del w:id="2037" w:author="GKARANI GEORGIA" w:date="2026-06-15T23:07:00Z">
        <w:r w:rsidRPr="1E61DACF" w:rsidDel="004B2B67">
          <w:delText xml:space="preserve">significantly </w:delText>
        </w:r>
      </w:del>
      <w:r w:rsidRPr="1E61DACF">
        <w:t xml:space="preserve">smaller </w:t>
      </w:r>
      <w:ins w:id="2038" w:author="GKARANI GEORGIA" w:date="2026-06-15T23:07:00Z">
        <w:r w:rsidR="004B2B67" w:rsidRPr="00BB4977">
          <w:t xml:space="preserve">ETH </w:t>
        </w:r>
      </w:ins>
      <w:r w:rsidRPr="1E61DACF">
        <w:t>amounts than their external counterparts.</w:t>
      </w:r>
      <w:r w:rsidR="0066590F">
        <w:t xml:space="preserve"> </w:t>
      </w:r>
      <w:r w:rsidR="25D50C76" w:rsidRPr="51DC268C">
        <w:t xml:space="preserve">This </w:t>
      </w:r>
      <w:r w:rsidR="0066590F">
        <w:t>behavior</w:t>
      </w:r>
      <w:r w:rsidR="25D50C76" w:rsidRPr="51DC268C">
        <w:t xml:space="preserve"> is expected because external transactions typically represent the primary "value injection" into a smart contract, whereas internal transactions often serve as the "gears" of the protocol</w:t>
      </w:r>
      <w:ins w:id="2039" w:author="GKARANI GEORGIA" w:date="2026-06-15T23:09:00Z">
        <w:r w:rsidR="00156262">
          <w:t xml:space="preserve">, </w:t>
        </w:r>
      </w:ins>
      <w:del w:id="2040" w:author="GKARANI GEORGIA" w:date="2026-06-15T23:09:00Z">
        <w:r w:rsidR="25D50C76" w:rsidRPr="51DC268C" w:rsidDel="00156262">
          <w:delText>—</w:delText>
        </w:r>
      </w:del>
      <w:r w:rsidR="25D50C76" w:rsidRPr="51DC268C">
        <w:t xml:space="preserve">executing </w:t>
      </w:r>
      <w:ins w:id="2041" w:author="GKARANI GEORGIA" w:date="2026-06-15T23:09:00Z">
        <w:r w:rsidR="00156262" w:rsidRPr="00BB4977">
          <w:t xml:space="preserve">specific </w:t>
        </w:r>
      </w:ins>
      <w:r w:rsidR="25D50C76" w:rsidRPr="51DC268C">
        <w:t>sub-tasks</w:t>
      </w:r>
      <w:ins w:id="2042" w:author="GKARANI GEORGIA" w:date="2026-06-15T23:10:00Z">
        <w:r w:rsidR="00156262">
          <w:t>,</w:t>
        </w:r>
      </w:ins>
      <w:r w:rsidR="25D50C76" w:rsidRPr="51DC268C">
        <w:t xml:space="preserve"> such as distributing small fees to multiple liquidity providers, updating governance tokens, </w:t>
      </w:r>
      <w:r w:rsidR="25D50C76" w:rsidRPr="51DC268C">
        <w:lastRenderedPageBreak/>
        <w:t xml:space="preserve">or executing partial trades. As noted by </w:t>
      </w:r>
      <w:proofErr w:type="spellStart"/>
      <w:r w:rsidR="25D50C76" w:rsidRPr="51DC268C">
        <w:t>Kiffer</w:t>
      </w:r>
      <w:proofErr w:type="spellEnd"/>
      <w:r w:rsidR="25D50C76" w:rsidRPr="51DC268C">
        <w:t xml:space="preserve"> et al. (2018), internal transactions </w:t>
      </w:r>
      <w:del w:id="2043" w:author="GKARANI GEORGIA" w:date="2026-06-15T23:10:00Z">
        <w:r w:rsidR="25D50C76" w:rsidRPr="51DC268C" w:rsidDel="00156262">
          <w:delText>are essentially</w:delText>
        </w:r>
      </w:del>
      <w:ins w:id="2044" w:author="GKARANI GEORGIA" w:date="2026-06-15T23:10:00Z">
        <w:r w:rsidR="00156262">
          <w:t>can be viewed as</w:t>
        </w:r>
      </w:ins>
      <w:r w:rsidR="25D50C76" w:rsidRPr="51DC268C">
        <w:t xml:space="preserve"> "message calls" triggered by code</w:t>
      </w:r>
      <w:ins w:id="2045" w:author="GKARANI GEORGIA" w:date="2026-06-15T23:10:00Z">
        <w:r w:rsidR="00156262">
          <w:t>.</w:t>
        </w:r>
      </w:ins>
      <w:del w:id="2046" w:author="GKARANI GEORGIA" w:date="2026-06-15T23:10:00Z">
        <w:r w:rsidR="25D50C76" w:rsidRPr="51DC268C" w:rsidDel="00156262">
          <w:delText>;</w:delText>
        </w:r>
      </w:del>
      <w:r w:rsidR="25D50C76" w:rsidRPr="51DC268C">
        <w:t xml:space="preserve"> </w:t>
      </w:r>
      <w:ins w:id="2047" w:author="GKARANI GEORGIA" w:date="2026-06-15T23:10:00Z">
        <w:r w:rsidR="00156262">
          <w:t>S</w:t>
        </w:r>
      </w:ins>
      <w:del w:id="2048" w:author="GKARANI GEORGIA" w:date="2026-06-15T23:10:00Z">
        <w:r w:rsidR="25D50C76" w:rsidRPr="51DC268C" w:rsidDel="00156262">
          <w:delText>s</w:delText>
        </w:r>
      </w:del>
      <w:r w:rsidR="25D50C76" w:rsidRPr="51DC268C">
        <w:t xml:space="preserve">ince a single external transaction </w:t>
      </w:r>
      <w:del w:id="2049" w:author="GKARANI GEORGIA" w:date="2026-06-15T23:10:00Z">
        <w:r w:rsidR="25D50C76" w:rsidRPr="51DC268C" w:rsidDel="00156262">
          <w:delText xml:space="preserve">can </w:delText>
        </w:r>
      </w:del>
      <w:ins w:id="2050" w:author="GKARANI GEORGIA" w:date="2026-06-15T23:10:00Z">
        <w:r w:rsidR="00156262">
          <w:t>may</w:t>
        </w:r>
        <w:r w:rsidR="00156262" w:rsidRPr="51DC268C">
          <w:t xml:space="preserve"> </w:t>
        </w:r>
      </w:ins>
      <w:ins w:id="2051" w:author="GKARANI GEORGIA" w:date="2026-06-15T23:11:00Z">
        <w:r w:rsidR="00156262" w:rsidRPr="00BB4977">
          <w:t xml:space="preserve">generate </w:t>
        </w:r>
      </w:ins>
      <w:del w:id="2052" w:author="GKARANI GEORGIA" w:date="2026-06-15T23:11:00Z">
        <w:r w:rsidR="25D50C76" w:rsidRPr="51DC268C" w:rsidDel="00156262">
          <w:delText xml:space="preserve">trigger </w:delText>
        </w:r>
      </w:del>
      <w:ins w:id="2053" w:author="GKARANI GEORGIA" w:date="2026-06-15T23:11:00Z">
        <w:r w:rsidR="00156262" w:rsidRPr="00BB4977">
          <w:t xml:space="preserve">several such </w:t>
        </w:r>
      </w:ins>
      <w:del w:id="2054" w:author="GKARANI GEORGIA" w:date="2026-06-15T23:11:00Z">
        <w:r w:rsidR="25D50C76" w:rsidRPr="51DC268C" w:rsidDel="00156262">
          <w:delText xml:space="preserve">dozens of these </w:delText>
        </w:r>
      </w:del>
      <w:r w:rsidR="25D50C76" w:rsidRPr="51DC268C">
        <w:t xml:space="preserve">calls to </w:t>
      </w:r>
      <w:ins w:id="2055" w:author="GKARANI GEORGIA" w:date="2026-06-15T23:11:00Z">
        <w:r w:rsidR="00156262" w:rsidRPr="00BB4977">
          <w:t xml:space="preserve">perform </w:t>
        </w:r>
      </w:ins>
      <w:del w:id="2056" w:author="GKARANI GEORGIA" w:date="2026-06-15T23:11:00Z">
        <w:r w:rsidR="25D50C76" w:rsidRPr="51DC268C" w:rsidDel="00156262">
          <w:delText xml:space="preserve">handle </w:delText>
        </w:r>
      </w:del>
      <w:r w:rsidR="25D50C76" w:rsidRPr="51DC268C">
        <w:t>protocol</w:t>
      </w:r>
      <w:ins w:id="2057" w:author="GKARANI GEORGIA" w:date="2026-06-15T23:11:00Z">
        <w:r w:rsidR="00156262">
          <w:t>-</w:t>
        </w:r>
      </w:ins>
      <w:del w:id="2058" w:author="GKARANI GEORGIA" w:date="2026-06-15T23:11:00Z">
        <w:r w:rsidR="25D50C76" w:rsidRPr="51DC268C" w:rsidDel="00156262">
          <w:delText xml:space="preserve"> </w:delText>
        </w:r>
      </w:del>
      <w:ins w:id="2059" w:author="GKARANI GEORGIA" w:date="2026-06-15T23:11:00Z">
        <w:r w:rsidR="00156262" w:rsidRPr="00BB4977">
          <w:t>related operations</w:t>
        </w:r>
      </w:ins>
      <w:del w:id="2060" w:author="GKARANI GEORGIA" w:date="2026-06-15T23:11:00Z">
        <w:r w:rsidR="25D50C76" w:rsidRPr="51DC268C" w:rsidDel="00156262">
          <w:delText>housekeeping</w:delText>
        </w:r>
      </w:del>
      <w:r w:rsidR="25D50C76" w:rsidRPr="51DC268C">
        <w:t xml:space="preserve">, the </w:t>
      </w:r>
      <w:del w:id="2061" w:author="GKARANI GEORGIA" w:date="2026-06-15T23:11:00Z">
        <w:r w:rsidR="25D50C76" w:rsidRPr="51DC268C" w:rsidDel="00156262">
          <w:delText xml:space="preserve">individual </w:delText>
        </w:r>
      </w:del>
      <w:r w:rsidR="25D50C76" w:rsidRPr="51DC268C">
        <w:t xml:space="preserve">value of each </w:t>
      </w:r>
      <w:del w:id="2062" w:author="GKARANI GEORGIA" w:date="2026-06-15T23:11:00Z">
        <w:r w:rsidR="25D50C76" w:rsidRPr="51DC268C" w:rsidDel="00156262">
          <w:delText>sub</w:delText>
        </w:r>
      </w:del>
      <w:ins w:id="2063" w:author="GKARANI GEORGIA" w:date="2026-06-15T23:11:00Z">
        <w:r w:rsidR="00156262">
          <w:t xml:space="preserve">internal </w:t>
        </w:r>
      </w:ins>
      <w:del w:id="2064" w:author="GKARANI GEORGIA" w:date="2026-06-15T23:11:00Z">
        <w:r w:rsidR="25D50C76" w:rsidRPr="51DC268C" w:rsidDel="00156262">
          <w:delText>-</w:delText>
        </w:r>
      </w:del>
      <w:r w:rsidR="25D50C76" w:rsidRPr="51DC268C">
        <w:t xml:space="preserve">transfer is </w:t>
      </w:r>
      <w:del w:id="2065" w:author="GKARANI GEORGIA" w:date="2026-06-15T23:11:00Z">
        <w:r w:rsidR="25D50C76" w:rsidRPr="51DC268C" w:rsidDel="00156262">
          <w:delText xml:space="preserve">naturally </w:delText>
        </w:r>
      </w:del>
      <w:ins w:id="2066" w:author="GKARANI GEORGIA" w:date="2026-06-15T23:11:00Z">
        <w:r w:rsidR="00156262">
          <w:t>often</w:t>
        </w:r>
        <w:r w:rsidR="00156262" w:rsidRPr="51DC268C">
          <w:t xml:space="preserve"> </w:t>
        </w:r>
        <w:r w:rsidR="00156262">
          <w:t>onl</w:t>
        </w:r>
      </w:ins>
      <w:ins w:id="2067" w:author="GKARANI GEORGIA" w:date="2026-06-15T23:12:00Z">
        <w:r w:rsidR="00156262">
          <w:t xml:space="preserve">y </w:t>
        </w:r>
      </w:ins>
      <w:r w:rsidR="25D50C76" w:rsidRPr="51DC268C">
        <w:t>a fraction of the original external input.</w:t>
      </w:r>
    </w:p>
    <w:p w14:paraId="3CB7D8A9" w14:textId="63C01845" w:rsidR="00C525A6" w:rsidRPr="00970099" w:rsidRDefault="008422A8">
      <w:pPr>
        <w:pStyle w:val="2"/>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 xml:space="preserve">5. </w:t>
      </w:r>
      <w:r w:rsidR="00895E06" w:rsidRPr="00970099">
        <w:rPr>
          <w:rFonts w:asciiTheme="minorHAnsi" w:eastAsiaTheme="minorHAnsi" w:hAnsiTheme="minorHAnsi" w:cstheme="minorBidi"/>
          <w:color w:val="auto"/>
          <w:sz w:val="24"/>
          <w:szCs w:val="24"/>
        </w:rPr>
        <w:t>Conclusions</w:t>
      </w:r>
      <w:r w:rsidR="00F2692D">
        <w:rPr>
          <w:rFonts w:asciiTheme="minorHAnsi" w:eastAsiaTheme="minorHAnsi" w:hAnsiTheme="minorHAnsi" w:cstheme="minorBidi"/>
          <w:color w:val="auto"/>
          <w:sz w:val="24"/>
          <w:szCs w:val="24"/>
        </w:rPr>
        <w:t xml:space="preserve"> and future work</w:t>
      </w:r>
    </w:p>
    <w:p w14:paraId="583DCC16" w14:textId="471AF29A" w:rsidR="000A4300" w:rsidRDefault="21C5E826" w:rsidP="00450885">
      <w:pPr>
        <w:pStyle w:val="FirstParagraph"/>
        <w:jc w:val="both"/>
        <w:rPr>
          <w:ins w:id="2068" w:author="GKARANI GEORGIA" w:date="2026-06-15T23:13:00Z"/>
        </w:rPr>
      </w:pPr>
      <w:del w:id="2069" w:author="GKARANI GEORGIA" w:date="2026-06-15T23:13:00Z">
        <w:r w:rsidDel="000A4300">
          <w:delText xml:space="preserve">In </w:delText>
        </w:r>
      </w:del>
      <w:ins w:id="2070" w:author="GKARANI GEORGIA" w:date="2026-06-15T23:13:00Z">
        <w:r w:rsidR="000A4300">
          <w:t>T</w:t>
        </w:r>
      </w:ins>
      <w:del w:id="2071" w:author="GKARANI GEORGIA" w:date="2026-06-15T23:13:00Z">
        <w:r w:rsidDel="000A4300">
          <w:delText>t</w:delText>
        </w:r>
      </w:del>
      <w:r>
        <w:t>his work</w:t>
      </w:r>
      <w:del w:id="2072" w:author="GKARANI GEORGIA" w:date="2026-06-15T23:13:00Z">
        <w:r w:rsidDel="000A4300">
          <w:delText>,</w:delText>
        </w:r>
      </w:del>
      <w:r>
        <w:t xml:space="preserve"> </w:t>
      </w:r>
      <w:ins w:id="2073" w:author="GKARANI GEORGIA" w:date="2026-06-15T23:13:00Z">
        <w:r w:rsidR="000A4300">
          <w:t xml:space="preserve">proposed </w:t>
        </w:r>
      </w:ins>
      <w:r>
        <w:t xml:space="preserve">a </w:t>
      </w:r>
      <w:r w:rsidR="14EA9FD2">
        <w:t>GDB</w:t>
      </w:r>
      <w:r>
        <w:t xml:space="preserve"> model </w:t>
      </w:r>
      <w:ins w:id="2074" w:author="GKARANI GEORGIA" w:date="2026-06-15T23:13:00Z">
        <w:r w:rsidR="000A4300" w:rsidRPr="00BB4977">
          <w:t xml:space="preserve">for representing </w:t>
        </w:r>
      </w:ins>
      <w:del w:id="2075" w:author="GKARANI GEORGIA" w:date="2026-06-15T23:13:00Z">
        <w:r w:rsidDel="000A4300">
          <w:delText xml:space="preserve">was proposed to represent </w:delText>
        </w:r>
      </w:del>
      <w:r>
        <w:t>Ethereum blockchain transactions</w:t>
      </w:r>
      <w:ins w:id="2076" w:author="GKARANI GEORGIA" w:date="2026-06-15T23:14:00Z">
        <w:r w:rsidR="000A4300">
          <w:t>.</w:t>
        </w:r>
      </w:ins>
      <w:del w:id="2077" w:author="GKARANI GEORGIA" w:date="2026-06-15T23:14:00Z">
        <w:r w:rsidDel="000A4300">
          <w:delText>,</w:delText>
        </w:r>
      </w:del>
      <w:r>
        <w:t xml:space="preserve"> </w:t>
      </w:r>
      <w:ins w:id="2078" w:author="GKARANI GEORGIA" w:date="2026-06-15T23:14:00Z">
        <w:r w:rsidR="000A4300" w:rsidRPr="00BB4977">
          <w:t xml:space="preserve">The model distinguishes </w:t>
        </w:r>
      </w:ins>
      <w:del w:id="2079" w:author="GKARANI GEORGIA" w:date="2026-06-15T23:14:00Z">
        <w:r w:rsidDel="000A4300">
          <w:delText xml:space="preserve">distinguishing </w:delText>
        </w:r>
      </w:del>
      <w:r>
        <w:t xml:space="preserve">between external and internal transactions, and </w:t>
      </w:r>
      <w:ins w:id="2080" w:author="GKARANI GEORGIA" w:date="2026-06-15T23:14:00Z">
        <w:r w:rsidR="000A4300" w:rsidRPr="00BB4977">
          <w:t xml:space="preserve">defines </w:t>
        </w:r>
      </w:ins>
      <w:del w:id="2081" w:author="GKARANI GEORGIA" w:date="2026-06-15T23:14:00Z">
        <w:r w:rsidDel="000A4300">
          <w:delText xml:space="preserve">considering </w:delText>
        </w:r>
      </w:del>
      <w:r>
        <w:t xml:space="preserve">nodes for </w:t>
      </w:r>
      <w:r w:rsidR="00544F7E">
        <w:t xml:space="preserve">accounts, </w:t>
      </w:r>
      <w:r>
        <w:t xml:space="preserve">blocks, </w:t>
      </w:r>
      <w:r w:rsidR="00544F7E">
        <w:t xml:space="preserve">and </w:t>
      </w:r>
      <w:r>
        <w:t xml:space="preserve">transactions, </w:t>
      </w:r>
      <w:ins w:id="2082" w:author="GKARANI GEORGIA" w:date="2026-06-15T23:14:00Z">
        <w:r w:rsidR="000A4300" w:rsidRPr="00BB4977">
          <w:t xml:space="preserve">together with </w:t>
        </w:r>
      </w:ins>
      <w:del w:id="2083" w:author="GKARANI GEORGIA" w:date="2026-06-15T23:14:00Z">
        <w:r w:rsidDel="000A4300">
          <w:delText xml:space="preserve">along with </w:delText>
        </w:r>
      </w:del>
      <w:r>
        <w:t xml:space="preserve">their </w:t>
      </w:r>
      <w:ins w:id="2084" w:author="GKARANI GEORGIA" w:date="2026-06-15T23:14:00Z">
        <w:r w:rsidR="000A4300" w:rsidRPr="00BB4977">
          <w:t xml:space="preserve">corresponding </w:t>
        </w:r>
      </w:ins>
      <w:r>
        <w:t>relationships</w:t>
      </w:r>
      <w:del w:id="2085" w:author="GKARANI GEORGIA" w:date="2026-06-15T23:15:00Z">
        <w:r w:rsidR="00EA0F41" w:rsidDel="00E7284B">
          <w:delText xml:space="preserve"> (</w:delText>
        </w:r>
      </w:del>
      <w:del w:id="2086" w:author="GKARANI GEORGIA" w:date="2026-06-15T23:14:00Z">
        <w:r w:rsidR="00EA0F41" w:rsidDel="000A4300">
          <w:delText>edges)</w:delText>
        </w:r>
      </w:del>
      <w:r>
        <w:t xml:space="preserve">. Based on this model, a Neo4j </w:t>
      </w:r>
      <w:r w:rsidR="14EA9FD2">
        <w:t>GDB</w:t>
      </w:r>
      <w:r>
        <w:t xml:space="preserve"> was </w:t>
      </w:r>
      <w:ins w:id="2087" w:author="GKARANI GEORGIA" w:date="2026-06-15T23:15:00Z">
        <w:r w:rsidR="00E7284B" w:rsidRPr="00BB4977">
          <w:t>constructed</w:t>
        </w:r>
      </w:ins>
      <w:del w:id="2088" w:author="GKARANI GEORGIA" w:date="2026-06-15T23:15:00Z">
        <w:r w:rsidDel="00E7284B">
          <w:delText>built</w:delText>
        </w:r>
      </w:del>
      <w:r>
        <w:t xml:space="preserve">, and different sets of </w:t>
      </w:r>
      <w:ins w:id="2089" w:author="GKARANI GEORGIA" w:date="2026-06-15T23:15:00Z">
        <w:r w:rsidR="00E7284B">
          <w:t xml:space="preserve">Ethereum </w:t>
        </w:r>
      </w:ins>
      <w:r>
        <w:t xml:space="preserve">blocks </w:t>
      </w:r>
      <w:del w:id="2090" w:author="GKARANI GEORGIA" w:date="2026-06-15T23:15:00Z">
        <w:r w:rsidDel="00E7284B">
          <w:delText xml:space="preserve">from the Ethereum blockchain </w:delText>
        </w:r>
      </w:del>
      <w:r>
        <w:t xml:space="preserve">were loaded. Cypher queries were </w:t>
      </w:r>
      <w:ins w:id="2091" w:author="GKARANI GEORGIA" w:date="2026-06-15T23:15:00Z">
        <w:r w:rsidR="00E7284B" w:rsidRPr="00BB4977">
          <w:t xml:space="preserve">then </w:t>
        </w:r>
      </w:ins>
      <w:r>
        <w:t xml:space="preserve">formulated to analyze account activity, </w:t>
      </w:r>
      <w:del w:id="2092" w:author="GKARANI GEORGIA" w:date="2026-06-15T23:15:00Z">
        <w:r w:rsidDel="00E7284B">
          <w:delText xml:space="preserve">their </w:delText>
        </w:r>
      </w:del>
      <w:r>
        <w:t>relationships</w:t>
      </w:r>
      <w:ins w:id="2093" w:author="GKARANI GEORGIA" w:date="2026-06-15T23:15:00Z">
        <w:r w:rsidR="00E7284B">
          <w:t xml:space="preserve"> </w:t>
        </w:r>
        <w:r w:rsidR="00E7284B" w:rsidRPr="00BB4977">
          <w:t>between accounts</w:t>
        </w:r>
      </w:ins>
      <w:r>
        <w:t xml:space="preserve">, and </w:t>
      </w:r>
      <w:del w:id="2094" w:author="GKARANI GEORGIA" w:date="2026-06-15T23:15:00Z">
        <w:r w:rsidDel="00E7284B">
          <w:delText xml:space="preserve">to obtain </w:delText>
        </w:r>
      </w:del>
      <w:r>
        <w:t xml:space="preserve">transaction statistics. </w:t>
      </w:r>
    </w:p>
    <w:p w14:paraId="3A2CA7C7" w14:textId="796CD953" w:rsidR="00E7284B" w:rsidRPr="00E7284B" w:rsidRDefault="21C5E826" w:rsidP="00730DDC">
      <w:pPr>
        <w:pStyle w:val="FirstParagraph"/>
        <w:jc w:val="both"/>
      </w:pPr>
      <w:r>
        <w:t xml:space="preserve">The results suggest that </w:t>
      </w:r>
      <w:ins w:id="2095" w:author="GKARANI GEORGIA" w:date="2026-06-15T23:16:00Z">
        <w:r w:rsidR="00E7284B">
          <w:t xml:space="preserve">behavioral patterns </w:t>
        </w:r>
      </w:ins>
      <w:del w:id="2096" w:author="GKARANI GEORGIA" w:date="2026-06-15T23:17:00Z">
        <w:r w:rsidDel="00E7284B">
          <w:delText>it is possible to</w:delText>
        </w:r>
      </w:del>
      <w:ins w:id="2097" w:author="GKARANI GEORGIA" w:date="2026-06-15T23:17:00Z">
        <w:r w:rsidR="00E7284B">
          <w:t>can be</w:t>
        </w:r>
      </w:ins>
      <w:r>
        <w:t xml:space="preserve"> identif</w:t>
      </w:r>
      <w:ins w:id="2098" w:author="GKARANI GEORGIA" w:date="2026-06-15T23:19:00Z">
        <w:r w:rsidR="00730DDC">
          <w:t>ied</w:t>
        </w:r>
      </w:ins>
      <w:del w:id="2099" w:author="GKARANI GEORGIA" w:date="2026-06-15T23:19:00Z">
        <w:r w:rsidDel="00730DDC">
          <w:delText>y</w:delText>
        </w:r>
      </w:del>
      <w:r>
        <w:t xml:space="preserve"> </w:t>
      </w:r>
      <w:del w:id="2100" w:author="GKARANI GEORGIA" w:date="2026-06-15T23:16:00Z">
        <w:r w:rsidDel="00E7284B">
          <w:delText xml:space="preserve">behavioral patterns </w:delText>
        </w:r>
      </w:del>
      <w:r>
        <w:t xml:space="preserve">among highly active accounts with frequent interactions, such as the Wrapped Ether contract. </w:t>
      </w:r>
      <w:ins w:id="2101" w:author="GKARANI GEORGIA" w:date="2026-06-15T23:17:00Z">
        <w:r w:rsidR="0089383D" w:rsidRPr="00BB4977">
          <w:t>In addition,</w:t>
        </w:r>
      </w:ins>
      <w:del w:id="2102" w:author="GKARANI GEORGIA" w:date="2026-06-15T23:17:00Z">
        <w:r w:rsidDel="0089383D">
          <w:delText>Additionally,</w:delText>
        </w:r>
      </w:del>
      <w:r>
        <w:t xml:space="preserve"> </w:t>
      </w:r>
      <w:ins w:id="2103" w:author="GKARANI GEORGIA" w:date="2026-06-15T23:17:00Z">
        <w:r w:rsidR="0089383D">
          <w:t xml:space="preserve">certain statistical patterns, </w:t>
        </w:r>
        <w:r w:rsidR="0089383D" w:rsidRPr="00BB4977">
          <w:t>including</w:t>
        </w:r>
        <w:r w:rsidR="0089383D">
          <w:t xml:space="preserve"> value distributions and transaction participation percentages</w:t>
        </w:r>
      </w:ins>
      <w:ins w:id="2104" w:author="GKARANI GEORGIA" w:date="2026-06-15T23:18:00Z">
        <w:r w:rsidR="0089383D">
          <w:t xml:space="preserve">, </w:t>
        </w:r>
      </w:ins>
      <w:del w:id="2105" w:author="GKARANI GEORGIA" w:date="2026-06-15T23:18:00Z">
        <w:r w:rsidDel="0089383D">
          <w:delText xml:space="preserve">it was observed that </w:delText>
        </w:r>
      </w:del>
      <w:del w:id="2106" w:author="GKARANI GEORGIA" w:date="2026-06-15T23:17:00Z">
        <w:r w:rsidDel="0089383D">
          <w:delText xml:space="preserve">certain statistical patterns </w:delText>
        </w:r>
      </w:del>
      <w:del w:id="2107" w:author="GKARANI GEORGIA" w:date="2026-06-15T23:18:00Z">
        <w:r w:rsidDel="0089383D">
          <w:delText>(e.g.,</w:delText>
        </w:r>
      </w:del>
      <w:del w:id="2108" w:author="GKARANI GEORGIA" w:date="2026-06-15T23:17:00Z">
        <w:r w:rsidDel="0089383D">
          <w:delText xml:space="preserve"> value distributions and transaction participation percentages</w:delText>
        </w:r>
      </w:del>
      <w:del w:id="2109" w:author="GKARANI GEORGIA" w:date="2026-06-15T23:18:00Z">
        <w:r w:rsidDel="0089383D">
          <w:delText xml:space="preserve">) </w:delText>
        </w:r>
      </w:del>
      <w:r>
        <w:t xml:space="preserve">tend to stabilize </w:t>
      </w:r>
      <w:ins w:id="2110" w:author="GKARANI GEORGIA" w:date="2026-06-15T23:18:00Z">
        <w:r w:rsidR="0089383D" w:rsidRPr="00BB4977">
          <w:t>as the number</w:t>
        </w:r>
      </w:ins>
      <w:del w:id="2111" w:author="GKARANI GEORGIA" w:date="2026-06-15T23:18:00Z">
        <w:r w:rsidDel="0089383D">
          <w:delText xml:space="preserve">even in larger </w:delText>
        </w:r>
        <w:r w:rsidR="003C0617" w:rsidDel="0089383D">
          <w:delText>sets</w:delText>
        </w:r>
      </w:del>
      <w:r w:rsidR="003C0617">
        <w:t xml:space="preserve"> of </w:t>
      </w:r>
      <w:ins w:id="2112" w:author="GKARANI GEORGIA" w:date="2026-06-15T23:18:00Z">
        <w:r w:rsidR="0089383D" w:rsidRPr="00BB4977">
          <w:t xml:space="preserve">analyzed </w:t>
        </w:r>
      </w:ins>
      <w:r>
        <w:t>block</w:t>
      </w:r>
      <w:r w:rsidR="003C0617">
        <w:t>s</w:t>
      </w:r>
      <w:ins w:id="2113" w:author="GKARANI GEORGIA" w:date="2026-06-15T23:18:00Z">
        <w:r w:rsidR="0089383D">
          <w:t xml:space="preserve"> </w:t>
        </w:r>
        <w:r w:rsidR="0089383D" w:rsidRPr="00BB4977">
          <w:t>increases</w:t>
        </w:r>
        <w:r w:rsidR="0089383D">
          <w:t>.</w:t>
        </w:r>
      </w:ins>
      <w:del w:id="2114" w:author="GKARANI GEORGIA" w:date="2026-06-15T23:18:00Z">
        <w:r w:rsidDel="0089383D">
          <w:delText>,</w:delText>
        </w:r>
      </w:del>
      <w:r>
        <w:t xml:space="preserve"> </w:t>
      </w:r>
      <w:ins w:id="2115" w:author="GKARANI GEORGIA" w:date="2026-06-15T23:18:00Z">
        <w:r w:rsidR="0089383D" w:rsidRPr="00BB4977">
          <w:t xml:space="preserve">This indicates </w:t>
        </w:r>
      </w:ins>
      <w:del w:id="2116" w:author="GKARANI GEORGIA" w:date="2026-06-15T23:18:00Z">
        <w:r w:rsidDel="0089383D">
          <w:delText xml:space="preserve">suggesting </w:delText>
        </w:r>
      </w:del>
      <w:r>
        <w:t xml:space="preserve">the model’s </w:t>
      </w:r>
      <w:r w:rsidR="003C0617">
        <w:t>potential</w:t>
      </w:r>
      <w:r>
        <w:t xml:space="preserve"> </w:t>
      </w:r>
      <w:del w:id="2117" w:author="GKARANI GEORGIA" w:date="2026-06-15T23:19:00Z">
        <w:r w:rsidDel="0089383D">
          <w:delText xml:space="preserve">for </w:delText>
        </w:r>
      </w:del>
      <w:ins w:id="2118" w:author="GKARANI GEORGIA" w:date="2026-06-15T23:19:00Z">
        <w:r w:rsidR="0089383D">
          <w:t xml:space="preserve">to </w:t>
        </w:r>
      </w:ins>
      <w:r w:rsidR="003C0617">
        <w:t>discover</w:t>
      </w:r>
      <w:ins w:id="2119" w:author="GKARANI GEORGIA" w:date="2026-06-15T23:19:00Z">
        <w:r w:rsidR="0089383D">
          <w:t xml:space="preserve"> </w:t>
        </w:r>
        <w:r w:rsidR="0089383D" w:rsidRPr="00BB4977">
          <w:t xml:space="preserve">representative </w:t>
        </w:r>
      </w:ins>
      <w:del w:id="2120" w:author="GKARANI GEORGIA" w:date="2026-06-15T23:19:00Z">
        <w:r w:rsidR="003C0617" w:rsidDel="0089383D">
          <w:delText>ing</w:delText>
        </w:r>
        <w:r w:rsidDel="0089383D">
          <w:delText xml:space="preserve"> </w:delText>
        </w:r>
      </w:del>
      <w:r>
        <w:t xml:space="preserve">behaviors </w:t>
      </w:r>
      <w:ins w:id="2121" w:author="GKARANI GEORGIA" w:date="2026-06-15T23:19:00Z">
        <w:r w:rsidR="0089383D" w:rsidRPr="00BB4977">
          <w:t xml:space="preserve">from </w:t>
        </w:r>
      </w:ins>
      <w:del w:id="2122" w:author="GKARANI GEORGIA" w:date="2026-06-15T23:19:00Z">
        <w:r w:rsidDel="0089383D">
          <w:delText xml:space="preserve">using </w:delText>
        </w:r>
      </w:del>
      <w:r>
        <w:t xml:space="preserve">smaller block samples and </w:t>
      </w:r>
      <w:ins w:id="2123" w:author="GKARANI GEORGIA" w:date="2026-06-15T23:19:00Z">
        <w:r w:rsidR="0089383D" w:rsidRPr="00BB4977">
          <w:t xml:space="preserve">to support the </w:t>
        </w:r>
      </w:ins>
      <w:r>
        <w:t>extrapolating</w:t>
      </w:r>
      <w:ins w:id="2124" w:author="GKARANI GEORGIA" w:date="2026-06-15T23:19:00Z">
        <w:r w:rsidR="0089383D">
          <w:t xml:space="preserve"> of</w:t>
        </w:r>
      </w:ins>
      <w:r>
        <w:t xml:space="preserve"> insights to </w:t>
      </w:r>
      <w:r w:rsidR="000C478C">
        <w:t>larger</w:t>
      </w:r>
      <w:r>
        <w:t xml:space="preserve"> datasets.</w:t>
      </w:r>
    </w:p>
    <w:p w14:paraId="0C193599" w14:textId="6BCC62F9" w:rsidR="0D70E63A" w:rsidRDefault="0D70E63A" w:rsidP="754FC18A">
      <w:pPr>
        <w:pStyle w:val="a0"/>
        <w:jc w:val="both"/>
        <w:rPr>
          <w:ins w:id="2125" w:author="GKARANI GEORGIA" w:date="2026-06-15T23:20:00Z"/>
        </w:rPr>
      </w:pPr>
      <w:del w:id="2126" w:author="GKARANI GEORGIA" w:date="2026-06-15T23:21:00Z">
        <w:r w:rsidRPr="754FC18A" w:rsidDel="00730DDC">
          <w:delText xml:space="preserve">As </w:delText>
        </w:r>
      </w:del>
      <w:ins w:id="2127" w:author="GKARANI GEORGIA" w:date="2026-06-15T23:21:00Z">
        <w:r w:rsidR="00730DDC">
          <w:t>F</w:t>
        </w:r>
      </w:ins>
      <w:del w:id="2128" w:author="GKARANI GEORGIA" w:date="2026-06-15T23:21:00Z">
        <w:r w:rsidRPr="754FC18A" w:rsidDel="00730DDC">
          <w:delText>f</w:delText>
        </w:r>
      </w:del>
      <w:r w:rsidRPr="754FC18A">
        <w:t>uture work</w:t>
      </w:r>
      <w:del w:id="2129" w:author="GKARANI GEORGIA" w:date="2026-06-15T23:21:00Z">
        <w:r w:rsidRPr="754FC18A" w:rsidDel="00730DDC">
          <w:delText>,</w:delText>
        </w:r>
      </w:del>
      <w:r w:rsidRPr="754FC18A">
        <w:t xml:space="preserve"> </w:t>
      </w:r>
      <w:ins w:id="2130" w:author="GKARANI GEORGIA" w:date="2026-06-15T23:21:00Z">
        <w:r w:rsidR="00730DDC" w:rsidRPr="00BB4977">
          <w:t xml:space="preserve">may follow </w:t>
        </w:r>
      </w:ins>
      <w:del w:id="2131" w:author="GKARANI GEORGIA" w:date="2026-06-15T23:21:00Z">
        <w:r w:rsidRPr="754FC18A" w:rsidDel="00730DDC">
          <w:delText xml:space="preserve">we consider </w:delText>
        </w:r>
      </w:del>
      <w:r w:rsidRPr="754FC18A">
        <w:t xml:space="preserve">several </w:t>
      </w:r>
      <w:del w:id="2132" w:author="GKARANI GEORGIA" w:date="2026-06-15T23:21:00Z">
        <w:r w:rsidRPr="754FC18A" w:rsidDel="00730DDC">
          <w:delText xml:space="preserve">lines of </w:delText>
        </w:r>
      </w:del>
      <w:r w:rsidR="00E37DB3">
        <w:t>research</w:t>
      </w:r>
      <w:ins w:id="2133" w:author="GKARANI GEORGIA" w:date="2026-06-15T23:21:00Z">
        <w:r w:rsidR="00730DDC">
          <w:t xml:space="preserve"> </w:t>
        </w:r>
        <w:r w:rsidR="00730DDC" w:rsidRPr="00BB4977">
          <w:t>directions</w:t>
        </w:r>
      </w:ins>
      <w:r w:rsidRPr="754FC18A">
        <w:t xml:space="preserve">: </w:t>
      </w:r>
      <w:proofErr w:type="spellStart"/>
      <w:r w:rsidRPr="754FC18A">
        <w:t>i</w:t>
      </w:r>
      <w:proofErr w:type="spellEnd"/>
      <w:r w:rsidRPr="754FC18A">
        <w:t>) extend</w:t>
      </w:r>
      <w:ins w:id="2134" w:author="GKARANI GEORGIA" w:date="2026-06-15T23:21:00Z">
        <w:r w:rsidR="00730DDC">
          <w:t>ing</w:t>
        </w:r>
      </w:ins>
      <w:r w:rsidRPr="754FC18A">
        <w:t xml:space="preserve"> the model </w:t>
      </w:r>
      <w:del w:id="2135" w:author="GKARANI GEORGIA" w:date="2026-06-15T23:21:00Z">
        <w:r w:rsidRPr="754FC18A" w:rsidDel="00730DDC">
          <w:delText>to include</w:delText>
        </w:r>
      </w:del>
      <w:ins w:id="2136" w:author="GKARANI GEORGIA" w:date="2026-06-15T23:21:00Z">
        <w:r w:rsidR="00730DDC">
          <w:t xml:space="preserve">with </w:t>
        </w:r>
      </w:ins>
      <w:r w:rsidRPr="754FC18A">
        <w:t xml:space="preserve"> </w:t>
      </w:r>
      <w:ins w:id="2137" w:author="GKARANI GEORGIA" w:date="2026-06-15T23:21:00Z">
        <w:r w:rsidR="00730DDC" w:rsidRPr="00BB4977">
          <w:t xml:space="preserve">additional </w:t>
        </w:r>
      </w:ins>
      <w:r w:rsidRPr="754FC18A">
        <w:t xml:space="preserve">metadata that </w:t>
      </w:r>
      <w:ins w:id="2138" w:author="GKARANI GEORGIA" w:date="2026-06-15T23:21:00Z">
        <w:r w:rsidR="00730DDC" w:rsidRPr="00BB4977">
          <w:t xml:space="preserve">supports </w:t>
        </w:r>
        <w:r w:rsidR="00730DDC">
          <w:t>richer</w:t>
        </w:r>
      </w:ins>
      <w:ins w:id="2139" w:author="GKARANI GEORGIA" w:date="2026-06-15T23:22:00Z">
        <w:r w:rsidR="00730DDC">
          <w:t xml:space="preserve"> </w:t>
        </w:r>
      </w:ins>
      <w:del w:id="2140" w:author="GKARANI GEORGIA" w:date="2026-06-15T23:21:00Z">
        <w:r w:rsidRPr="754FC18A" w:rsidDel="00730DDC">
          <w:delText xml:space="preserve">enables </w:delText>
        </w:r>
      </w:del>
      <w:r w:rsidRPr="754FC18A">
        <w:t>querying</w:t>
      </w:r>
      <w:r w:rsidR="00E37DB3">
        <w:t xml:space="preserve">, </w:t>
      </w:r>
      <w:ins w:id="2141" w:author="GKARANI GEORGIA" w:date="2026-06-15T23:22:00Z">
        <w:r w:rsidR="00730DDC" w:rsidRPr="00BB4977">
          <w:t xml:space="preserve">such as </w:t>
        </w:r>
      </w:ins>
      <w:del w:id="2142" w:author="GKARANI GEORGIA" w:date="2026-06-15T23:22:00Z">
        <w:r w:rsidRPr="754FC18A" w:rsidDel="00730DDC">
          <w:delText xml:space="preserve">e.g., </w:delText>
        </w:r>
      </w:del>
      <w:r w:rsidRPr="754FC18A">
        <w:t>block‐level fields</w:t>
      </w:r>
      <w:ins w:id="2143" w:author="GKARANI GEORGIA" w:date="2026-06-15T23:22:00Z">
        <w:r w:rsidR="00730DDC">
          <w:t>,</w:t>
        </w:r>
      </w:ins>
      <w:r w:rsidRPr="754FC18A">
        <w:t xml:space="preserve"> </w:t>
      </w:r>
      <w:ins w:id="2144" w:author="GKARANI GEORGIA" w:date="2026-06-15T23:22:00Z">
        <w:r w:rsidR="00730DDC" w:rsidRPr="00BB4977">
          <w:t xml:space="preserve">including </w:t>
        </w:r>
      </w:ins>
      <w:del w:id="2145" w:author="GKARANI GEORGIA" w:date="2026-06-15T23:22:00Z">
        <w:r w:rsidRPr="754FC18A" w:rsidDel="00730DDC">
          <w:delText>(</w:delText>
        </w:r>
      </w:del>
      <w:r w:rsidRPr="754FC18A">
        <w:t>base fee, miner</w:t>
      </w:r>
      <w:r w:rsidR="0071438E">
        <w:t xml:space="preserve">, and </w:t>
      </w:r>
      <w:r w:rsidRPr="754FC18A">
        <w:t>validator</w:t>
      </w:r>
      <w:ins w:id="2146" w:author="GKARANI GEORGIA" w:date="2026-06-15T23:22:00Z">
        <w:r w:rsidR="00730DDC">
          <w:t>,</w:t>
        </w:r>
      </w:ins>
      <w:del w:id="2147" w:author="GKARANI GEORGIA" w:date="2026-06-15T23:22:00Z">
        <w:r w:rsidRPr="754FC18A" w:rsidDel="00730DDC">
          <w:delText>)</w:delText>
        </w:r>
      </w:del>
      <w:r w:rsidR="00C3353B">
        <w:t xml:space="preserve"> and</w:t>
      </w:r>
      <w:r w:rsidRPr="754FC18A">
        <w:t xml:space="preserve"> transaction‐level fields</w:t>
      </w:r>
      <w:ins w:id="2148" w:author="GKARANI GEORGIA" w:date="2026-06-15T23:22:00Z">
        <w:r w:rsidR="00730DDC">
          <w:t xml:space="preserve">, </w:t>
        </w:r>
        <w:r w:rsidR="00730DDC" w:rsidRPr="00BB4977">
          <w:t>including</w:t>
        </w:r>
        <w:r w:rsidR="00730DDC">
          <w:t xml:space="preserve"> </w:t>
        </w:r>
      </w:ins>
      <w:del w:id="2149" w:author="GKARANI GEORGIA" w:date="2026-06-15T23:22:00Z">
        <w:r w:rsidRPr="754FC18A" w:rsidDel="00730DDC">
          <w:delText xml:space="preserve"> (</w:delText>
        </w:r>
      </w:del>
      <w:r w:rsidRPr="754FC18A">
        <w:t xml:space="preserve">gas used </w:t>
      </w:r>
      <w:r w:rsidR="00E37DB3">
        <w:t xml:space="preserve">and </w:t>
      </w:r>
      <w:r w:rsidRPr="754FC18A">
        <w:t>max</w:t>
      </w:r>
      <w:ins w:id="2150" w:author="GKARANI GEORGIA" w:date="2026-06-15T23:22:00Z">
        <w:r w:rsidR="00730DDC">
          <w:t>imum</w:t>
        </w:r>
      </w:ins>
      <w:r w:rsidRPr="754FC18A">
        <w:t xml:space="preserve"> fee</w:t>
      </w:r>
      <w:del w:id="2151" w:author="GKARANI GEORGIA" w:date="2026-06-15T23:22:00Z">
        <w:r w:rsidRPr="754FC18A" w:rsidDel="00730DDC">
          <w:delText>)</w:delText>
        </w:r>
      </w:del>
      <w:r w:rsidR="00C3353B">
        <w:t>,</w:t>
      </w:r>
      <w:r w:rsidRPr="754FC18A">
        <w:t xml:space="preserve"> ii) conduct</w:t>
      </w:r>
      <w:ins w:id="2152" w:author="GKARANI GEORGIA" w:date="2026-06-15T23:23:00Z">
        <w:r w:rsidR="00730DDC">
          <w:t>ing</w:t>
        </w:r>
      </w:ins>
      <w:r w:rsidRPr="754FC18A">
        <w:t xml:space="preserve"> experiments with larger block windows, since 100 blocks </w:t>
      </w:r>
      <w:ins w:id="2153" w:author="GKARANI GEORGIA" w:date="2026-06-15T23:23:00Z">
        <w:r w:rsidR="00730DDC" w:rsidRPr="00BB4977">
          <w:t xml:space="preserve">constitute a relatively small sample </w:t>
        </w:r>
      </w:ins>
      <w:del w:id="2154" w:author="GKARANI GEORGIA" w:date="2026-06-15T23:23:00Z">
        <w:r w:rsidRPr="754FC18A" w:rsidDel="00730DDC">
          <w:delText xml:space="preserve">is modest </w:delText>
        </w:r>
      </w:del>
      <w:r w:rsidRPr="754FC18A">
        <w:t xml:space="preserve">for a </w:t>
      </w:r>
      <w:r w:rsidR="00EA0F41">
        <w:t>block</w:t>
      </w:r>
      <w:r w:rsidRPr="754FC18A">
        <w:t>chain that produces more than one block per minute</w:t>
      </w:r>
      <w:r w:rsidR="00C3353B">
        <w:t>,</w:t>
      </w:r>
      <w:r w:rsidRPr="754FC18A">
        <w:t xml:space="preserve"> iii) generaliz</w:t>
      </w:r>
      <w:ins w:id="2155" w:author="GKARANI GEORGIA" w:date="2026-06-15T23:23:00Z">
        <w:r w:rsidR="00730DDC">
          <w:t>ing</w:t>
        </w:r>
      </w:ins>
      <w:del w:id="2156" w:author="GKARANI GEORGIA" w:date="2026-06-15T23:23:00Z">
        <w:r w:rsidR="00E37DB3" w:rsidDel="00730DDC">
          <w:delText>e</w:delText>
        </w:r>
      </w:del>
      <w:r w:rsidRPr="754FC18A">
        <w:t xml:space="preserve"> the schema to </w:t>
      </w:r>
      <w:r w:rsidR="00E37DB3">
        <w:t>other</w:t>
      </w:r>
      <w:r w:rsidRPr="754FC18A">
        <w:t xml:space="preserve"> blockchains </w:t>
      </w:r>
      <w:ins w:id="2157" w:author="GKARANI GEORGIA" w:date="2026-06-15T23:24:00Z">
        <w:r w:rsidR="00730DDC" w:rsidRPr="00BB4977">
          <w:t xml:space="preserve">in order </w:t>
        </w:r>
      </w:ins>
      <w:r w:rsidRPr="754FC18A">
        <w:t>to compare behavioral patterns across platforms</w:t>
      </w:r>
      <w:r w:rsidR="00C3353B">
        <w:t>,</w:t>
      </w:r>
      <w:r w:rsidRPr="754FC18A">
        <w:t xml:space="preserve"> iv) </w:t>
      </w:r>
      <w:del w:id="2158" w:author="GKARANI GEORGIA" w:date="2026-06-16T09:19:00Z">
        <w:r w:rsidRPr="754FC18A" w:rsidDel="00CA7A65">
          <w:delText>integrat</w:delText>
        </w:r>
      </w:del>
      <w:ins w:id="2159" w:author="GKARANI GEORGIA" w:date="2026-06-16T09:19:00Z">
        <w:r w:rsidR="00CA7A65" w:rsidRPr="754FC18A">
          <w:t>integrat</w:t>
        </w:r>
        <w:r w:rsidR="00CA7A65">
          <w:t>ing</w:t>
        </w:r>
      </w:ins>
      <w:del w:id="2160" w:author="GKARANI GEORGIA" w:date="2026-06-15T23:24:00Z">
        <w:r w:rsidR="00E37DB3" w:rsidDel="00730DDC">
          <w:delText>e</w:delText>
        </w:r>
      </w:del>
      <w:r w:rsidRPr="754FC18A">
        <w:t xml:space="preserve"> streaming and near–real-time ingestion </w:t>
      </w:r>
      <w:ins w:id="2161" w:author="GKARANI GEORGIA" w:date="2026-06-15T23:24:00Z">
        <w:r w:rsidR="00730DDC" w:rsidRPr="00BB4977">
          <w:t xml:space="preserve">mechanisms </w:t>
        </w:r>
      </w:ins>
      <w:r w:rsidRPr="754FC18A">
        <w:t>to support continuous analytics</w:t>
      </w:r>
      <w:r w:rsidR="00C3353B">
        <w:t>,</w:t>
      </w:r>
      <w:r w:rsidRPr="754FC18A">
        <w:t xml:space="preserve"> v) explor</w:t>
      </w:r>
      <w:ins w:id="2162" w:author="GKARANI GEORGIA" w:date="2026-06-15T23:24:00Z">
        <w:r w:rsidR="00730DDC">
          <w:t>ing</w:t>
        </w:r>
      </w:ins>
      <w:del w:id="2163" w:author="GKARANI GEORGIA" w:date="2026-06-15T23:24:00Z">
        <w:r w:rsidR="00E37DB3" w:rsidDel="00730DDC">
          <w:delText>e</w:delText>
        </w:r>
      </w:del>
      <w:r w:rsidRPr="754FC18A">
        <w:t xml:space="preserve"> techniques for anomaly detection</w:t>
      </w:r>
      <w:ins w:id="2164" w:author="GKARANI GEORGIA" w:date="2026-06-15T23:24:00Z">
        <w:r w:rsidR="00730DDC">
          <w:t xml:space="preserve">, </w:t>
        </w:r>
        <w:r w:rsidR="00730DDC" w:rsidRPr="00BB4977">
          <w:t>including</w:t>
        </w:r>
        <w:r w:rsidR="00730DDC">
          <w:t xml:space="preserve"> </w:t>
        </w:r>
      </w:ins>
      <w:del w:id="2165" w:author="GKARANI GEORGIA" w:date="2026-06-15T23:25:00Z">
        <w:r w:rsidRPr="754FC18A" w:rsidDel="00730DDC">
          <w:delText xml:space="preserve"> </w:delText>
        </w:r>
        <w:r w:rsidR="00E37DB3" w:rsidDel="00730DDC">
          <w:delText>(</w:delText>
        </w:r>
      </w:del>
      <w:r w:rsidR="00E37DB3">
        <w:t xml:space="preserve">outliers and possible </w:t>
      </w:r>
      <w:ins w:id="2166" w:author="GKARANI GEORGIA" w:date="2026-06-15T23:25:00Z">
        <w:r w:rsidR="00730DDC" w:rsidRPr="00BB4977">
          <w:t>fraudulent behaviors</w:t>
        </w:r>
      </w:ins>
      <w:del w:id="2167" w:author="GKARANI GEORGIA" w:date="2026-06-15T23:25:00Z">
        <w:r w:rsidR="00E37DB3" w:rsidDel="00730DDC">
          <w:delText>frauds</w:delText>
        </w:r>
      </w:del>
      <w:r w:rsidR="0071438E">
        <w:t xml:space="preserve">, </w:t>
      </w:r>
      <w:del w:id="2168" w:author="GKARANI GEORGIA" w:date="2026-06-15T23:25:00Z">
        <w:r w:rsidR="00E37DB3" w:rsidDel="00730DDC">
          <w:delText>e.g.,</w:delText>
        </w:r>
      </w:del>
      <w:ins w:id="2169" w:author="GKARANI GEORGIA" w:date="2026-06-15T23:25:00Z">
        <w:r w:rsidR="00730DDC">
          <w:t>such as</w:t>
        </w:r>
      </w:ins>
      <w:r w:rsidR="00E37DB3">
        <w:t xml:space="preserve"> wash trading</w:t>
      </w:r>
      <w:r w:rsidR="00EC781D">
        <w:t xml:space="preserve"> (Victor &amp; </w:t>
      </w:r>
      <w:proofErr w:type="spellStart"/>
      <w:r w:rsidR="00EC781D">
        <w:t>Weintraud</w:t>
      </w:r>
      <w:proofErr w:type="spellEnd"/>
      <w:r w:rsidR="00EC781D">
        <w:t>, 2021)</w:t>
      </w:r>
      <w:r w:rsidR="00E37DB3">
        <w:t>)</w:t>
      </w:r>
      <w:r w:rsidRPr="754FC18A">
        <w:t xml:space="preserve">, community discovery </w:t>
      </w:r>
      <w:del w:id="2170" w:author="GKARANI GEORGIA" w:date="2026-06-15T23:25:00Z">
        <w:r w:rsidRPr="754FC18A" w:rsidDel="00730DDC">
          <w:delText>(e.g.,</w:delText>
        </w:r>
      </w:del>
      <w:ins w:id="2171" w:author="GKARANI GEORGIA" w:date="2026-06-15T23:25:00Z">
        <w:r w:rsidR="00730DDC">
          <w:t>such as</w:t>
        </w:r>
      </w:ins>
      <w:r w:rsidRPr="754FC18A">
        <w:t xml:space="preserve"> flow-based clustering of recurrent sender–receiver </w:t>
      </w:r>
      <w:r w:rsidR="00E37DB3">
        <w:t>groups</w:t>
      </w:r>
      <w:del w:id="2172" w:author="GKARANI GEORGIA" w:date="2026-06-15T23:25:00Z">
        <w:r w:rsidRPr="754FC18A" w:rsidDel="00730DDC">
          <w:delText>)</w:delText>
        </w:r>
      </w:del>
      <w:r w:rsidRPr="754FC18A">
        <w:t xml:space="preserve">, and prediction of transaction activity </w:t>
      </w:r>
      <w:ins w:id="2173" w:author="GKARANI GEORGIA" w:date="2026-06-15T23:25:00Z">
        <w:r w:rsidR="00730DDC" w:rsidRPr="00BB4977">
          <w:t xml:space="preserve">in terms of </w:t>
        </w:r>
      </w:ins>
      <w:del w:id="2174" w:author="GKARANI GEORGIA" w:date="2026-06-15T23:25:00Z">
        <w:r w:rsidRPr="754FC18A" w:rsidDel="00730DDC">
          <w:delText>(</w:delText>
        </w:r>
      </w:del>
      <w:r w:rsidR="00E37DB3" w:rsidRPr="754FC18A">
        <w:t>fee</w:t>
      </w:r>
      <w:r w:rsidR="00E37DB3">
        <w:t>,</w:t>
      </w:r>
      <w:r w:rsidR="00E37DB3" w:rsidRPr="754FC18A">
        <w:t xml:space="preserve"> value</w:t>
      </w:r>
      <w:r w:rsidR="00E37DB3">
        <w:t>, and</w:t>
      </w:r>
      <w:r w:rsidR="00E37DB3" w:rsidRPr="754FC18A">
        <w:t xml:space="preserve"> </w:t>
      </w:r>
      <w:r w:rsidRPr="754FC18A">
        <w:t>volume</w:t>
      </w:r>
      <w:del w:id="2175" w:author="GKARANI GEORGIA" w:date="2026-06-15T23:26:00Z">
        <w:r w:rsidRPr="754FC18A" w:rsidDel="00730DDC">
          <w:delText>)</w:delText>
        </w:r>
      </w:del>
      <w:r w:rsidR="00F8303D">
        <w:t xml:space="preserve">, </w:t>
      </w:r>
      <w:ins w:id="2176" w:author="GKARANI GEORGIA" w:date="2026-06-15T23:26:00Z">
        <w:r w:rsidR="00730DDC">
          <w:t xml:space="preserve">and </w:t>
        </w:r>
      </w:ins>
      <w:r w:rsidR="00F8303D">
        <w:t xml:space="preserve">vi) </w:t>
      </w:r>
      <w:r w:rsidR="00F8303D" w:rsidRPr="00F8303D">
        <w:t>defin</w:t>
      </w:r>
      <w:ins w:id="2177" w:author="GKARANI GEORGIA" w:date="2026-06-15T23:26:00Z">
        <w:r w:rsidR="00730DDC">
          <w:t>ing</w:t>
        </w:r>
      </w:ins>
      <w:del w:id="2178" w:author="GKARANI GEORGIA" w:date="2026-06-15T23:26:00Z">
        <w:r w:rsidR="00F8303D" w:rsidRPr="00F8303D" w:rsidDel="00730DDC">
          <w:delText>e</w:delText>
        </w:r>
      </w:del>
      <w:r w:rsidR="00F8303D" w:rsidRPr="00F8303D">
        <w:t xml:space="preserve"> high-level operators to facilitate the formulation of blockchain analytical queries in a GDB</w:t>
      </w:r>
      <w:ins w:id="2179" w:author="GKARANI GEORGIA" w:date="2026-06-15T23:26:00Z">
        <w:r w:rsidR="00730DDC">
          <w:t>,</w:t>
        </w:r>
      </w:ins>
      <w:del w:id="2180" w:author="GKARANI GEORGIA" w:date="2026-06-15T23:26:00Z">
        <w:r w:rsidR="00F8303D" w:rsidRPr="00F8303D" w:rsidDel="00730DDC">
          <w:delText>.</w:delText>
        </w:r>
      </w:del>
      <w:r w:rsidR="00F8303D" w:rsidRPr="00F8303D">
        <w:t xml:space="preserve"> </w:t>
      </w:r>
      <w:del w:id="2181" w:author="GKARANI GEORGIA" w:date="2026-06-15T23:26:00Z">
        <w:r w:rsidR="00F8303D" w:rsidRPr="00F8303D" w:rsidDel="00730DDC">
          <w:delText>Indeed,</w:delText>
        </w:r>
      </w:del>
      <w:ins w:id="2182" w:author="GKARANI GEORGIA" w:date="2026-06-15T23:26:00Z">
        <w:r w:rsidR="00730DDC">
          <w:t>since</w:t>
        </w:r>
      </w:ins>
      <w:r w:rsidR="00F8303D" w:rsidRPr="00F8303D">
        <w:t xml:space="preserve"> Cypher queries </w:t>
      </w:r>
      <w:del w:id="2183" w:author="GKARANI GEORGIA" w:date="2026-06-15T23:26:00Z">
        <w:r w:rsidR="00F8303D" w:rsidRPr="00F8303D" w:rsidDel="00730DDC">
          <w:delText xml:space="preserve">can </w:delText>
        </w:r>
      </w:del>
      <w:ins w:id="2184" w:author="GKARANI GEORGIA" w:date="2026-06-15T23:26:00Z">
        <w:r w:rsidR="00730DDC">
          <w:t>may</w:t>
        </w:r>
        <w:r w:rsidR="00730DDC" w:rsidRPr="00F8303D">
          <w:t xml:space="preserve"> </w:t>
        </w:r>
      </w:ins>
      <w:r w:rsidR="00F8303D" w:rsidRPr="00F8303D">
        <w:t xml:space="preserve">become complex to formulate and </w:t>
      </w:r>
      <w:ins w:id="2185" w:author="GKARANI GEORGIA" w:date="2026-06-15T23:26:00Z">
        <w:r w:rsidR="00730DDC" w:rsidRPr="00BB4977">
          <w:t>interpret</w:t>
        </w:r>
      </w:ins>
      <w:del w:id="2186" w:author="GKARANI GEORGIA" w:date="2026-06-15T23:26:00Z">
        <w:r w:rsidR="00F8303D" w:rsidRPr="00F8303D" w:rsidDel="00730DDC">
          <w:delText>understand</w:delText>
        </w:r>
      </w:del>
      <w:ins w:id="2187" w:author="GKARANI GEORGIA" w:date="2026-06-15T23:27:00Z">
        <w:r w:rsidR="00730DDC">
          <w:t>.</w:t>
        </w:r>
      </w:ins>
      <w:del w:id="2188" w:author="GKARANI GEORGIA" w:date="2026-06-15T23:26:00Z">
        <w:r w:rsidR="00F8303D" w:rsidRPr="00F8303D" w:rsidDel="00730DDC">
          <w:delText xml:space="preserve"> </w:delText>
        </w:r>
      </w:del>
      <w:del w:id="2189" w:author="GKARANI GEORGIA" w:date="2026-06-15T23:27:00Z">
        <w:r w:rsidR="00F8303D" w:rsidRPr="00F8303D" w:rsidDel="00730DDC">
          <w:delText>(although with the help of generative AI tools, this can be solved)</w:delText>
        </w:r>
        <w:r w:rsidR="00F8303D" w:rsidDel="00730DDC">
          <w:delText>.</w:delText>
        </w:r>
      </w:del>
    </w:p>
    <w:p w14:paraId="7EC82037" w14:textId="721D9E7E" w:rsidR="00730DDC" w:rsidDel="00271EE7" w:rsidRDefault="00730DDC" w:rsidP="00450885">
      <w:pPr>
        <w:pStyle w:val="2"/>
        <w:rPr>
          <w:del w:id="2190" w:author="GKARANI GEORGIA" w:date="2026-06-15T23:27:00Z"/>
        </w:rPr>
      </w:pPr>
    </w:p>
    <w:p w14:paraId="75564E91" w14:textId="77777777" w:rsidR="00271EE7" w:rsidRPr="00271EE7" w:rsidRDefault="00271EE7">
      <w:pPr>
        <w:pStyle w:val="a0"/>
        <w:rPr>
          <w:ins w:id="2191" w:author="GKARANI GEORGIA" w:date="2026-06-15T23:27:00Z"/>
        </w:rPr>
        <w:pPrChange w:id="2192" w:author="GKARANI GEORGIA" w:date="2026-06-15T23:27:00Z">
          <w:pPr>
            <w:pStyle w:val="a0"/>
            <w:jc w:val="both"/>
          </w:pPr>
        </w:pPrChange>
      </w:pPr>
    </w:p>
    <w:p w14:paraId="22516D7F" w14:textId="28E262DA" w:rsidR="00450885" w:rsidRPr="00450885" w:rsidRDefault="079C050B" w:rsidP="00450885">
      <w:pPr>
        <w:pStyle w:val="2"/>
        <w:rPr>
          <w:rFonts w:asciiTheme="minorHAnsi" w:eastAsiaTheme="minorHAnsi" w:hAnsiTheme="minorHAnsi" w:cstheme="minorBidi"/>
          <w:color w:val="auto"/>
          <w:sz w:val="24"/>
          <w:szCs w:val="24"/>
        </w:rPr>
      </w:pPr>
      <w:r w:rsidRPr="00970099">
        <w:rPr>
          <w:rFonts w:asciiTheme="minorHAnsi" w:eastAsiaTheme="minorHAnsi" w:hAnsiTheme="minorHAnsi" w:cstheme="minorBidi"/>
          <w:color w:val="auto"/>
          <w:sz w:val="24"/>
          <w:szCs w:val="24"/>
        </w:rPr>
        <w:t>References</w:t>
      </w:r>
    </w:p>
    <w:p w14:paraId="08A60A21" w14:textId="282D02C0" w:rsidR="079C050B" w:rsidRDefault="079C050B" w:rsidP="00450885">
      <w:pPr>
        <w:pStyle w:val="af0"/>
        <w:numPr>
          <w:ilvl w:val="0"/>
          <w:numId w:val="1"/>
        </w:numPr>
        <w:spacing w:after="0"/>
        <w:jc w:val="both"/>
      </w:pPr>
      <w:proofErr w:type="spellStart"/>
      <w:r w:rsidRPr="2F61107E">
        <w:t>Bakkal</w:t>
      </w:r>
      <w:proofErr w:type="spellEnd"/>
      <w:r w:rsidRPr="2F61107E">
        <w:t xml:space="preserve">, F., </w:t>
      </w:r>
      <w:proofErr w:type="spellStart"/>
      <w:r w:rsidRPr="2F61107E">
        <w:t>Eken</w:t>
      </w:r>
      <w:proofErr w:type="spellEnd"/>
      <w:r w:rsidRPr="2F61107E">
        <w:t xml:space="preserve">, S., </w:t>
      </w:r>
      <w:proofErr w:type="spellStart"/>
      <w:r w:rsidRPr="2F61107E">
        <w:t>Savaş</w:t>
      </w:r>
      <w:proofErr w:type="spellEnd"/>
      <w:r w:rsidRPr="2F61107E">
        <w:t xml:space="preserve">, N. S., &amp; </w:t>
      </w:r>
      <w:proofErr w:type="spellStart"/>
      <w:r w:rsidRPr="2F61107E">
        <w:t>Sayar</w:t>
      </w:r>
      <w:proofErr w:type="spellEnd"/>
      <w:r w:rsidRPr="2F61107E">
        <w:t xml:space="preserve">, A. (2017). Modeling and querying trajectories using Neo4j Spatial and </w:t>
      </w:r>
      <w:proofErr w:type="spellStart"/>
      <w:r w:rsidRPr="2F61107E">
        <w:t>TimeTree</w:t>
      </w:r>
      <w:proofErr w:type="spellEnd"/>
      <w:r w:rsidRPr="2F61107E">
        <w:t xml:space="preserve"> for carpool matching. </w:t>
      </w:r>
      <w:r w:rsidRPr="2F61107E">
        <w:rPr>
          <w:i/>
          <w:iCs/>
        </w:rPr>
        <w:t xml:space="preserve">2017 International Conference on </w:t>
      </w:r>
      <w:proofErr w:type="spellStart"/>
      <w:r w:rsidRPr="2F61107E">
        <w:rPr>
          <w:i/>
          <w:iCs/>
        </w:rPr>
        <w:t>INnovations</w:t>
      </w:r>
      <w:proofErr w:type="spellEnd"/>
      <w:r w:rsidRPr="2F61107E">
        <w:rPr>
          <w:i/>
          <w:iCs/>
        </w:rPr>
        <w:t xml:space="preserve"> in Intelligent </w:t>
      </w:r>
      <w:proofErr w:type="spellStart"/>
      <w:r w:rsidRPr="2F61107E">
        <w:rPr>
          <w:i/>
          <w:iCs/>
        </w:rPr>
        <w:t>SysTems</w:t>
      </w:r>
      <w:proofErr w:type="spellEnd"/>
      <w:r w:rsidRPr="2F61107E">
        <w:rPr>
          <w:i/>
          <w:iCs/>
        </w:rPr>
        <w:t xml:space="preserve"> and Applications (INISTA)</w:t>
      </w:r>
      <w:r w:rsidRPr="2F61107E">
        <w:t xml:space="preserve"> (pp. 219–222). </w:t>
      </w:r>
      <w:hyperlink r:id="rId24">
        <w:r w:rsidRPr="2F61107E">
          <w:rPr>
            <w:rStyle w:val="-"/>
          </w:rPr>
          <w:t>https://doi.org/10.1109/INISTA.2017.8001160</w:t>
        </w:r>
      </w:hyperlink>
      <w:r w:rsidRPr="2F61107E">
        <w:t>.</w:t>
      </w:r>
    </w:p>
    <w:p w14:paraId="78625BBA" w14:textId="61CF55FE" w:rsidR="079C050B" w:rsidRDefault="079C050B" w:rsidP="00450885">
      <w:pPr>
        <w:pStyle w:val="af0"/>
        <w:numPr>
          <w:ilvl w:val="0"/>
          <w:numId w:val="1"/>
        </w:numPr>
        <w:spacing w:after="0"/>
        <w:jc w:val="both"/>
      </w:pPr>
      <w:proofErr w:type="spellStart"/>
      <w:r w:rsidRPr="2F61107E">
        <w:t>Elayam</w:t>
      </w:r>
      <w:proofErr w:type="spellEnd"/>
      <w:r w:rsidRPr="2F61107E">
        <w:t xml:space="preserve">, M. M., Ray, C., &amp; </w:t>
      </w:r>
      <w:proofErr w:type="spellStart"/>
      <w:r w:rsidRPr="2F61107E">
        <w:t>Claramunt</w:t>
      </w:r>
      <w:proofErr w:type="spellEnd"/>
      <w:r w:rsidRPr="2F61107E">
        <w:t xml:space="preserve">, C. (2022). A hierarchical graph-based model for mobility data representation and analysis. </w:t>
      </w:r>
      <w:r w:rsidRPr="2F61107E">
        <w:rPr>
          <w:i/>
          <w:iCs/>
        </w:rPr>
        <w:t>Data &amp; Knowledge Engineering, 142</w:t>
      </w:r>
      <w:r w:rsidRPr="2F61107E">
        <w:t xml:space="preserve">, 102054. </w:t>
      </w:r>
      <w:hyperlink r:id="rId25">
        <w:r w:rsidRPr="2F61107E">
          <w:rPr>
            <w:rStyle w:val="-"/>
          </w:rPr>
          <w:t>https://doi.org/10.1016/j.datak.2022.102054</w:t>
        </w:r>
      </w:hyperlink>
      <w:r w:rsidRPr="2F61107E">
        <w:t xml:space="preserve">. </w:t>
      </w:r>
    </w:p>
    <w:p w14:paraId="51458461" w14:textId="2EB60A85" w:rsidR="079C050B" w:rsidRDefault="079C050B" w:rsidP="00450885">
      <w:pPr>
        <w:pStyle w:val="af0"/>
        <w:numPr>
          <w:ilvl w:val="0"/>
          <w:numId w:val="1"/>
        </w:numPr>
        <w:spacing w:after="0"/>
        <w:jc w:val="both"/>
      </w:pPr>
      <w:r w:rsidRPr="2F61107E">
        <w:lastRenderedPageBreak/>
        <w:t xml:space="preserve">Gómez, L. I., </w:t>
      </w:r>
      <w:proofErr w:type="spellStart"/>
      <w:r w:rsidRPr="2F61107E">
        <w:t>Kuijpers</w:t>
      </w:r>
      <w:proofErr w:type="spellEnd"/>
      <w:r w:rsidRPr="2F61107E">
        <w:t xml:space="preserve">, B., &amp; </w:t>
      </w:r>
      <w:proofErr w:type="spellStart"/>
      <w:r w:rsidRPr="2F61107E">
        <w:t>Vaisman</w:t>
      </w:r>
      <w:proofErr w:type="spellEnd"/>
      <w:r w:rsidRPr="2F61107E">
        <w:t xml:space="preserve">, A. (2019). Analytical queries on semantic trajectories using graph databases. </w:t>
      </w:r>
      <w:r w:rsidRPr="2F61107E">
        <w:rPr>
          <w:i/>
          <w:iCs/>
        </w:rPr>
        <w:t>Transactions in GIS, 23</w:t>
      </w:r>
      <w:r w:rsidRPr="2F61107E">
        <w:t xml:space="preserve">(5), 948–973. </w:t>
      </w:r>
      <w:hyperlink r:id="rId26">
        <w:r w:rsidRPr="2F61107E">
          <w:rPr>
            <w:rStyle w:val="-"/>
          </w:rPr>
          <w:t>https://doi.org/10.1111/tgis.12556</w:t>
        </w:r>
      </w:hyperlink>
      <w:r w:rsidRPr="2F61107E">
        <w:t>.</w:t>
      </w:r>
    </w:p>
    <w:p w14:paraId="1F333CDF" w14:textId="6A22CDBC" w:rsidR="079C050B" w:rsidRDefault="079C050B" w:rsidP="00450885">
      <w:pPr>
        <w:pStyle w:val="af0"/>
        <w:numPr>
          <w:ilvl w:val="0"/>
          <w:numId w:val="1"/>
        </w:numPr>
        <w:spacing w:after="0"/>
        <w:jc w:val="both"/>
      </w:pPr>
      <w:r w:rsidRPr="2F61107E">
        <w:t xml:space="preserve">Karim, L., </w:t>
      </w:r>
      <w:proofErr w:type="spellStart"/>
      <w:r w:rsidRPr="2F61107E">
        <w:t>Boulmakoul</w:t>
      </w:r>
      <w:proofErr w:type="spellEnd"/>
      <w:r w:rsidRPr="2F61107E">
        <w:t xml:space="preserve">, A., </w:t>
      </w:r>
      <w:proofErr w:type="spellStart"/>
      <w:r w:rsidRPr="2F61107E">
        <w:t>Zeitouni</w:t>
      </w:r>
      <w:proofErr w:type="spellEnd"/>
      <w:r w:rsidRPr="2F61107E">
        <w:t xml:space="preserve">, K., &amp; </w:t>
      </w:r>
      <w:proofErr w:type="spellStart"/>
      <w:r w:rsidRPr="2F61107E">
        <w:t>Lbath</w:t>
      </w:r>
      <w:proofErr w:type="spellEnd"/>
      <w:r w:rsidRPr="2F61107E">
        <w:t xml:space="preserve">, A. (2021). From raw pedestrian trajectories to a semantic graph-structured model: Towards an end-to-end spatiotemporal analytics framework. </w:t>
      </w:r>
      <w:r w:rsidRPr="2F61107E">
        <w:rPr>
          <w:i/>
          <w:iCs/>
        </w:rPr>
        <w:t>Procedia Computer Science, 184</w:t>
      </w:r>
      <w:r w:rsidRPr="2F61107E">
        <w:t xml:space="preserve">, 60–67. </w:t>
      </w:r>
      <w:hyperlink r:id="rId27">
        <w:r w:rsidRPr="2F61107E">
          <w:rPr>
            <w:rStyle w:val="-"/>
          </w:rPr>
          <w:t>https://doi.org/10.1016/j.procs.2021.03.018</w:t>
        </w:r>
      </w:hyperlink>
      <w:r w:rsidRPr="2F61107E">
        <w:t xml:space="preserve">. </w:t>
      </w:r>
    </w:p>
    <w:p w14:paraId="70CA0C26" w14:textId="543B84AE" w:rsidR="079C050B" w:rsidRDefault="079C050B" w:rsidP="00450885">
      <w:pPr>
        <w:pStyle w:val="af0"/>
        <w:numPr>
          <w:ilvl w:val="0"/>
          <w:numId w:val="1"/>
        </w:numPr>
        <w:spacing w:after="0"/>
        <w:jc w:val="both"/>
      </w:pPr>
      <w:r w:rsidRPr="2F61107E">
        <w:t xml:space="preserve">Khan, W., Ahmed, E., &amp; Shahzad, W. (2017). Predictive performance comparison analysis of Relational &amp; NoSQL graph databases. </w:t>
      </w:r>
      <w:r w:rsidRPr="2F61107E">
        <w:rPr>
          <w:i/>
          <w:iCs/>
        </w:rPr>
        <w:t>International Journal of Advanced Computer Science and Applications, 8</w:t>
      </w:r>
      <w:r w:rsidRPr="2F61107E">
        <w:t xml:space="preserve">(5). </w:t>
      </w:r>
      <w:hyperlink r:id="rId28">
        <w:r w:rsidRPr="2F61107E">
          <w:rPr>
            <w:rStyle w:val="-"/>
          </w:rPr>
          <w:t>https://doi.org/10.14569/IJACSA.2017.080564</w:t>
        </w:r>
      </w:hyperlink>
    </w:p>
    <w:p w14:paraId="177D209B" w14:textId="0A5DE9D2" w:rsidR="079C050B" w:rsidRDefault="079C050B" w:rsidP="00450885">
      <w:pPr>
        <w:pStyle w:val="af0"/>
        <w:numPr>
          <w:ilvl w:val="0"/>
          <w:numId w:val="1"/>
        </w:numPr>
        <w:spacing w:after="0"/>
        <w:jc w:val="both"/>
      </w:pPr>
      <w:r w:rsidRPr="2F61107E">
        <w:t xml:space="preserve">Lin, D., Wu, J., Yuan, Q., &amp; Zheng, Z. (2020). Modeling and understanding Ethereum transaction records via a complex network approach. </w:t>
      </w:r>
      <w:r w:rsidRPr="2F61107E">
        <w:rPr>
          <w:i/>
          <w:iCs/>
        </w:rPr>
        <w:t>IEEE Transactions on Circuits and Systems II: Express Briefs, 67</w:t>
      </w:r>
      <w:r w:rsidRPr="2F61107E">
        <w:t xml:space="preserve">(11), 2737–2741. </w:t>
      </w:r>
      <w:hyperlink r:id="rId29">
        <w:r w:rsidRPr="2F61107E">
          <w:rPr>
            <w:rStyle w:val="-"/>
          </w:rPr>
          <w:t>https://doi.org/10.1109/TCSII.2020.2968376</w:t>
        </w:r>
      </w:hyperlink>
      <w:r w:rsidRPr="2F61107E">
        <w:t xml:space="preserve">. </w:t>
      </w:r>
    </w:p>
    <w:p w14:paraId="66324E71" w14:textId="4FDFD243" w:rsidR="079C050B" w:rsidRDefault="079C050B" w:rsidP="00450885">
      <w:pPr>
        <w:pStyle w:val="af0"/>
        <w:numPr>
          <w:ilvl w:val="0"/>
          <w:numId w:val="1"/>
        </w:numPr>
        <w:spacing w:after="0"/>
        <w:jc w:val="both"/>
      </w:pPr>
      <w:proofErr w:type="spellStart"/>
      <w:r w:rsidRPr="2F61107E">
        <w:t>Tamilmani</w:t>
      </w:r>
      <w:proofErr w:type="spellEnd"/>
      <w:r w:rsidRPr="2F61107E">
        <w:t xml:space="preserve">, K., &amp; </w:t>
      </w:r>
      <w:proofErr w:type="spellStart"/>
      <w:r w:rsidRPr="2F61107E">
        <w:t>Stefanakis</w:t>
      </w:r>
      <w:proofErr w:type="spellEnd"/>
      <w:r w:rsidRPr="2F61107E">
        <w:t xml:space="preserve">, E. (2019). Modelling and analysis of semantically enriched simplified trajectories using graph databases. </w:t>
      </w:r>
      <w:r w:rsidRPr="2F61107E">
        <w:rPr>
          <w:i/>
          <w:iCs/>
        </w:rPr>
        <w:t xml:space="preserve">ISPRS International Journal of Geo-Information (Advances in Cartography and </w:t>
      </w:r>
      <w:proofErr w:type="spellStart"/>
      <w:r w:rsidRPr="2F61107E">
        <w:rPr>
          <w:i/>
          <w:iCs/>
        </w:rPr>
        <w:t>GIScience</w:t>
      </w:r>
      <w:proofErr w:type="spellEnd"/>
      <w:r w:rsidRPr="2F61107E">
        <w:rPr>
          <w:i/>
          <w:iCs/>
        </w:rPr>
        <w:t xml:space="preserve"> of the ICA, Vol. 1)</w:t>
      </w:r>
      <w:r w:rsidRPr="2F61107E">
        <w:t xml:space="preserve">, 20. </w:t>
      </w:r>
      <w:hyperlink r:id="rId30">
        <w:r w:rsidRPr="2F61107E">
          <w:rPr>
            <w:rStyle w:val="-"/>
          </w:rPr>
          <w:t>https://doi.org/10.5194/ica-adv-1-20-2019</w:t>
        </w:r>
      </w:hyperlink>
      <w:r w:rsidRPr="2F61107E">
        <w:t xml:space="preserve">. </w:t>
      </w:r>
    </w:p>
    <w:p w14:paraId="3EEC0D11" w14:textId="58923E4A" w:rsidR="079C050B" w:rsidRDefault="079C050B" w:rsidP="00450885">
      <w:pPr>
        <w:pStyle w:val="af0"/>
        <w:numPr>
          <w:ilvl w:val="0"/>
          <w:numId w:val="1"/>
        </w:numPr>
        <w:spacing w:after="0"/>
        <w:jc w:val="both"/>
      </w:pPr>
      <w:proofErr w:type="spellStart"/>
      <w:r w:rsidRPr="00F33F5D">
        <w:rPr>
          <w:lang w:val="es-CO"/>
        </w:rPr>
        <w:t>Xue</w:t>
      </w:r>
      <w:proofErr w:type="spellEnd"/>
      <w:r w:rsidRPr="00F33F5D">
        <w:rPr>
          <w:lang w:val="es-CO"/>
        </w:rPr>
        <w:t xml:space="preserve">, C., Zhang, T., </w:t>
      </w:r>
      <w:proofErr w:type="spellStart"/>
      <w:r w:rsidRPr="00F33F5D">
        <w:rPr>
          <w:lang w:val="es-CO"/>
        </w:rPr>
        <w:t>Xu</w:t>
      </w:r>
      <w:proofErr w:type="spellEnd"/>
      <w:r w:rsidRPr="00F33F5D">
        <w:rPr>
          <w:lang w:val="es-CO"/>
        </w:rPr>
        <w:t xml:space="preserve">, Y., &amp; Su, F. (2022). </w:t>
      </w:r>
      <w:r w:rsidRPr="2F61107E">
        <w:t xml:space="preserve">An ocean current-oriented graph-based model for representing Argo trajectories. </w:t>
      </w:r>
      <w:r w:rsidRPr="2F61107E">
        <w:rPr>
          <w:i/>
          <w:iCs/>
        </w:rPr>
        <w:t>Computers &amp; Geosciences, 168</w:t>
      </w:r>
      <w:r w:rsidRPr="2F61107E">
        <w:t xml:space="preserve">, 105143. </w:t>
      </w:r>
      <w:hyperlink r:id="rId31">
        <w:r w:rsidRPr="2F61107E">
          <w:rPr>
            <w:rStyle w:val="-"/>
          </w:rPr>
          <w:t>https://doi.org/10.1016/j.cageo.2022.105143</w:t>
        </w:r>
      </w:hyperlink>
      <w:r w:rsidRPr="2F61107E">
        <w:t xml:space="preserve">. </w:t>
      </w:r>
    </w:p>
    <w:p w14:paraId="03FD9626" w14:textId="3B89AE11" w:rsidR="079C050B" w:rsidRDefault="10D5C9E8" w:rsidP="009712A2">
      <w:pPr>
        <w:pStyle w:val="af0"/>
        <w:numPr>
          <w:ilvl w:val="0"/>
          <w:numId w:val="1"/>
        </w:numPr>
        <w:jc w:val="both"/>
      </w:pPr>
      <w:proofErr w:type="spellStart"/>
      <w:r>
        <w:t>Estupiñán</w:t>
      </w:r>
      <w:proofErr w:type="spellEnd"/>
      <w:r>
        <w:t xml:space="preserve">, A. (2020). </w:t>
      </w:r>
      <w:r w:rsidRPr="00B52B33">
        <w:rPr>
          <w:i/>
          <w:iCs/>
        </w:rPr>
        <w:t xml:space="preserve">Analysis of modern blockchain networks using graph databases, </w:t>
      </w:r>
      <w:proofErr w:type="spellStart"/>
      <w:r w:rsidR="00B52B33" w:rsidRPr="00B52B33">
        <w:t>Technische</w:t>
      </w:r>
      <w:proofErr w:type="spellEnd"/>
      <w:r w:rsidR="00B52B33" w:rsidRPr="00B52B33">
        <w:t xml:space="preserve"> Universität Berlin, School IV - Electrical Engineering and Computer Science Department of Telecommunication Systems, Service-centric Networking, </w:t>
      </w:r>
      <w:r w:rsidR="008044C6">
        <w:t>M</w:t>
      </w:r>
      <w:r w:rsidR="00B52B33" w:rsidRPr="00B52B33">
        <w:t xml:space="preserve">aster’s </w:t>
      </w:r>
      <w:r w:rsidR="00B52B33">
        <w:t>T</w:t>
      </w:r>
      <w:r w:rsidR="00B52B33" w:rsidRPr="00B52B33">
        <w:t>hesis</w:t>
      </w:r>
      <w:r w:rsidRPr="00B52B33">
        <w:t>.</w:t>
      </w:r>
      <w:r>
        <w:t xml:space="preserve"> </w:t>
      </w:r>
      <w:r w:rsidRPr="00B66D99">
        <w:t>(</w:t>
      </w:r>
      <w:r w:rsidR="00B66D99">
        <w:t xml:space="preserve">DOI: </w:t>
      </w:r>
      <w:hyperlink r:id="rId32" w:tgtFrame="_blank" w:history="1">
        <w:r w:rsidR="00B66D99" w:rsidRPr="00B66D99">
          <w:rPr>
            <w:rStyle w:val="-"/>
          </w:rPr>
          <w:t>10.13140/RG.2.2.20215.14245</w:t>
        </w:r>
      </w:hyperlink>
      <w:r w:rsidRPr="00B66D99">
        <w:t>).</w:t>
      </w:r>
      <w:r>
        <w:t xml:space="preserve"> </w:t>
      </w:r>
    </w:p>
    <w:p w14:paraId="26E21FD4" w14:textId="77777777" w:rsidR="000F7DBA" w:rsidRDefault="000F7DBA" w:rsidP="1E61DACF">
      <w:pPr>
        <w:pStyle w:val="af0"/>
        <w:numPr>
          <w:ilvl w:val="0"/>
          <w:numId w:val="1"/>
        </w:numPr>
        <w:spacing w:after="0"/>
        <w:jc w:val="both"/>
      </w:pPr>
      <w:r w:rsidRPr="000F7DBA">
        <w:t xml:space="preserve">Said A, Janjua MU, Hassan S, </w:t>
      </w:r>
      <w:proofErr w:type="spellStart"/>
      <w:r w:rsidRPr="000F7DBA">
        <w:t>Muzammal</w:t>
      </w:r>
      <w:proofErr w:type="spellEnd"/>
      <w:r w:rsidRPr="000F7DBA">
        <w:t xml:space="preserve"> Z, Saleem T, </w:t>
      </w:r>
      <w:proofErr w:type="spellStart"/>
      <w:r w:rsidRPr="000F7DBA">
        <w:t>Thaipisutikul</w:t>
      </w:r>
      <w:proofErr w:type="spellEnd"/>
      <w:r w:rsidRPr="000F7DBA">
        <w:t xml:space="preserve"> T, </w:t>
      </w:r>
      <w:proofErr w:type="spellStart"/>
      <w:r w:rsidRPr="000F7DBA">
        <w:t>Tuarob</w:t>
      </w:r>
      <w:proofErr w:type="spellEnd"/>
      <w:r w:rsidRPr="000F7DBA">
        <w:t xml:space="preserve"> S, Nawaz R. 2021. Detailed analysis of Ethereum network on transaction behavior, community structure and link prediction. </w:t>
      </w:r>
      <w:proofErr w:type="spellStart"/>
      <w:r w:rsidRPr="000F7DBA">
        <w:t>PeerJ</w:t>
      </w:r>
      <w:proofErr w:type="spellEnd"/>
      <w:r w:rsidRPr="000F7DBA">
        <w:t xml:space="preserve"> Computer Science </w:t>
      </w:r>
      <w:proofErr w:type="gramStart"/>
      <w:r w:rsidRPr="000F7DBA">
        <w:t>7:e</w:t>
      </w:r>
      <w:proofErr w:type="gramEnd"/>
      <w:r w:rsidRPr="000F7DBA">
        <w:t xml:space="preserve">815 https://doi.org/10.7717/peerj-cs.815 </w:t>
      </w:r>
    </w:p>
    <w:p w14:paraId="40E620E6" w14:textId="61F248DD" w:rsidR="6181BC00" w:rsidRDefault="6181BC00" w:rsidP="1E61DACF">
      <w:pPr>
        <w:pStyle w:val="af0"/>
        <w:numPr>
          <w:ilvl w:val="0"/>
          <w:numId w:val="1"/>
        </w:numPr>
        <w:spacing w:after="0"/>
        <w:jc w:val="both"/>
      </w:pPr>
      <w:proofErr w:type="spellStart"/>
      <w:r w:rsidRPr="1E61DACF">
        <w:t>Kiffer</w:t>
      </w:r>
      <w:proofErr w:type="spellEnd"/>
      <w:r w:rsidRPr="1E61DACF">
        <w:t xml:space="preserve">, L., Levin, D., &amp; </w:t>
      </w:r>
      <w:proofErr w:type="spellStart"/>
      <w:r w:rsidRPr="1E61DACF">
        <w:t>Mislove</w:t>
      </w:r>
      <w:proofErr w:type="spellEnd"/>
      <w:r w:rsidRPr="1E61DACF">
        <w:t xml:space="preserve">, A. (2018). Analyzing Ethereum's Smart Contract Ecosystem. </w:t>
      </w:r>
      <w:r w:rsidRPr="1E61DACF">
        <w:rPr>
          <w:i/>
          <w:iCs/>
        </w:rPr>
        <w:t>Proceedings of the Internet Measurement Conference 2018</w:t>
      </w:r>
      <w:r w:rsidRPr="1E61DACF">
        <w:t>, 490–496.</w:t>
      </w:r>
    </w:p>
    <w:p w14:paraId="0F6DCC67" w14:textId="2670B03C" w:rsidR="00EC781D" w:rsidRDefault="00EC781D" w:rsidP="1E61DACF">
      <w:pPr>
        <w:pStyle w:val="af0"/>
        <w:numPr>
          <w:ilvl w:val="0"/>
          <w:numId w:val="1"/>
        </w:numPr>
        <w:spacing w:after="0"/>
        <w:jc w:val="both"/>
      </w:pPr>
      <w:r w:rsidRPr="00EC781D">
        <w:t>Victor</w:t>
      </w:r>
      <w:r>
        <w:t>, F.</w:t>
      </w:r>
      <w:r w:rsidRPr="00EC781D">
        <w:t xml:space="preserve"> &amp; </w:t>
      </w:r>
      <w:proofErr w:type="spellStart"/>
      <w:r w:rsidRPr="00EC781D">
        <w:t>Weintraud</w:t>
      </w:r>
      <w:proofErr w:type="spellEnd"/>
      <w:r>
        <w:t>, A.M.</w:t>
      </w:r>
      <w:r w:rsidRPr="00EC781D">
        <w:t>, 2021. "Detecting and Quantifying Wash Trading on Decentralized Cryptocurrency Exchanges," Papers 2102.07001, arXiv.org.</w:t>
      </w:r>
    </w:p>
    <w:p w14:paraId="19EF0A1D" w14:textId="56C6EDE8" w:rsidR="004067E2" w:rsidRDefault="004067E2" w:rsidP="1E61DACF">
      <w:pPr>
        <w:pStyle w:val="af0"/>
        <w:numPr>
          <w:ilvl w:val="0"/>
          <w:numId w:val="1"/>
        </w:numPr>
        <w:spacing w:after="0"/>
        <w:jc w:val="both"/>
      </w:pPr>
      <w:r w:rsidRPr="004067E2">
        <w:t xml:space="preserve">Victor, F. “Address clustering heuristics for </w:t>
      </w:r>
      <w:r>
        <w:t>E</w:t>
      </w:r>
      <w:r w:rsidRPr="004067E2">
        <w:t>thereum,” Financial Cryptography and Data Security, 2019.</w:t>
      </w:r>
    </w:p>
    <w:p w14:paraId="3793E1FF" w14:textId="77777777" w:rsidR="00EE5FFE" w:rsidRDefault="00EE5FFE" w:rsidP="00EE5FFE">
      <w:pPr>
        <w:pStyle w:val="af0"/>
        <w:spacing w:after="0"/>
        <w:jc w:val="both"/>
      </w:pPr>
    </w:p>
    <w:p w14:paraId="381BEE46" w14:textId="074D8E39" w:rsidR="76B3BEA6" w:rsidRPr="00450885" w:rsidRDefault="5698346D" w:rsidP="5E2009CC">
      <w:pPr>
        <w:pStyle w:val="2"/>
        <w:spacing w:line="259" w:lineRule="auto"/>
        <w:rPr>
          <w:color w:val="auto"/>
        </w:rPr>
      </w:pPr>
      <w:r w:rsidRPr="00450885">
        <w:rPr>
          <w:color w:val="auto"/>
        </w:rPr>
        <w:t>A</w:t>
      </w:r>
      <w:r w:rsidR="000C5769">
        <w:rPr>
          <w:color w:val="auto"/>
        </w:rPr>
        <w:t>p</w:t>
      </w:r>
      <w:r w:rsidRPr="00450885">
        <w:rPr>
          <w:color w:val="auto"/>
        </w:rPr>
        <w:t>pendix A</w:t>
      </w:r>
    </w:p>
    <w:tbl>
      <w:tblPr>
        <w:tblW w:w="0" w:type="auto"/>
        <w:tblLayout w:type="fixed"/>
        <w:tblLook w:val="06A0" w:firstRow="1" w:lastRow="0" w:firstColumn="1" w:lastColumn="0" w:noHBand="1" w:noVBand="1"/>
      </w:tblPr>
      <w:tblGrid>
        <w:gridCol w:w="968"/>
        <w:gridCol w:w="1007"/>
        <w:gridCol w:w="1091"/>
        <w:gridCol w:w="1005"/>
        <w:gridCol w:w="1091"/>
        <w:gridCol w:w="1007"/>
        <w:gridCol w:w="1091"/>
        <w:gridCol w:w="1007"/>
        <w:gridCol w:w="1092"/>
      </w:tblGrid>
      <w:tr w:rsidR="2F61107E" w14:paraId="365088F3" w14:textId="77777777" w:rsidTr="2F61107E">
        <w:trPr>
          <w:trHeight w:val="300"/>
        </w:trPr>
        <w:tc>
          <w:tcPr>
            <w:tcW w:w="9359" w:type="dxa"/>
            <w:gridSpan w:val="9"/>
            <w:tcBorders>
              <w:top w:val="single" w:sz="8" w:space="0" w:color="000000" w:themeColor="text1"/>
              <w:left w:val="single" w:sz="8" w:space="0" w:color="000000" w:themeColor="text1"/>
              <w:bottom w:val="nil"/>
              <w:right w:val="nil"/>
            </w:tcBorders>
            <w:tcMar>
              <w:top w:w="15" w:type="dxa"/>
              <w:left w:w="15" w:type="dxa"/>
              <w:right w:w="15" w:type="dxa"/>
            </w:tcMar>
            <w:vAlign w:val="bottom"/>
          </w:tcPr>
          <w:p w14:paraId="0F19E48E" w14:textId="085E8994" w:rsidR="2F61107E" w:rsidRDefault="2F61107E" w:rsidP="2F61107E">
            <w:pPr>
              <w:spacing w:after="0"/>
              <w:jc w:val="center"/>
            </w:pPr>
            <w:r w:rsidRPr="2F61107E">
              <w:rPr>
                <w:rFonts w:ascii="Aptos Narrow" w:eastAsia="Aptos Narrow" w:hAnsi="Aptos Narrow" w:cs="Aptos Narrow"/>
                <w:b/>
                <w:bCs/>
                <w:color w:val="000000" w:themeColor="text1"/>
                <w:sz w:val="22"/>
                <w:szCs w:val="22"/>
              </w:rPr>
              <w:t xml:space="preserve">Table 1A. Query 1.1 </w:t>
            </w:r>
            <w:r w:rsidR="00B66D99">
              <w:rPr>
                <w:rFonts w:ascii="Aptos Narrow" w:eastAsia="Aptos Narrow" w:hAnsi="Aptos Narrow" w:cs="Aptos Narrow"/>
                <w:b/>
                <w:bCs/>
                <w:color w:val="000000" w:themeColor="text1"/>
                <w:sz w:val="22"/>
                <w:szCs w:val="22"/>
              </w:rPr>
              <w:t>f</w:t>
            </w:r>
            <w:r w:rsidRPr="2F61107E">
              <w:rPr>
                <w:rFonts w:ascii="Aptos Narrow" w:eastAsia="Aptos Narrow" w:hAnsi="Aptos Narrow" w:cs="Aptos Narrow"/>
                <w:b/>
                <w:bCs/>
                <w:color w:val="000000" w:themeColor="text1"/>
                <w:sz w:val="22"/>
                <w:szCs w:val="22"/>
              </w:rPr>
              <w:t xml:space="preserve">or </w:t>
            </w:r>
            <w:r w:rsidRPr="00F32178">
              <w:rPr>
                <w:rFonts w:ascii="Aptos Narrow" w:eastAsia="Aptos Narrow" w:hAnsi="Aptos Narrow" w:cs="Aptos Narrow"/>
                <w:b/>
                <w:bCs/>
                <w:color w:val="000000" w:themeColor="text1"/>
                <w:sz w:val="22"/>
                <w:szCs w:val="22"/>
              </w:rPr>
              <w:t xml:space="preserve">each </w:t>
            </w:r>
            <w:r w:rsidR="00F32178" w:rsidRPr="00F32178">
              <w:rPr>
                <w:rFonts w:ascii="Aptos Narrow" w:eastAsia="Aptos Narrow" w:hAnsi="Aptos Narrow" w:cs="Aptos Narrow"/>
                <w:b/>
                <w:bCs/>
                <w:color w:val="000000" w:themeColor="text1"/>
                <w:sz w:val="22"/>
                <w:szCs w:val="22"/>
              </w:rPr>
              <w:t>set of blocks</w:t>
            </w:r>
          </w:p>
        </w:tc>
      </w:tr>
      <w:tr w:rsidR="2F61107E" w14:paraId="32B208BD" w14:textId="77777777" w:rsidTr="2F61107E">
        <w:trPr>
          <w:trHeight w:val="300"/>
        </w:trPr>
        <w:tc>
          <w:tcPr>
            <w:tcW w:w="968"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2F370FD0" w14:textId="3B0D957C" w:rsidR="2F61107E" w:rsidRDefault="00BF41D8" w:rsidP="2F61107E">
            <w:pPr>
              <w:spacing w:after="0"/>
              <w:jc w:val="center"/>
            </w:pPr>
            <w:r>
              <w:rPr>
                <w:rFonts w:ascii="Aptos Narrow" w:eastAsia="Aptos Narrow" w:hAnsi="Aptos Narrow" w:cs="Aptos Narrow"/>
                <w:color w:val="000000" w:themeColor="text1"/>
                <w:sz w:val="22"/>
                <w:szCs w:val="22"/>
              </w:rPr>
              <w:t>Number of blocks</w:t>
            </w:r>
          </w:p>
        </w:tc>
        <w:tc>
          <w:tcPr>
            <w:tcW w:w="2098" w:type="dxa"/>
            <w:gridSpan w:val="2"/>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1C9A2D91" w14:textId="6DFC0A22"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c>
          <w:tcPr>
            <w:tcW w:w="2096" w:type="dxa"/>
            <w:gridSpan w:val="2"/>
            <w:tcBorders>
              <w:top w:val="single" w:sz="8" w:space="0" w:color="000000" w:themeColor="text1"/>
              <w:left w:val="nil"/>
              <w:bottom w:val="single" w:sz="8" w:space="0" w:color="000000" w:themeColor="text1"/>
              <w:right w:val="nil"/>
            </w:tcBorders>
            <w:tcMar>
              <w:top w:w="15" w:type="dxa"/>
              <w:left w:w="15" w:type="dxa"/>
              <w:right w:w="15" w:type="dxa"/>
            </w:tcMar>
            <w:vAlign w:val="bottom"/>
          </w:tcPr>
          <w:p w14:paraId="1848D6F9" w14:textId="754AAE5C" w:rsidR="2F61107E" w:rsidRDefault="2F61107E" w:rsidP="2F61107E">
            <w:pPr>
              <w:spacing w:after="0"/>
              <w:jc w:val="center"/>
            </w:pPr>
            <w:r w:rsidRPr="2F61107E">
              <w:rPr>
                <w:rFonts w:ascii="Aptos Narrow" w:eastAsia="Aptos Narrow" w:hAnsi="Aptos Narrow" w:cs="Aptos Narrow"/>
                <w:color w:val="000000" w:themeColor="text1"/>
                <w:sz w:val="22"/>
                <w:szCs w:val="22"/>
              </w:rPr>
              <w:t>10</w:t>
            </w:r>
          </w:p>
        </w:tc>
        <w:tc>
          <w:tcPr>
            <w:tcW w:w="2098" w:type="dxa"/>
            <w:gridSpan w:val="2"/>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71294C0C" w14:textId="67823035" w:rsidR="2F61107E" w:rsidRDefault="2F61107E" w:rsidP="2F61107E">
            <w:pPr>
              <w:spacing w:after="0"/>
              <w:jc w:val="center"/>
            </w:pPr>
            <w:r w:rsidRPr="2F61107E">
              <w:rPr>
                <w:rFonts w:ascii="Aptos Narrow" w:eastAsia="Aptos Narrow" w:hAnsi="Aptos Narrow" w:cs="Aptos Narrow"/>
                <w:color w:val="000000" w:themeColor="text1"/>
                <w:sz w:val="22"/>
                <w:szCs w:val="22"/>
              </w:rPr>
              <w:t>50</w:t>
            </w:r>
          </w:p>
        </w:tc>
        <w:tc>
          <w:tcPr>
            <w:tcW w:w="2099" w:type="dxa"/>
            <w:gridSpan w:val="2"/>
            <w:tcBorders>
              <w:top w:val="single" w:sz="8" w:space="0" w:color="000000" w:themeColor="text1"/>
              <w:left w:val="nil"/>
              <w:bottom w:val="single" w:sz="8" w:space="0" w:color="000000" w:themeColor="text1"/>
              <w:right w:val="nil"/>
            </w:tcBorders>
            <w:tcMar>
              <w:top w:w="15" w:type="dxa"/>
              <w:left w:w="15" w:type="dxa"/>
              <w:right w:w="15" w:type="dxa"/>
            </w:tcMar>
            <w:vAlign w:val="bottom"/>
          </w:tcPr>
          <w:p w14:paraId="7A2F5822" w14:textId="527AD5F2" w:rsidR="2F61107E" w:rsidRDefault="2F61107E" w:rsidP="2F61107E">
            <w:pPr>
              <w:spacing w:after="0"/>
              <w:jc w:val="center"/>
            </w:pPr>
            <w:r w:rsidRPr="2F61107E">
              <w:rPr>
                <w:rFonts w:ascii="Aptos Narrow" w:eastAsia="Aptos Narrow" w:hAnsi="Aptos Narrow" w:cs="Aptos Narrow"/>
                <w:color w:val="000000" w:themeColor="text1"/>
                <w:sz w:val="22"/>
                <w:szCs w:val="22"/>
              </w:rPr>
              <w:t>100</w:t>
            </w:r>
          </w:p>
        </w:tc>
      </w:tr>
      <w:tr w:rsidR="2F61107E" w14:paraId="41EE058A" w14:textId="77777777" w:rsidTr="2F61107E">
        <w:trPr>
          <w:trHeight w:val="300"/>
        </w:trPr>
        <w:tc>
          <w:tcPr>
            <w:tcW w:w="968"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7BE4C0EE" w14:textId="26F8296F" w:rsidR="2F61107E" w:rsidRDefault="2F61107E" w:rsidP="2F61107E">
            <w:pPr>
              <w:spacing w:after="0"/>
              <w:jc w:val="center"/>
            </w:pPr>
            <w:r w:rsidRPr="2F61107E">
              <w:rPr>
                <w:rFonts w:ascii="Aptos Narrow" w:eastAsia="Aptos Narrow" w:hAnsi="Aptos Narrow" w:cs="Aptos Narrow"/>
                <w:color w:val="000000" w:themeColor="text1"/>
                <w:sz w:val="22"/>
                <w:szCs w:val="22"/>
              </w:rPr>
              <w:t>Rank</w:t>
            </w:r>
          </w:p>
        </w:tc>
        <w:tc>
          <w:tcPr>
            <w:tcW w:w="1007"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410B4BE3" w14:textId="4D47CB14"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91"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5D4EE550" w14:textId="72447054" w:rsidR="2F61107E" w:rsidRDefault="2F61107E" w:rsidP="2F61107E">
            <w:pPr>
              <w:spacing w:after="0"/>
              <w:jc w:val="center"/>
            </w:pPr>
            <w:r w:rsidRPr="2F61107E">
              <w:rPr>
                <w:rFonts w:ascii="Aptos Narrow" w:eastAsia="Aptos Narrow" w:hAnsi="Aptos Narrow" w:cs="Aptos Narrow"/>
                <w:color w:val="000000" w:themeColor="text1"/>
                <w:sz w:val="22"/>
                <w:szCs w:val="22"/>
              </w:rPr>
              <w:t>Total Received (</w:t>
            </w:r>
            <w:r w:rsidR="0046329A">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c>
          <w:tcPr>
            <w:tcW w:w="1005"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41247BC5" w14:textId="35697383"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91"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5C5BFCB0" w14:textId="0C7A65BC" w:rsidR="2F61107E" w:rsidRDefault="2F61107E" w:rsidP="2F61107E">
            <w:pPr>
              <w:spacing w:after="0"/>
              <w:jc w:val="center"/>
            </w:pPr>
            <w:r w:rsidRPr="2F61107E">
              <w:rPr>
                <w:rFonts w:ascii="Aptos Narrow" w:eastAsia="Aptos Narrow" w:hAnsi="Aptos Narrow" w:cs="Aptos Narrow"/>
                <w:color w:val="000000" w:themeColor="text1"/>
                <w:sz w:val="22"/>
                <w:szCs w:val="22"/>
              </w:rPr>
              <w:t>Total Received (</w:t>
            </w:r>
            <w:r w:rsidR="0046329A">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c>
          <w:tcPr>
            <w:tcW w:w="1007"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244685ED" w14:textId="65C5BA48"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91"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78F336E1" w14:textId="0E2C6914" w:rsidR="2F61107E" w:rsidRDefault="2F61107E" w:rsidP="2F61107E">
            <w:pPr>
              <w:spacing w:after="0"/>
              <w:jc w:val="center"/>
            </w:pPr>
            <w:r w:rsidRPr="2F61107E">
              <w:rPr>
                <w:rFonts w:ascii="Aptos Narrow" w:eastAsia="Aptos Narrow" w:hAnsi="Aptos Narrow" w:cs="Aptos Narrow"/>
                <w:color w:val="000000" w:themeColor="text1"/>
                <w:sz w:val="22"/>
                <w:szCs w:val="22"/>
              </w:rPr>
              <w:t>Total Received (</w:t>
            </w:r>
            <w:r w:rsidR="0046329A">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c>
          <w:tcPr>
            <w:tcW w:w="1007"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3AB31CD9" w14:textId="3CBA1BD7"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92"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0F0FD52B" w14:textId="06FCB691" w:rsidR="2F61107E" w:rsidRDefault="2F61107E" w:rsidP="2F61107E">
            <w:pPr>
              <w:spacing w:after="0"/>
              <w:jc w:val="center"/>
            </w:pPr>
            <w:r w:rsidRPr="2F61107E">
              <w:rPr>
                <w:rFonts w:ascii="Aptos Narrow" w:eastAsia="Aptos Narrow" w:hAnsi="Aptos Narrow" w:cs="Aptos Narrow"/>
                <w:color w:val="000000" w:themeColor="text1"/>
                <w:sz w:val="22"/>
                <w:szCs w:val="22"/>
              </w:rPr>
              <w:t>Total Received (</w:t>
            </w:r>
            <w:r w:rsidR="0046329A">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r>
      <w:tr w:rsidR="2F61107E" w14:paraId="2612FFAB" w14:textId="77777777" w:rsidTr="2F61107E">
        <w:trPr>
          <w:trHeight w:val="300"/>
        </w:trPr>
        <w:tc>
          <w:tcPr>
            <w:tcW w:w="968" w:type="dxa"/>
            <w:tcBorders>
              <w:top w:val="single" w:sz="8" w:space="0" w:color="000000" w:themeColor="text1"/>
              <w:left w:val="single" w:sz="8" w:space="0" w:color="000000" w:themeColor="text1"/>
              <w:bottom w:val="nil"/>
              <w:right w:val="nil"/>
            </w:tcBorders>
            <w:tcMar>
              <w:top w:w="15" w:type="dxa"/>
              <w:left w:w="15" w:type="dxa"/>
              <w:right w:w="15" w:type="dxa"/>
            </w:tcMar>
            <w:vAlign w:val="bottom"/>
          </w:tcPr>
          <w:p w14:paraId="610B04F6" w14:textId="51C24DCE" w:rsidR="2F61107E" w:rsidRDefault="2F61107E" w:rsidP="2F61107E">
            <w:pPr>
              <w:spacing w:after="0"/>
              <w:jc w:val="center"/>
            </w:pPr>
            <w:r w:rsidRPr="2F61107E">
              <w:rPr>
                <w:rFonts w:ascii="Aptos Narrow" w:eastAsia="Aptos Narrow" w:hAnsi="Aptos Narrow" w:cs="Aptos Narrow"/>
                <w:b/>
                <w:bCs/>
                <w:color w:val="000000" w:themeColor="text1"/>
                <w:sz w:val="22"/>
                <w:szCs w:val="22"/>
              </w:rPr>
              <w:lastRenderedPageBreak/>
              <w:t>1</w:t>
            </w:r>
          </w:p>
        </w:tc>
        <w:tc>
          <w:tcPr>
            <w:tcW w:w="1007" w:type="dxa"/>
            <w:tcBorders>
              <w:top w:val="single" w:sz="8" w:space="0" w:color="000000" w:themeColor="text1"/>
              <w:left w:val="single" w:sz="8" w:space="0" w:color="000000" w:themeColor="text1"/>
              <w:bottom w:val="nil"/>
              <w:right w:val="nil"/>
            </w:tcBorders>
            <w:tcMar>
              <w:top w:w="15" w:type="dxa"/>
              <w:left w:w="15" w:type="dxa"/>
              <w:right w:w="15" w:type="dxa"/>
            </w:tcMar>
            <w:vAlign w:val="bottom"/>
          </w:tcPr>
          <w:p w14:paraId="6C70B548" w14:textId="1A2E071A" w:rsidR="2F61107E" w:rsidRDefault="2F61107E" w:rsidP="2F61107E">
            <w:pPr>
              <w:spacing w:after="0"/>
              <w:jc w:val="center"/>
            </w:pPr>
            <w:r w:rsidRPr="2F61107E">
              <w:rPr>
                <w:rFonts w:ascii="Aptos Narrow" w:eastAsia="Aptos Narrow" w:hAnsi="Aptos Narrow" w:cs="Aptos Narrow"/>
                <w:color w:val="000000" w:themeColor="text1"/>
                <w:sz w:val="22"/>
                <w:szCs w:val="22"/>
              </w:rPr>
              <w:t>0x10da...56ba8e</w:t>
            </w:r>
          </w:p>
        </w:tc>
        <w:tc>
          <w:tcPr>
            <w:tcW w:w="1091" w:type="dxa"/>
            <w:tcBorders>
              <w:top w:val="single" w:sz="8" w:space="0" w:color="000000" w:themeColor="text1"/>
              <w:left w:val="nil"/>
              <w:bottom w:val="nil"/>
              <w:right w:val="single" w:sz="8" w:space="0" w:color="000000" w:themeColor="text1"/>
            </w:tcBorders>
            <w:tcMar>
              <w:top w:w="15" w:type="dxa"/>
              <w:left w:w="15" w:type="dxa"/>
              <w:right w:w="15" w:type="dxa"/>
            </w:tcMar>
            <w:vAlign w:val="bottom"/>
          </w:tcPr>
          <w:p w14:paraId="110FB19E" w14:textId="032E70D0" w:rsidR="2F61107E" w:rsidRDefault="2F61107E" w:rsidP="2F61107E">
            <w:pPr>
              <w:spacing w:after="0"/>
              <w:jc w:val="center"/>
            </w:pPr>
            <w:r w:rsidRPr="2F61107E">
              <w:rPr>
                <w:rFonts w:ascii="Aptos Narrow" w:eastAsia="Aptos Narrow" w:hAnsi="Aptos Narrow" w:cs="Aptos Narrow"/>
                <w:color w:val="000000" w:themeColor="text1"/>
                <w:sz w:val="22"/>
                <w:szCs w:val="22"/>
              </w:rPr>
              <w:t>50,000</w:t>
            </w:r>
          </w:p>
        </w:tc>
        <w:tc>
          <w:tcPr>
            <w:tcW w:w="1005" w:type="dxa"/>
            <w:tcBorders>
              <w:top w:val="single" w:sz="8" w:space="0" w:color="000000" w:themeColor="text1"/>
              <w:left w:val="single" w:sz="8" w:space="0" w:color="000000" w:themeColor="text1"/>
              <w:bottom w:val="nil"/>
              <w:right w:val="nil"/>
            </w:tcBorders>
            <w:tcMar>
              <w:top w:w="15" w:type="dxa"/>
              <w:left w:w="15" w:type="dxa"/>
              <w:right w:w="15" w:type="dxa"/>
            </w:tcMar>
            <w:vAlign w:val="bottom"/>
          </w:tcPr>
          <w:p w14:paraId="7D7DD3E1" w14:textId="1230A5BA" w:rsidR="2F61107E" w:rsidRDefault="2F61107E" w:rsidP="2F61107E">
            <w:pPr>
              <w:spacing w:after="0"/>
              <w:jc w:val="center"/>
            </w:pPr>
            <w:r w:rsidRPr="2F61107E">
              <w:rPr>
                <w:rFonts w:ascii="Aptos Narrow" w:eastAsia="Aptos Narrow" w:hAnsi="Aptos Narrow" w:cs="Aptos Narrow"/>
                <w:color w:val="000000" w:themeColor="text1"/>
                <w:sz w:val="22"/>
                <w:szCs w:val="22"/>
              </w:rPr>
              <w:t>0x5efc...2c8918</w:t>
            </w:r>
          </w:p>
        </w:tc>
        <w:tc>
          <w:tcPr>
            <w:tcW w:w="1091" w:type="dxa"/>
            <w:tcBorders>
              <w:top w:val="single" w:sz="8" w:space="0" w:color="000000" w:themeColor="text1"/>
              <w:left w:val="nil"/>
              <w:bottom w:val="nil"/>
              <w:right w:val="nil"/>
            </w:tcBorders>
            <w:tcMar>
              <w:top w:w="15" w:type="dxa"/>
              <w:left w:w="15" w:type="dxa"/>
              <w:right w:w="15" w:type="dxa"/>
            </w:tcMar>
            <w:vAlign w:val="bottom"/>
          </w:tcPr>
          <w:p w14:paraId="20ED7DCE" w14:textId="32F0CE51" w:rsidR="2F61107E" w:rsidRDefault="2F61107E" w:rsidP="2F61107E">
            <w:pPr>
              <w:spacing w:after="0"/>
              <w:jc w:val="center"/>
            </w:pPr>
            <w:r w:rsidRPr="2F61107E">
              <w:rPr>
                <w:rFonts w:ascii="Aptos Narrow" w:eastAsia="Aptos Narrow" w:hAnsi="Aptos Narrow" w:cs="Aptos Narrow"/>
                <w:color w:val="000000" w:themeColor="text1"/>
                <w:sz w:val="22"/>
                <w:szCs w:val="22"/>
              </w:rPr>
              <w:t>512,000</w:t>
            </w:r>
          </w:p>
        </w:tc>
        <w:tc>
          <w:tcPr>
            <w:tcW w:w="1007" w:type="dxa"/>
            <w:tcBorders>
              <w:top w:val="single" w:sz="8" w:space="0" w:color="000000" w:themeColor="text1"/>
              <w:left w:val="single" w:sz="8" w:space="0" w:color="000000" w:themeColor="text1"/>
              <w:bottom w:val="nil"/>
              <w:right w:val="nil"/>
            </w:tcBorders>
            <w:tcMar>
              <w:top w:w="15" w:type="dxa"/>
              <w:left w:w="15" w:type="dxa"/>
              <w:right w:w="15" w:type="dxa"/>
            </w:tcMar>
            <w:vAlign w:val="bottom"/>
          </w:tcPr>
          <w:p w14:paraId="32476336" w14:textId="78424538" w:rsidR="2F61107E" w:rsidRDefault="2F61107E" w:rsidP="2F61107E">
            <w:pPr>
              <w:spacing w:after="0"/>
              <w:jc w:val="center"/>
            </w:pPr>
            <w:r w:rsidRPr="2F61107E">
              <w:rPr>
                <w:rFonts w:ascii="Aptos Narrow" w:eastAsia="Aptos Narrow" w:hAnsi="Aptos Narrow" w:cs="Aptos Narrow"/>
                <w:color w:val="000000" w:themeColor="text1"/>
                <w:sz w:val="22"/>
                <w:szCs w:val="22"/>
              </w:rPr>
              <w:t>0x8934...c7b2b9</w:t>
            </w:r>
          </w:p>
        </w:tc>
        <w:tc>
          <w:tcPr>
            <w:tcW w:w="1091" w:type="dxa"/>
            <w:tcBorders>
              <w:top w:val="single" w:sz="8" w:space="0" w:color="000000" w:themeColor="text1"/>
              <w:left w:val="nil"/>
              <w:bottom w:val="nil"/>
              <w:right w:val="single" w:sz="8" w:space="0" w:color="000000" w:themeColor="text1"/>
            </w:tcBorders>
            <w:tcMar>
              <w:top w:w="15" w:type="dxa"/>
              <w:left w:w="15" w:type="dxa"/>
              <w:right w:w="15" w:type="dxa"/>
            </w:tcMar>
            <w:vAlign w:val="bottom"/>
          </w:tcPr>
          <w:p w14:paraId="6D6EC369" w14:textId="34778B12" w:rsidR="2F61107E" w:rsidRDefault="2F61107E" w:rsidP="2F61107E">
            <w:pPr>
              <w:spacing w:after="0"/>
              <w:jc w:val="center"/>
            </w:pPr>
            <w:r w:rsidRPr="2F61107E">
              <w:rPr>
                <w:rFonts w:ascii="Aptos Narrow" w:eastAsia="Aptos Narrow" w:hAnsi="Aptos Narrow" w:cs="Aptos Narrow"/>
                <w:color w:val="000000" w:themeColor="text1"/>
                <w:sz w:val="22"/>
                <w:szCs w:val="22"/>
              </w:rPr>
              <w:t>2943,000</w:t>
            </w:r>
          </w:p>
        </w:tc>
        <w:tc>
          <w:tcPr>
            <w:tcW w:w="1007" w:type="dxa"/>
            <w:tcBorders>
              <w:top w:val="single" w:sz="8" w:space="0" w:color="000000" w:themeColor="text1"/>
              <w:left w:val="single" w:sz="8" w:space="0" w:color="000000" w:themeColor="text1"/>
              <w:bottom w:val="nil"/>
              <w:right w:val="nil"/>
            </w:tcBorders>
            <w:shd w:val="clear" w:color="auto" w:fill="FCCACA"/>
            <w:tcMar>
              <w:top w:w="15" w:type="dxa"/>
              <w:left w:w="15" w:type="dxa"/>
              <w:right w:w="15" w:type="dxa"/>
            </w:tcMar>
            <w:vAlign w:val="bottom"/>
          </w:tcPr>
          <w:p w14:paraId="3F005FD0" w14:textId="23D0FC2F"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1092" w:type="dxa"/>
            <w:tcBorders>
              <w:top w:val="single" w:sz="8" w:space="0" w:color="000000" w:themeColor="text1"/>
              <w:left w:val="nil"/>
              <w:bottom w:val="nil"/>
              <w:right w:val="single" w:sz="8" w:space="0" w:color="000000" w:themeColor="text1"/>
            </w:tcBorders>
            <w:tcMar>
              <w:top w:w="15" w:type="dxa"/>
              <w:left w:w="15" w:type="dxa"/>
              <w:right w:w="15" w:type="dxa"/>
            </w:tcMar>
            <w:vAlign w:val="bottom"/>
          </w:tcPr>
          <w:p w14:paraId="11859F76" w14:textId="1431E344" w:rsidR="2F61107E" w:rsidRDefault="2F61107E" w:rsidP="2F61107E">
            <w:pPr>
              <w:spacing w:after="0"/>
              <w:jc w:val="center"/>
            </w:pPr>
            <w:r w:rsidRPr="2F61107E">
              <w:rPr>
                <w:rFonts w:ascii="Aptos Narrow" w:eastAsia="Aptos Narrow" w:hAnsi="Aptos Narrow" w:cs="Aptos Narrow"/>
                <w:color w:val="000000" w:themeColor="text1"/>
                <w:sz w:val="22"/>
                <w:szCs w:val="22"/>
              </w:rPr>
              <w:t>4644,100</w:t>
            </w:r>
          </w:p>
        </w:tc>
      </w:tr>
      <w:tr w:rsidR="2F61107E" w14:paraId="57436F61" w14:textId="77777777" w:rsidTr="2F61107E">
        <w:trPr>
          <w:trHeight w:val="300"/>
        </w:trPr>
        <w:tc>
          <w:tcPr>
            <w:tcW w:w="968" w:type="dxa"/>
            <w:tcBorders>
              <w:top w:val="nil"/>
              <w:left w:val="single" w:sz="8" w:space="0" w:color="000000" w:themeColor="text1"/>
              <w:bottom w:val="nil"/>
              <w:right w:val="nil"/>
            </w:tcBorders>
            <w:tcMar>
              <w:top w:w="15" w:type="dxa"/>
              <w:left w:w="15" w:type="dxa"/>
              <w:right w:w="15" w:type="dxa"/>
            </w:tcMar>
            <w:vAlign w:val="bottom"/>
          </w:tcPr>
          <w:p w14:paraId="17D2C320" w14:textId="3F5E707C" w:rsidR="2F61107E" w:rsidRDefault="2F61107E" w:rsidP="2F61107E">
            <w:pPr>
              <w:spacing w:after="0"/>
              <w:jc w:val="center"/>
            </w:pPr>
            <w:r w:rsidRPr="2F61107E">
              <w:rPr>
                <w:rFonts w:ascii="Aptos Narrow" w:eastAsia="Aptos Narrow" w:hAnsi="Aptos Narrow" w:cs="Aptos Narrow"/>
                <w:b/>
                <w:bCs/>
                <w:color w:val="000000" w:themeColor="text1"/>
                <w:sz w:val="22"/>
                <w:szCs w:val="22"/>
              </w:rPr>
              <w:t>2</w:t>
            </w:r>
          </w:p>
        </w:tc>
        <w:tc>
          <w:tcPr>
            <w:tcW w:w="1007" w:type="dxa"/>
            <w:tcBorders>
              <w:top w:val="nil"/>
              <w:left w:val="single" w:sz="8" w:space="0" w:color="000000" w:themeColor="text1"/>
              <w:bottom w:val="nil"/>
              <w:right w:val="nil"/>
            </w:tcBorders>
            <w:shd w:val="clear" w:color="auto" w:fill="FCCACA"/>
            <w:tcMar>
              <w:top w:w="15" w:type="dxa"/>
              <w:left w:w="15" w:type="dxa"/>
              <w:right w:w="15" w:type="dxa"/>
            </w:tcMar>
            <w:vAlign w:val="bottom"/>
          </w:tcPr>
          <w:p w14:paraId="22409B16" w14:textId="266FC1B6"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425261DF" w14:textId="0D9DB21C" w:rsidR="2F61107E" w:rsidRDefault="2F61107E" w:rsidP="2F61107E">
            <w:pPr>
              <w:spacing w:after="0"/>
              <w:jc w:val="center"/>
            </w:pPr>
            <w:r w:rsidRPr="2F61107E">
              <w:rPr>
                <w:rFonts w:ascii="Aptos Narrow" w:eastAsia="Aptos Narrow" w:hAnsi="Aptos Narrow" w:cs="Aptos Narrow"/>
                <w:color w:val="000000" w:themeColor="text1"/>
                <w:sz w:val="22"/>
                <w:szCs w:val="22"/>
              </w:rPr>
              <w:t>15,220</w:t>
            </w:r>
          </w:p>
        </w:tc>
        <w:tc>
          <w:tcPr>
            <w:tcW w:w="1005" w:type="dxa"/>
            <w:tcBorders>
              <w:top w:val="nil"/>
              <w:left w:val="single" w:sz="8" w:space="0" w:color="000000" w:themeColor="text1"/>
              <w:bottom w:val="nil"/>
              <w:right w:val="nil"/>
            </w:tcBorders>
            <w:tcMar>
              <w:top w:w="15" w:type="dxa"/>
              <w:left w:w="15" w:type="dxa"/>
              <w:right w:w="15" w:type="dxa"/>
            </w:tcMar>
            <w:vAlign w:val="bottom"/>
          </w:tcPr>
          <w:p w14:paraId="089B2D96" w14:textId="7E5B8229" w:rsidR="2F61107E" w:rsidRDefault="2F61107E" w:rsidP="2F61107E">
            <w:pPr>
              <w:spacing w:after="0"/>
              <w:jc w:val="center"/>
            </w:pPr>
            <w:r w:rsidRPr="2F61107E">
              <w:rPr>
                <w:rFonts w:ascii="Aptos Narrow" w:eastAsia="Aptos Narrow" w:hAnsi="Aptos Narrow" w:cs="Aptos Narrow"/>
                <w:color w:val="000000" w:themeColor="text1"/>
                <w:sz w:val="22"/>
                <w:szCs w:val="22"/>
              </w:rPr>
              <w:t>0xf2f3...5d0d60</w:t>
            </w:r>
          </w:p>
        </w:tc>
        <w:tc>
          <w:tcPr>
            <w:tcW w:w="1091" w:type="dxa"/>
            <w:tcBorders>
              <w:top w:val="nil"/>
              <w:left w:val="nil"/>
              <w:bottom w:val="nil"/>
              <w:right w:val="nil"/>
            </w:tcBorders>
            <w:tcMar>
              <w:top w:w="15" w:type="dxa"/>
              <w:left w:w="15" w:type="dxa"/>
              <w:right w:w="15" w:type="dxa"/>
            </w:tcMar>
            <w:vAlign w:val="bottom"/>
          </w:tcPr>
          <w:p w14:paraId="07D2E26C" w14:textId="1ED3AA34" w:rsidR="2F61107E" w:rsidRDefault="2F61107E" w:rsidP="2F61107E">
            <w:pPr>
              <w:spacing w:after="0"/>
              <w:jc w:val="center"/>
            </w:pPr>
            <w:r w:rsidRPr="2F61107E">
              <w:rPr>
                <w:rFonts w:ascii="Aptos Narrow" w:eastAsia="Aptos Narrow" w:hAnsi="Aptos Narrow" w:cs="Aptos Narrow"/>
                <w:color w:val="000000" w:themeColor="text1"/>
                <w:sz w:val="22"/>
                <w:szCs w:val="22"/>
              </w:rPr>
              <w:t>512,000</w:t>
            </w:r>
          </w:p>
        </w:tc>
        <w:tc>
          <w:tcPr>
            <w:tcW w:w="1007" w:type="dxa"/>
            <w:tcBorders>
              <w:top w:val="nil"/>
              <w:left w:val="single" w:sz="8" w:space="0" w:color="000000" w:themeColor="text1"/>
              <w:bottom w:val="nil"/>
              <w:right w:val="nil"/>
            </w:tcBorders>
            <w:shd w:val="clear" w:color="auto" w:fill="FCCACA"/>
            <w:tcMar>
              <w:top w:w="15" w:type="dxa"/>
              <w:left w:w="15" w:type="dxa"/>
              <w:right w:w="15" w:type="dxa"/>
            </w:tcMar>
            <w:vAlign w:val="bottom"/>
          </w:tcPr>
          <w:p w14:paraId="74B9A051" w14:textId="0B69FE27"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6F01F06B" w14:textId="0BC249E2" w:rsidR="2F61107E" w:rsidRDefault="2F61107E" w:rsidP="2F61107E">
            <w:pPr>
              <w:spacing w:after="0"/>
              <w:jc w:val="center"/>
            </w:pPr>
            <w:r w:rsidRPr="2F61107E">
              <w:rPr>
                <w:rFonts w:ascii="Aptos Narrow" w:eastAsia="Aptos Narrow" w:hAnsi="Aptos Narrow" w:cs="Aptos Narrow"/>
                <w:color w:val="000000" w:themeColor="text1"/>
                <w:sz w:val="22"/>
                <w:szCs w:val="22"/>
              </w:rPr>
              <w:t>2107,110</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1B42E08A" w14:textId="044F8E75" w:rsidR="2F61107E" w:rsidRDefault="2F61107E" w:rsidP="2F61107E">
            <w:pPr>
              <w:spacing w:after="0"/>
              <w:jc w:val="center"/>
            </w:pPr>
            <w:r w:rsidRPr="2F61107E">
              <w:rPr>
                <w:rFonts w:ascii="Aptos Narrow" w:eastAsia="Aptos Narrow" w:hAnsi="Aptos Narrow" w:cs="Aptos Narrow"/>
                <w:color w:val="000000" w:themeColor="text1"/>
                <w:sz w:val="22"/>
                <w:szCs w:val="22"/>
              </w:rPr>
              <w:t>0x8934...c7b2b9</w:t>
            </w:r>
          </w:p>
        </w:tc>
        <w:tc>
          <w:tcPr>
            <w:tcW w:w="1092" w:type="dxa"/>
            <w:tcBorders>
              <w:top w:val="nil"/>
              <w:left w:val="nil"/>
              <w:bottom w:val="nil"/>
              <w:right w:val="single" w:sz="8" w:space="0" w:color="000000" w:themeColor="text1"/>
            </w:tcBorders>
            <w:tcMar>
              <w:top w:w="15" w:type="dxa"/>
              <w:left w:w="15" w:type="dxa"/>
              <w:right w:w="15" w:type="dxa"/>
            </w:tcMar>
            <w:vAlign w:val="bottom"/>
          </w:tcPr>
          <w:p w14:paraId="5121FA24" w14:textId="0B991607" w:rsidR="2F61107E" w:rsidRDefault="2F61107E" w:rsidP="2F61107E">
            <w:pPr>
              <w:spacing w:after="0"/>
              <w:jc w:val="center"/>
            </w:pPr>
            <w:r w:rsidRPr="2F61107E">
              <w:rPr>
                <w:rFonts w:ascii="Aptos Narrow" w:eastAsia="Aptos Narrow" w:hAnsi="Aptos Narrow" w:cs="Aptos Narrow"/>
                <w:color w:val="000000" w:themeColor="text1"/>
                <w:sz w:val="22"/>
                <w:szCs w:val="22"/>
              </w:rPr>
              <w:t>3143,390</w:t>
            </w:r>
          </w:p>
        </w:tc>
      </w:tr>
      <w:tr w:rsidR="2F61107E" w14:paraId="2ADF35B7" w14:textId="77777777" w:rsidTr="2F61107E">
        <w:trPr>
          <w:trHeight w:val="300"/>
        </w:trPr>
        <w:tc>
          <w:tcPr>
            <w:tcW w:w="968" w:type="dxa"/>
            <w:tcBorders>
              <w:top w:val="nil"/>
              <w:left w:val="single" w:sz="8" w:space="0" w:color="000000" w:themeColor="text1"/>
              <w:bottom w:val="nil"/>
              <w:right w:val="nil"/>
            </w:tcBorders>
            <w:tcMar>
              <w:top w:w="15" w:type="dxa"/>
              <w:left w:w="15" w:type="dxa"/>
              <w:right w:w="15" w:type="dxa"/>
            </w:tcMar>
            <w:vAlign w:val="bottom"/>
          </w:tcPr>
          <w:p w14:paraId="7FE06C6A" w14:textId="3E2C9FFD" w:rsidR="2F61107E" w:rsidRDefault="2F61107E" w:rsidP="2F61107E">
            <w:pPr>
              <w:spacing w:after="0"/>
              <w:jc w:val="center"/>
            </w:pPr>
            <w:r w:rsidRPr="2F61107E">
              <w:rPr>
                <w:rFonts w:ascii="Aptos Narrow" w:eastAsia="Aptos Narrow" w:hAnsi="Aptos Narrow" w:cs="Aptos Narrow"/>
                <w:b/>
                <w:bCs/>
                <w:color w:val="000000" w:themeColor="text1"/>
                <w:sz w:val="22"/>
                <w:szCs w:val="22"/>
              </w:rPr>
              <w:t>3</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511C6CDF" w14:textId="23B9286F" w:rsidR="2F61107E" w:rsidRDefault="2F61107E" w:rsidP="2F61107E">
            <w:pPr>
              <w:spacing w:after="0"/>
              <w:jc w:val="center"/>
            </w:pPr>
            <w:r w:rsidRPr="2F61107E">
              <w:rPr>
                <w:rFonts w:ascii="Aptos Narrow" w:eastAsia="Aptos Narrow" w:hAnsi="Aptos Narrow" w:cs="Aptos Narrow"/>
                <w:color w:val="000000" w:themeColor="text1"/>
                <w:sz w:val="22"/>
                <w:szCs w:val="22"/>
              </w:rPr>
              <w:t>0xe37e...57bd09</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72F81849" w14:textId="42997171" w:rsidR="2F61107E" w:rsidRDefault="2F61107E" w:rsidP="2F61107E">
            <w:pPr>
              <w:spacing w:after="0"/>
              <w:jc w:val="center"/>
            </w:pPr>
            <w:r w:rsidRPr="2F61107E">
              <w:rPr>
                <w:rFonts w:ascii="Aptos Narrow" w:eastAsia="Aptos Narrow" w:hAnsi="Aptos Narrow" w:cs="Aptos Narrow"/>
                <w:color w:val="000000" w:themeColor="text1"/>
                <w:sz w:val="22"/>
                <w:szCs w:val="22"/>
              </w:rPr>
              <w:t>9,600</w:t>
            </w:r>
          </w:p>
        </w:tc>
        <w:tc>
          <w:tcPr>
            <w:tcW w:w="1005" w:type="dxa"/>
            <w:tcBorders>
              <w:top w:val="nil"/>
              <w:left w:val="single" w:sz="8" w:space="0" w:color="000000" w:themeColor="text1"/>
              <w:bottom w:val="nil"/>
              <w:right w:val="nil"/>
            </w:tcBorders>
            <w:tcMar>
              <w:top w:w="15" w:type="dxa"/>
              <w:left w:w="15" w:type="dxa"/>
              <w:right w:w="15" w:type="dxa"/>
            </w:tcMar>
            <w:vAlign w:val="bottom"/>
          </w:tcPr>
          <w:p w14:paraId="1198C28F" w14:textId="1DC0DC74" w:rsidR="2F61107E" w:rsidRDefault="2F61107E" w:rsidP="2F61107E">
            <w:pPr>
              <w:spacing w:after="0"/>
              <w:jc w:val="center"/>
            </w:pPr>
            <w:r w:rsidRPr="2F61107E">
              <w:rPr>
                <w:rFonts w:ascii="Aptos Narrow" w:eastAsia="Aptos Narrow" w:hAnsi="Aptos Narrow" w:cs="Aptos Narrow"/>
                <w:color w:val="000000" w:themeColor="text1"/>
                <w:sz w:val="22"/>
                <w:szCs w:val="22"/>
              </w:rPr>
              <w:t>0x125b.</w:t>
            </w:r>
            <w:proofErr w:type="gramStart"/>
            <w:r w:rsidRPr="2F61107E">
              <w:rPr>
                <w:rFonts w:ascii="Aptos Narrow" w:eastAsia="Aptos Narrow" w:hAnsi="Aptos Narrow" w:cs="Aptos Narrow"/>
                <w:color w:val="000000" w:themeColor="text1"/>
                <w:sz w:val="22"/>
                <w:szCs w:val="22"/>
              </w:rPr>
              <w:t>..a</w:t>
            </w:r>
            <w:proofErr w:type="gramEnd"/>
            <w:r w:rsidRPr="2F61107E">
              <w:rPr>
                <w:rFonts w:ascii="Aptos Narrow" w:eastAsia="Aptos Narrow" w:hAnsi="Aptos Narrow" w:cs="Aptos Narrow"/>
                <w:color w:val="000000" w:themeColor="text1"/>
                <w:sz w:val="22"/>
                <w:szCs w:val="22"/>
              </w:rPr>
              <w:t>0fda3</w:t>
            </w:r>
          </w:p>
        </w:tc>
        <w:tc>
          <w:tcPr>
            <w:tcW w:w="1091" w:type="dxa"/>
            <w:tcBorders>
              <w:top w:val="nil"/>
              <w:left w:val="nil"/>
              <w:bottom w:val="nil"/>
              <w:right w:val="nil"/>
            </w:tcBorders>
            <w:tcMar>
              <w:top w:w="15" w:type="dxa"/>
              <w:left w:w="15" w:type="dxa"/>
              <w:right w:w="15" w:type="dxa"/>
            </w:tcMar>
            <w:vAlign w:val="bottom"/>
          </w:tcPr>
          <w:p w14:paraId="329BBFD2" w14:textId="0C4505ED" w:rsidR="2F61107E" w:rsidRDefault="2F61107E" w:rsidP="2F61107E">
            <w:pPr>
              <w:spacing w:after="0"/>
              <w:jc w:val="center"/>
            </w:pPr>
            <w:r w:rsidRPr="2F61107E">
              <w:rPr>
                <w:rFonts w:ascii="Aptos Narrow" w:eastAsia="Aptos Narrow" w:hAnsi="Aptos Narrow" w:cs="Aptos Narrow"/>
                <w:color w:val="000000" w:themeColor="text1"/>
                <w:sz w:val="22"/>
                <w:szCs w:val="22"/>
              </w:rPr>
              <w:t>512,000</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792A3BF6" w14:textId="506E9897" w:rsidR="2F61107E" w:rsidRDefault="2F61107E" w:rsidP="2F61107E">
            <w:pPr>
              <w:spacing w:after="0"/>
              <w:jc w:val="center"/>
            </w:pPr>
            <w:r w:rsidRPr="2F61107E">
              <w:rPr>
                <w:rFonts w:ascii="Aptos Narrow" w:eastAsia="Aptos Narrow" w:hAnsi="Aptos Narrow" w:cs="Aptos Narrow"/>
                <w:color w:val="000000" w:themeColor="text1"/>
                <w:sz w:val="22"/>
                <w:szCs w:val="22"/>
              </w:rPr>
              <w:t>0x3088...daf216</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6DCB5FEE" w14:textId="36203CA6" w:rsidR="2F61107E" w:rsidRDefault="2F61107E" w:rsidP="2F61107E">
            <w:pPr>
              <w:spacing w:after="0"/>
              <w:jc w:val="center"/>
            </w:pPr>
            <w:r w:rsidRPr="2F61107E">
              <w:rPr>
                <w:rFonts w:ascii="Aptos Narrow" w:eastAsia="Aptos Narrow" w:hAnsi="Aptos Narrow" w:cs="Aptos Narrow"/>
                <w:color w:val="000000" w:themeColor="text1"/>
                <w:sz w:val="22"/>
                <w:szCs w:val="22"/>
              </w:rPr>
              <w:t>1462,110</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2626E7CB" w14:textId="7ACA3608" w:rsidR="2F61107E" w:rsidRDefault="2F61107E" w:rsidP="2F61107E">
            <w:pPr>
              <w:spacing w:after="0"/>
              <w:jc w:val="center"/>
            </w:pPr>
            <w:r w:rsidRPr="2F61107E">
              <w:rPr>
                <w:rFonts w:ascii="Aptos Narrow" w:eastAsia="Aptos Narrow" w:hAnsi="Aptos Narrow" w:cs="Aptos Narrow"/>
                <w:color w:val="000000" w:themeColor="text1"/>
                <w:sz w:val="22"/>
                <w:szCs w:val="22"/>
              </w:rPr>
              <w:t>0xa9d1...1d3e43</w:t>
            </w:r>
          </w:p>
        </w:tc>
        <w:tc>
          <w:tcPr>
            <w:tcW w:w="1092" w:type="dxa"/>
            <w:tcBorders>
              <w:top w:val="nil"/>
              <w:left w:val="nil"/>
              <w:bottom w:val="nil"/>
              <w:right w:val="single" w:sz="8" w:space="0" w:color="000000" w:themeColor="text1"/>
            </w:tcBorders>
            <w:tcMar>
              <w:top w:w="15" w:type="dxa"/>
              <w:left w:w="15" w:type="dxa"/>
              <w:right w:w="15" w:type="dxa"/>
            </w:tcMar>
            <w:vAlign w:val="bottom"/>
          </w:tcPr>
          <w:p w14:paraId="070F2984" w14:textId="5DC3B5B5" w:rsidR="2F61107E" w:rsidRDefault="2F61107E" w:rsidP="2F61107E">
            <w:pPr>
              <w:spacing w:after="0"/>
              <w:jc w:val="center"/>
            </w:pPr>
            <w:r w:rsidRPr="2F61107E">
              <w:rPr>
                <w:rFonts w:ascii="Aptos Narrow" w:eastAsia="Aptos Narrow" w:hAnsi="Aptos Narrow" w:cs="Aptos Narrow"/>
                <w:color w:val="000000" w:themeColor="text1"/>
                <w:sz w:val="22"/>
                <w:szCs w:val="22"/>
              </w:rPr>
              <w:t>2514,960</w:t>
            </w:r>
          </w:p>
        </w:tc>
      </w:tr>
      <w:tr w:rsidR="2F61107E" w14:paraId="48987D6A" w14:textId="77777777" w:rsidTr="2F61107E">
        <w:trPr>
          <w:trHeight w:val="300"/>
        </w:trPr>
        <w:tc>
          <w:tcPr>
            <w:tcW w:w="968" w:type="dxa"/>
            <w:tcBorders>
              <w:top w:val="nil"/>
              <w:left w:val="single" w:sz="8" w:space="0" w:color="000000" w:themeColor="text1"/>
              <w:bottom w:val="nil"/>
              <w:right w:val="nil"/>
            </w:tcBorders>
            <w:tcMar>
              <w:top w:w="15" w:type="dxa"/>
              <w:left w:w="15" w:type="dxa"/>
              <w:right w:w="15" w:type="dxa"/>
            </w:tcMar>
            <w:vAlign w:val="bottom"/>
          </w:tcPr>
          <w:p w14:paraId="3F8F1D67" w14:textId="432B332B" w:rsidR="2F61107E" w:rsidRDefault="2F61107E" w:rsidP="2F61107E">
            <w:pPr>
              <w:spacing w:after="0"/>
              <w:jc w:val="center"/>
            </w:pPr>
            <w:r w:rsidRPr="2F61107E">
              <w:rPr>
                <w:rFonts w:ascii="Aptos Narrow" w:eastAsia="Aptos Narrow" w:hAnsi="Aptos Narrow" w:cs="Aptos Narrow"/>
                <w:b/>
                <w:bCs/>
                <w:color w:val="000000" w:themeColor="text1"/>
                <w:sz w:val="22"/>
                <w:szCs w:val="22"/>
              </w:rPr>
              <w:t>4</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6A52388B" w14:textId="769E03BB" w:rsidR="2F61107E" w:rsidRDefault="2F61107E" w:rsidP="2F61107E">
            <w:pPr>
              <w:spacing w:after="0"/>
              <w:jc w:val="center"/>
            </w:pPr>
            <w:r w:rsidRPr="2F61107E">
              <w:rPr>
                <w:rFonts w:ascii="Aptos Narrow" w:eastAsia="Aptos Narrow" w:hAnsi="Aptos Narrow" w:cs="Aptos Narrow"/>
                <w:color w:val="000000" w:themeColor="text1"/>
                <w:sz w:val="22"/>
                <w:szCs w:val="22"/>
              </w:rPr>
              <w:t>0x1111...960582</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3B0E47EA" w14:textId="3AAC076E" w:rsidR="2F61107E" w:rsidRDefault="2F61107E" w:rsidP="2F61107E">
            <w:pPr>
              <w:spacing w:after="0"/>
              <w:jc w:val="center"/>
            </w:pPr>
            <w:r w:rsidRPr="2F61107E">
              <w:rPr>
                <w:rFonts w:ascii="Aptos Narrow" w:eastAsia="Aptos Narrow" w:hAnsi="Aptos Narrow" w:cs="Aptos Narrow"/>
                <w:color w:val="000000" w:themeColor="text1"/>
                <w:sz w:val="22"/>
                <w:szCs w:val="22"/>
              </w:rPr>
              <w:t>7,634</w:t>
            </w:r>
          </w:p>
        </w:tc>
        <w:tc>
          <w:tcPr>
            <w:tcW w:w="1005" w:type="dxa"/>
            <w:tcBorders>
              <w:top w:val="nil"/>
              <w:left w:val="single" w:sz="8" w:space="0" w:color="000000" w:themeColor="text1"/>
              <w:bottom w:val="nil"/>
              <w:right w:val="nil"/>
            </w:tcBorders>
            <w:tcMar>
              <w:top w:w="15" w:type="dxa"/>
              <w:left w:w="15" w:type="dxa"/>
              <w:right w:w="15" w:type="dxa"/>
            </w:tcMar>
            <w:vAlign w:val="bottom"/>
          </w:tcPr>
          <w:p w14:paraId="2D835C40" w14:textId="4EA73E0E" w:rsidR="2F61107E" w:rsidRDefault="2F61107E" w:rsidP="2F61107E">
            <w:pPr>
              <w:spacing w:after="0"/>
              <w:jc w:val="center"/>
            </w:pPr>
            <w:r w:rsidRPr="2F61107E">
              <w:rPr>
                <w:rFonts w:ascii="Aptos Narrow" w:eastAsia="Aptos Narrow" w:hAnsi="Aptos Narrow" w:cs="Aptos Narrow"/>
                <w:color w:val="000000" w:themeColor="text1"/>
                <w:sz w:val="22"/>
                <w:szCs w:val="22"/>
              </w:rPr>
              <w:t>0x1111...842a65</w:t>
            </w:r>
          </w:p>
        </w:tc>
        <w:tc>
          <w:tcPr>
            <w:tcW w:w="1091" w:type="dxa"/>
            <w:tcBorders>
              <w:top w:val="nil"/>
              <w:left w:val="nil"/>
              <w:bottom w:val="nil"/>
              <w:right w:val="nil"/>
            </w:tcBorders>
            <w:tcMar>
              <w:top w:w="15" w:type="dxa"/>
              <w:left w:w="15" w:type="dxa"/>
              <w:right w:w="15" w:type="dxa"/>
            </w:tcMar>
            <w:vAlign w:val="bottom"/>
          </w:tcPr>
          <w:p w14:paraId="449690E7" w14:textId="6D320ED5" w:rsidR="2F61107E" w:rsidRDefault="2F61107E" w:rsidP="2F61107E">
            <w:pPr>
              <w:spacing w:after="0"/>
              <w:jc w:val="center"/>
            </w:pPr>
            <w:r w:rsidRPr="2F61107E">
              <w:rPr>
                <w:rFonts w:ascii="Aptos Narrow" w:eastAsia="Aptos Narrow" w:hAnsi="Aptos Narrow" w:cs="Aptos Narrow"/>
                <w:color w:val="000000" w:themeColor="text1"/>
                <w:sz w:val="22"/>
                <w:szCs w:val="22"/>
              </w:rPr>
              <w:t>472,184</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65889736" w14:textId="13ECEB0E" w:rsidR="2F61107E" w:rsidRDefault="2F61107E" w:rsidP="2F61107E">
            <w:pPr>
              <w:spacing w:after="0"/>
              <w:jc w:val="center"/>
            </w:pPr>
            <w:r w:rsidRPr="2F61107E">
              <w:rPr>
                <w:rFonts w:ascii="Aptos Narrow" w:eastAsia="Aptos Narrow" w:hAnsi="Aptos Narrow" w:cs="Aptos Narrow"/>
                <w:color w:val="000000" w:themeColor="text1"/>
                <w:sz w:val="22"/>
                <w:szCs w:val="22"/>
              </w:rPr>
              <w:t>0xe537...ed1961</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72CBBCFB" w14:textId="1F149340" w:rsidR="2F61107E" w:rsidRDefault="2F61107E" w:rsidP="2F61107E">
            <w:pPr>
              <w:spacing w:after="0"/>
              <w:jc w:val="center"/>
            </w:pPr>
            <w:r w:rsidRPr="2F61107E">
              <w:rPr>
                <w:rFonts w:ascii="Aptos Narrow" w:eastAsia="Aptos Narrow" w:hAnsi="Aptos Narrow" w:cs="Aptos Narrow"/>
                <w:color w:val="000000" w:themeColor="text1"/>
                <w:sz w:val="22"/>
                <w:szCs w:val="22"/>
              </w:rPr>
              <w:t>1462,000</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2B8664E6" w14:textId="2DB7CC78" w:rsidR="2F61107E" w:rsidRDefault="2F61107E" w:rsidP="2F61107E">
            <w:pPr>
              <w:spacing w:after="0"/>
              <w:jc w:val="center"/>
            </w:pPr>
            <w:r w:rsidRPr="2F61107E">
              <w:rPr>
                <w:rFonts w:ascii="Aptos Narrow" w:eastAsia="Aptos Narrow" w:hAnsi="Aptos Narrow" w:cs="Aptos Narrow"/>
                <w:color w:val="000000" w:themeColor="text1"/>
                <w:sz w:val="22"/>
                <w:szCs w:val="22"/>
              </w:rPr>
              <w:t>0xe37e...57bd09</w:t>
            </w:r>
          </w:p>
        </w:tc>
        <w:tc>
          <w:tcPr>
            <w:tcW w:w="1092" w:type="dxa"/>
            <w:tcBorders>
              <w:top w:val="nil"/>
              <w:left w:val="nil"/>
              <w:bottom w:val="nil"/>
              <w:right w:val="single" w:sz="8" w:space="0" w:color="000000" w:themeColor="text1"/>
            </w:tcBorders>
            <w:tcMar>
              <w:top w:w="15" w:type="dxa"/>
              <w:left w:w="15" w:type="dxa"/>
              <w:right w:w="15" w:type="dxa"/>
            </w:tcMar>
            <w:vAlign w:val="bottom"/>
          </w:tcPr>
          <w:p w14:paraId="23417643" w14:textId="0B9A14CD" w:rsidR="2F61107E" w:rsidRDefault="2F61107E" w:rsidP="2F61107E">
            <w:pPr>
              <w:spacing w:after="0"/>
              <w:jc w:val="center"/>
            </w:pPr>
            <w:r w:rsidRPr="2F61107E">
              <w:rPr>
                <w:rFonts w:ascii="Aptos Narrow" w:eastAsia="Aptos Narrow" w:hAnsi="Aptos Narrow" w:cs="Aptos Narrow"/>
                <w:color w:val="000000" w:themeColor="text1"/>
                <w:sz w:val="22"/>
                <w:szCs w:val="22"/>
              </w:rPr>
              <w:t>1759,990</w:t>
            </w:r>
          </w:p>
        </w:tc>
      </w:tr>
      <w:tr w:rsidR="2F61107E" w14:paraId="0FD649DC" w14:textId="77777777" w:rsidTr="2F61107E">
        <w:trPr>
          <w:trHeight w:val="300"/>
        </w:trPr>
        <w:tc>
          <w:tcPr>
            <w:tcW w:w="968" w:type="dxa"/>
            <w:tcBorders>
              <w:top w:val="nil"/>
              <w:left w:val="single" w:sz="8" w:space="0" w:color="000000" w:themeColor="text1"/>
              <w:bottom w:val="nil"/>
              <w:right w:val="nil"/>
            </w:tcBorders>
            <w:tcMar>
              <w:top w:w="15" w:type="dxa"/>
              <w:left w:w="15" w:type="dxa"/>
              <w:right w:w="15" w:type="dxa"/>
            </w:tcMar>
            <w:vAlign w:val="bottom"/>
          </w:tcPr>
          <w:p w14:paraId="4C23D607" w14:textId="74F426A5" w:rsidR="2F61107E" w:rsidRDefault="2F61107E" w:rsidP="2F61107E">
            <w:pPr>
              <w:spacing w:after="0"/>
              <w:jc w:val="center"/>
            </w:pPr>
            <w:r w:rsidRPr="2F61107E">
              <w:rPr>
                <w:rFonts w:ascii="Aptos Narrow" w:eastAsia="Aptos Narrow" w:hAnsi="Aptos Narrow" w:cs="Aptos Narrow"/>
                <w:b/>
                <w:bCs/>
                <w:color w:val="000000" w:themeColor="text1"/>
                <w:sz w:val="22"/>
                <w:szCs w:val="22"/>
              </w:rPr>
              <w:t>5</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641B255E" w14:textId="4B27E0A1" w:rsidR="2F61107E" w:rsidRDefault="2F61107E" w:rsidP="2F61107E">
            <w:pPr>
              <w:spacing w:after="0"/>
              <w:jc w:val="center"/>
            </w:pPr>
            <w:r w:rsidRPr="2F61107E">
              <w:rPr>
                <w:rFonts w:ascii="Aptos Narrow" w:eastAsia="Aptos Narrow" w:hAnsi="Aptos Narrow" w:cs="Aptos Narrow"/>
                <w:color w:val="000000" w:themeColor="text1"/>
                <w:sz w:val="22"/>
                <w:szCs w:val="22"/>
              </w:rPr>
              <w:t>0x7a25...f2488d</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11146DBC" w14:textId="312B9AF2" w:rsidR="2F61107E" w:rsidRDefault="2F61107E" w:rsidP="2F61107E">
            <w:pPr>
              <w:spacing w:after="0"/>
              <w:jc w:val="center"/>
            </w:pPr>
            <w:r w:rsidRPr="2F61107E">
              <w:rPr>
                <w:rFonts w:ascii="Aptos Narrow" w:eastAsia="Aptos Narrow" w:hAnsi="Aptos Narrow" w:cs="Aptos Narrow"/>
                <w:color w:val="000000" w:themeColor="text1"/>
                <w:sz w:val="22"/>
                <w:szCs w:val="22"/>
              </w:rPr>
              <w:t>5,841</w:t>
            </w:r>
          </w:p>
        </w:tc>
        <w:tc>
          <w:tcPr>
            <w:tcW w:w="1005" w:type="dxa"/>
            <w:tcBorders>
              <w:top w:val="nil"/>
              <w:left w:val="single" w:sz="8" w:space="0" w:color="000000" w:themeColor="text1"/>
              <w:bottom w:val="nil"/>
              <w:right w:val="nil"/>
            </w:tcBorders>
            <w:tcMar>
              <w:top w:w="15" w:type="dxa"/>
              <w:left w:w="15" w:type="dxa"/>
              <w:right w:w="15" w:type="dxa"/>
            </w:tcMar>
            <w:vAlign w:val="bottom"/>
          </w:tcPr>
          <w:p w14:paraId="032A413E" w14:textId="76694259" w:rsidR="2F61107E" w:rsidRDefault="2F61107E" w:rsidP="2F61107E">
            <w:pPr>
              <w:spacing w:after="0"/>
              <w:jc w:val="center"/>
            </w:pPr>
            <w:r w:rsidRPr="2F61107E">
              <w:rPr>
                <w:rFonts w:ascii="Aptos Narrow" w:eastAsia="Aptos Narrow" w:hAnsi="Aptos Narrow" w:cs="Aptos Narrow"/>
                <w:color w:val="000000" w:themeColor="text1"/>
                <w:sz w:val="22"/>
                <w:szCs w:val="22"/>
              </w:rPr>
              <w:t>0xc86c...583d12</w:t>
            </w:r>
          </w:p>
        </w:tc>
        <w:tc>
          <w:tcPr>
            <w:tcW w:w="1091" w:type="dxa"/>
            <w:tcBorders>
              <w:top w:val="nil"/>
              <w:left w:val="nil"/>
              <w:bottom w:val="nil"/>
              <w:right w:val="nil"/>
            </w:tcBorders>
            <w:tcMar>
              <w:top w:w="15" w:type="dxa"/>
              <w:left w:w="15" w:type="dxa"/>
              <w:right w:w="15" w:type="dxa"/>
            </w:tcMar>
            <w:vAlign w:val="bottom"/>
          </w:tcPr>
          <w:p w14:paraId="06ECCC96" w14:textId="7AC711E8" w:rsidR="2F61107E" w:rsidRDefault="2F61107E" w:rsidP="2F61107E">
            <w:pPr>
              <w:spacing w:after="0"/>
              <w:jc w:val="center"/>
            </w:pPr>
            <w:r w:rsidRPr="2F61107E">
              <w:rPr>
                <w:rFonts w:ascii="Aptos Narrow" w:eastAsia="Aptos Narrow" w:hAnsi="Aptos Narrow" w:cs="Aptos Narrow"/>
                <w:color w:val="000000" w:themeColor="text1"/>
                <w:sz w:val="22"/>
                <w:szCs w:val="22"/>
              </w:rPr>
              <w:t>442,431</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29EA5CFF" w14:textId="41A2D5D8" w:rsidR="2F61107E" w:rsidRDefault="2F61107E" w:rsidP="2F61107E">
            <w:pPr>
              <w:spacing w:after="0"/>
              <w:jc w:val="center"/>
            </w:pPr>
            <w:r w:rsidRPr="2F61107E">
              <w:rPr>
                <w:rFonts w:ascii="Aptos Narrow" w:eastAsia="Aptos Narrow" w:hAnsi="Aptos Narrow" w:cs="Aptos Narrow"/>
                <w:color w:val="000000" w:themeColor="text1"/>
                <w:sz w:val="22"/>
                <w:szCs w:val="22"/>
              </w:rPr>
              <w:t>0x1111...842a65</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1599AAAC" w14:textId="5F60D2A7" w:rsidR="2F61107E" w:rsidRDefault="2F61107E" w:rsidP="2F61107E">
            <w:pPr>
              <w:spacing w:after="0"/>
              <w:jc w:val="center"/>
            </w:pPr>
            <w:r w:rsidRPr="2F61107E">
              <w:rPr>
                <w:rFonts w:ascii="Aptos Narrow" w:eastAsia="Aptos Narrow" w:hAnsi="Aptos Narrow" w:cs="Aptos Narrow"/>
                <w:color w:val="000000" w:themeColor="text1"/>
                <w:sz w:val="22"/>
                <w:szCs w:val="22"/>
              </w:rPr>
              <w:t>817,616</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365A899B" w14:textId="702060B7" w:rsidR="2F61107E" w:rsidRDefault="2F61107E" w:rsidP="2F61107E">
            <w:pPr>
              <w:spacing w:after="0"/>
              <w:jc w:val="center"/>
            </w:pPr>
            <w:r w:rsidRPr="2F61107E">
              <w:rPr>
                <w:rFonts w:ascii="Aptos Narrow" w:eastAsia="Aptos Narrow" w:hAnsi="Aptos Narrow" w:cs="Aptos Narrow"/>
                <w:color w:val="000000" w:themeColor="text1"/>
                <w:sz w:val="22"/>
                <w:szCs w:val="22"/>
              </w:rPr>
              <w:t>0x1111...960582</w:t>
            </w:r>
          </w:p>
        </w:tc>
        <w:tc>
          <w:tcPr>
            <w:tcW w:w="1092" w:type="dxa"/>
            <w:tcBorders>
              <w:top w:val="nil"/>
              <w:left w:val="nil"/>
              <w:bottom w:val="nil"/>
              <w:right w:val="single" w:sz="8" w:space="0" w:color="000000" w:themeColor="text1"/>
            </w:tcBorders>
            <w:tcMar>
              <w:top w:w="15" w:type="dxa"/>
              <w:left w:w="15" w:type="dxa"/>
              <w:right w:w="15" w:type="dxa"/>
            </w:tcMar>
            <w:vAlign w:val="bottom"/>
          </w:tcPr>
          <w:p w14:paraId="7B50BACF" w14:textId="67A6FB5F" w:rsidR="2F61107E" w:rsidRDefault="2F61107E" w:rsidP="2F61107E">
            <w:pPr>
              <w:spacing w:after="0"/>
              <w:jc w:val="center"/>
            </w:pPr>
            <w:r w:rsidRPr="2F61107E">
              <w:rPr>
                <w:rFonts w:ascii="Aptos Narrow" w:eastAsia="Aptos Narrow" w:hAnsi="Aptos Narrow" w:cs="Aptos Narrow"/>
                <w:color w:val="000000" w:themeColor="text1"/>
                <w:sz w:val="22"/>
                <w:szCs w:val="22"/>
              </w:rPr>
              <w:t>1581,800</w:t>
            </w:r>
          </w:p>
        </w:tc>
      </w:tr>
      <w:tr w:rsidR="2F61107E" w14:paraId="4D3E5215" w14:textId="77777777" w:rsidTr="2F61107E">
        <w:trPr>
          <w:trHeight w:val="300"/>
        </w:trPr>
        <w:tc>
          <w:tcPr>
            <w:tcW w:w="968" w:type="dxa"/>
            <w:tcBorders>
              <w:top w:val="nil"/>
              <w:left w:val="single" w:sz="8" w:space="0" w:color="000000" w:themeColor="text1"/>
              <w:bottom w:val="nil"/>
              <w:right w:val="nil"/>
            </w:tcBorders>
            <w:tcMar>
              <w:top w:w="15" w:type="dxa"/>
              <w:left w:w="15" w:type="dxa"/>
              <w:right w:w="15" w:type="dxa"/>
            </w:tcMar>
            <w:vAlign w:val="bottom"/>
          </w:tcPr>
          <w:p w14:paraId="1285B8D3" w14:textId="64F5D386" w:rsidR="2F61107E" w:rsidRDefault="2F61107E" w:rsidP="2F61107E">
            <w:pPr>
              <w:spacing w:after="0"/>
              <w:jc w:val="center"/>
            </w:pPr>
            <w:r w:rsidRPr="2F61107E">
              <w:rPr>
                <w:rFonts w:ascii="Aptos Narrow" w:eastAsia="Aptos Narrow" w:hAnsi="Aptos Narrow" w:cs="Aptos Narrow"/>
                <w:b/>
                <w:bCs/>
                <w:color w:val="000000" w:themeColor="text1"/>
                <w:sz w:val="22"/>
                <w:szCs w:val="22"/>
              </w:rPr>
              <w:t>6</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16D308E7" w14:textId="57B1F08A" w:rsidR="2F61107E" w:rsidRDefault="2F61107E" w:rsidP="2F61107E">
            <w:pPr>
              <w:spacing w:after="0"/>
              <w:jc w:val="center"/>
            </w:pPr>
            <w:r w:rsidRPr="2F61107E">
              <w:rPr>
                <w:rFonts w:ascii="Aptos Narrow" w:eastAsia="Aptos Narrow" w:hAnsi="Aptos Narrow" w:cs="Aptos Narrow"/>
                <w:color w:val="000000" w:themeColor="text1"/>
                <w:sz w:val="22"/>
                <w:szCs w:val="22"/>
              </w:rPr>
              <w:t>0x449f.</w:t>
            </w:r>
            <w:proofErr w:type="gramStart"/>
            <w:r w:rsidRPr="2F61107E">
              <w:rPr>
                <w:rFonts w:ascii="Aptos Narrow" w:eastAsia="Aptos Narrow" w:hAnsi="Aptos Narrow" w:cs="Aptos Narrow"/>
                <w:color w:val="000000" w:themeColor="text1"/>
                <w:sz w:val="22"/>
                <w:szCs w:val="22"/>
              </w:rPr>
              <w:t>..a</w:t>
            </w:r>
            <w:proofErr w:type="gramEnd"/>
            <w:r w:rsidRPr="2F61107E">
              <w:rPr>
                <w:rFonts w:ascii="Aptos Narrow" w:eastAsia="Aptos Narrow" w:hAnsi="Aptos Narrow" w:cs="Aptos Narrow"/>
                <w:color w:val="000000" w:themeColor="text1"/>
                <w:sz w:val="22"/>
                <w:szCs w:val="22"/>
              </w:rPr>
              <w:t>3d115</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6143EF3D" w14:textId="4BB0D4A0" w:rsidR="2F61107E" w:rsidRDefault="2F61107E" w:rsidP="2F61107E">
            <w:pPr>
              <w:spacing w:after="0"/>
              <w:jc w:val="center"/>
            </w:pPr>
            <w:r w:rsidRPr="2F61107E">
              <w:rPr>
                <w:rFonts w:ascii="Aptos Narrow" w:eastAsia="Aptos Narrow" w:hAnsi="Aptos Narrow" w:cs="Aptos Narrow"/>
                <w:color w:val="000000" w:themeColor="text1"/>
                <w:sz w:val="22"/>
                <w:szCs w:val="22"/>
              </w:rPr>
              <w:t>5,108</w:t>
            </w:r>
          </w:p>
        </w:tc>
        <w:tc>
          <w:tcPr>
            <w:tcW w:w="1005" w:type="dxa"/>
            <w:tcBorders>
              <w:top w:val="nil"/>
              <w:left w:val="single" w:sz="8" w:space="0" w:color="000000" w:themeColor="text1"/>
              <w:bottom w:val="nil"/>
              <w:right w:val="nil"/>
            </w:tcBorders>
            <w:tcMar>
              <w:top w:w="15" w:type="dxa"/>
              <w:left w:w="15" w:type="dxa"/>
              <w:right w:w="15" w:type="dxa"/>
            </w:tcMar>
            <w:vAlign w:val="bottom"/>
          </w:tcPr>
          <w:p w14:paraId="740EBC8A" w14:textId="2E5A71EE" w:rsidR="2F61107E" w:rsidRDefault="2F61107E" w:rsidP="2F61107E">
            <w:pPr>
              <w:spacing w:after="0"/>
              <w:jc w:val="center"/>
            </w:pPr>
            <w:r w:rsidRPr="2F61107E">
              <w:rPr>
                <w:rFonts w:ascii="Aptos Narrow" w:eastAsia="Aptos Narrow" w:hAnsi="Aptos Narrow" w:cs="Aptos Narrow"/>
                <w:color w:val="000000" w:themeColor="text1"/>
                <w:sz w:val="22"/>
                <w:szCs w:val="22"/>
              </w:rPr>
              <w:t>0x05e1...daf6de</w:t>
            </w:r>
          </w:p>
        </w:tc>
        <w:tc>
          <w:tcPr>
            <w:tcW w:w="1091" w:type="dxa"/>
            <w:tcBorders>
              <w:top w:val="nil"/>
              <w:left w:val="nil"/>
              <w:bottom w:val="nil"/>
              <w:right w:val="nil"/>
            </w:tcBorders>
            <w:tcMar>
              <w:top w:w="15" w:type="dxa"/>
              <w:left w:w="15" w:type="dxa"/>
              <w:right w:w="15" w:type="dxa"/>
            </w:tcMar>
            <w:vAlign w:val="bottom"/>
          </w:tcPr>
          <w:p w14:paraId="3C6471EB" w14:textId="14162CF4" w:rsidR="2F61107E" w:rsidRDefault="2F61107E" w:rsidP="2F61107E">
            <w:pPr>
              <w:spacing w:after="0"/>
              <w:jc w:val="center"/>
            </w:pPr>
            <w:r w:rsidRPr="2F61107E">
              <w:rPr>
                <w:rFonts w:ascii="Aptos Narrow" w:eastAsia="Aptos Narrow" w:hAnsi="Aptos Narrow" w:cs="Aptos Narrow"/>
                <w:color w:val="000000" w:themeColor="text1"/>
                <w:sz w:val="22"/>
                <w:szCs w:val="22"/>
              </w:rPr>
              <w:t>311,560</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418062A0" w14:textId="3A37667F" w:rsidR="2F61107E" w:rsidRDefault="2F61107E" w:rsidP="2F61107E">
            <w:pPr>
              <w:spacing w:after="0"/>
              <w:jc w:val="center"/>
            </w:pPr>
            <w:r w:rsidRPr="2F61107E">
              <w:rPr>
                <w:rFonts w:ascii="Aptos Narrow" w:eastAsia="Aptos Narrow" w:hAnsi="Aptos Narrow" w:cs="Aptos Narrow"/>
                <w:color w:val="000000" w:themeColor="text1"/>
                <w:sz w:val="22"/>
                <w:szCs w:val="22"/>
              </w:rPr>
              <w:t>0xc86c...583d12</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2438A932" w14:textId="72CAB94C" w:rsidR="2F61107E" w:rsidRDefault="2F61107E" w:rsidP="2F61107E">
            <w:pPr>
              <w:spacing w:after="0"/>
              <w:jc w:val="center"/>
            </w:pPr>
            <w:r w:rsidRPr="2F61107E">
              <w:rPr>
                <w:rFonts w:ascii="Aptos Narrow" w:eastAsia="Aptos Narrow" w:hAnsi="Aptos Narrow" w:cs="Aptos Narrow"/>
                <w:color w:val="000000" w:themeColor="text1"/>
                <w:sz w:val="22"/>
                <w:szCs w:val="22"/>
              </w:rPr>
              <w:t>773,184</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09B7942E" w14:textId="39A9B516" w:rsidR="2F61107E" w:rsidRDefault="2F61107E" w:rsidP="2F61107E">
            <w:pPr>
              <w:spacing w:after="0"/>
              <w:jc w:val="center"/>
            </w:pPr>
            <w:r w:rsidRPr="2F61107E">
              <w:rPr>
                <w:rFonts w:ascii="Aptos Narrow" w:eastAsia="Aptos Narrow" w:hAnsi="Aptos Narrow" w:cs="Aptos Narrow"/>
                <w:color w:val="000000" w:themeColor="text1"/>
                <w:sz w:val="22"/>
                <w:szCs w:val="22"/>
              </w:rPr>
              <w:t>0x28c6...f21d60</w:t>
            </w:r>
          </w:p>
        </w:tc>
        <w:tc>
          <w:tcPr>
            <w:tcW w:w="1092" w:type="dxa"/>
            <w:tcBorders>
              <w:top w:val="nil"/>
              <w:left w:val="nil"/>
              <w:bottom w:val="nil"/>
              <w:right w:val="single" w:sz="8" w:space="0" w:color="000000" w:themeColor="text1"/>
            </w:tcBorders>
            <w:tcMar>
              <w:top w:w="15" w:type="dxa"/>
              <w:left w:w="15" w:type="dxa"/>
              <w:right w:w="15" w:type="dxa"/>
            </w:tcMar>
            <w:vAlign w:val="bottom"/>
          </w:tcPr>
          <w:p w14:paraId="5626A7F7" w14:textId="26D86F60" w:rsidR="2F61107E" w:rsidRDefault="2F61107E" w:rsidP="2F61107E">
            <w:pPr>
              <w:spacing w:after="0"/>
              <w:jc w:val="center"/>
            </w:pPr>
            <w:r w:rsidRPr="2F61107E">
              <w:rPr>
                <w:rFonts w:ascii="Aptos Narrow" w:eastAsia="Aptos Narrow" w:hAnsi="Aptos Narrow" w:cs="Aptos Narrow"/>
                <w:color w:val="000000" w:themeColor="text1"/>
                <w:sz w:val="22"/>
                <w:szCs w:val="22"/>
              </w:rPr>
              <w:t>1507,470</w:t>
            </w:r>
          </w:p>
        </w:tc>
      </w:tr>
      <w:tr w:rsidR="2F61107E" w14:paraId="3EA7CFF9" w14:textId="77777777" w:rsidTr="2F61107E">
        <w:trPr>
          <w:trHeight w:val="300"/>
        </w:trPr>
        <w:tc>
          <w:tcPr>
            <w:tcW w:w="968" w:type="dxa"/>
            <w:tcBorders>
              <w:top w:val="nil"/>
              <w:left w:val="single" w:sz="8" w:space="0" w:color="000000" w:themeColor="text1"/>
              <w:bottom w:val="nil"/>
              <w:right w:val="nil"/>
            </w:tcBorders>
            <w:tcMar>
              <w:top w:w="15" w:type="dxa"/>
              <w:left w:w="15" w:type="dxa"/>
              <w:right w:w="15" w:type="dxa"/>
            </w:tcMar>
            <w:vAlign w:val="bottom"/>
          </w:tcPr>
          <w:p w14:paraId="7DE400B1" w14:textId="45A40CF1" w:rsidR="2F61107E" w:rsidRDefault="2F61107E" w:rsidP="2F61107E">
            <w:pPr>
              <w:spacing w:after="0"/>
              <w:jc w:val="center"/>
            </w:pPr>
            <w:r w:rsidRPr="2F61107E">
              <w:rPr>
                <w:rFonts w:ascii="Aptos Narrow" w:eastAsia="Aptos Narrow" w:hAnsi="Aptos Narrow" w:cs="Aptos Narrow"/>
                <w:b/>
                <w:bCs/>
                <w:color w:val="000000" w:themeColor="text1"/>
                <w:sz w:val="22"/>
                <w:szCs w:val="22"/>
              </w:rPr>
              <w:t>7</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296647D7" w14:textId="209FE14F" w:rsidR="2F61107E" w:rsidRDefault="2F61107E" w:rsidP="2F61107E">
            <w:pPr>
              <w:spacing w:after="0"/>
              <w:jc w:val="center"/>
            </w:pPr>
            <w:r w:rsidRPr="2F61107E">
              <w:rPr>
                <w:rFonts w:ascii="Aptos Narrow" w:eastAsia="Aptos Narrow" w:hAnsi="Aptos Narrow" w:cs="Aptos Narrow"/>
                <w:color w:val="000000" w:themeColor="text1"/>
                <w:sz w:val="22"/>
                <w:szCs w:val="22"/>
              </w:rPr>
              <w:t>0x77f8...292702</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64FD8656" w14:textId="23FFA4C6" w:rsidR="2F61107E" w:rsidRDefault="2F61107E" w:rsidP="2F61107E">
            <w:pPr>
              <w:spacing w:after="0"/>
              <w:jc w:val="center"/>
            </w:pPr>
            <w:r w:rsidRPr="2F61107E">
              <w:rPr>
                <w:rFonts w:ascii="Aptos Narrow" w:eastAsia="Aptos Narrow" w:hAnsi="Aptos Narrow" w:cs="Aptos Narrow"/>
                <w:color w:val="000000" w:themeColor="text1"/>
                <w:sz w:val="22"/>
                <w:szCs w:val="22"/>
              </w:rPr>
              <w:t>2,970</w:t>
            </w:r>
          </w:p>
        </w:tc>
        <w:tc>
          <w:tcPr>
            <w:tcW w:w="1005" w:type="dxa"/>
            <w:tcBorders>
              <w:top w:val="nil"/>
              <w:left w:val="single" w:sz="8" w:space="0" w:color="000000" w:themeColor="text1"/>
              <w:bottom w:val="nil"/>
              <w:right w:val="nil"/>
            </w:tcBorders>
            <w:tcMar>
              <w:top w:w="15" w:type="dxa"/>
              <w:left w:w="15" w:type="dxa"/>
              <w:right w:w="15" w:type="dxa"/>
            </w:tcMar>
            <w:vAlign w:val="bottom"/>
          </w:tcPr>
          <w:p w14:paraId="686CA41F" w14:textId="079D44A3" w:rsidR="2F61107E" w:rsidRDefault="2F61107E" w:rsidP="2F61107E">
            <w:pPr>
              <w:spacing w:after="0"/>
              <w:jc w:val="center"/>
            </w:pPr>
            <w:r w:rsidRPr="2F61107E">
              <w:rPr>
                <w:rFonts w:ascii="Aptos Narrow" w:eastAsia="Aptos Narrow" w:hAnsi="Aptos Narrow" w:cs="Aptos Narrow"/>
                <w:color w:val="000000" w:themeColor="text1"/>
                <w:sz w:val="22"/>
                <w:szCs w:val="22"/>
              </w:rPr>
              <w:t>0x0b2f...07c8c2</w:t>
            </w:r>
          </w:p>
        </w:tc>
        <w:tc>
          <w:tcPr>
            <w:tcW w:w="1091" w:type="dxa"/>
            <w:tcBorders>
              <w:top w:val="nil"/>
              <w:left w:val="nil"/>
              <w:bottom w:val="nil"/>
              <w:right w:val="nil"/>
            </w:tcBorders>
            <w:tcMar>
              <w:top w:w="15" w:type="dxa"/>
              <w:left w:w="15" w:type="dxa"/>
              <w:right w:w="15" w:type="dxa"/>
            </w:tcMar>
            <w:vAlign w:val="bottom"/>
          </w:tcPr>
          <w:p w14:paraId="5925ABA2" w14:textId="68E608C9" w:rsidR="2F61107E" w:rsidRDefault="2F61107E" w:rsidP="2F61107E">
            <w:pPr>
              <w:spacing w:after="0"/>
              <w:jc w:val="center"/>
            </w:pPr>
            <w:r w:rsidRPr="2F61107E">
              <w:rPr>
                <w:rFonts w:ascii="Aptos Narrow" w:eastAsia="Aptos Narrow" w:hAnsi="Aptos Narrow" w:cs="Aptos Narrow"/>
                <w:color w:val="000000" w:themeColor="text1"/>
                <w:sz w:val="22"/>
                <w:szCs w:val="22"/>
              </w:rPr>
              <w:t>199,035</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1CB9E78F" w14:textId="449E7A32" w:rsidR="2F61107E" w:rsidRDefault="2F61107E" w:rsidP="2F61107E">
            <w:pPr>
              <w:spacing w:after="0"/>
              <w:jc w:val="center"/>
            </w:pPr>
            <w:r w:rsidRPr="2F61107E">
              <w:rPr>
                <w:rFonts w:ascii="Aptos Narrow" w:eastAsia="Aptos Narrow" w:hAnsi="Aptos Narrow" w:cs="Aptos Narrow"/>
                <w:color w:val="000000" w:themeColor="text1"/>
                <w:sz w:val="22"/>
                <w:szCs w:val="22"/>
              </w:rPr>
              <w:t>0xf2f3...5d0d60</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4F12FB63" w14:textId="380163D8" w:rsidR="2F61107E" w:rsidRDefault="2F61107E" w:rsidP="2F61107E">
            <w:pPr>
              <w:spacing w:after="0"/>
              <w:jc w:val="center"/>
            </w:pPr>
            <w:r w:rsidRPr="2F61107E">
              <w:rPr>
                <w:rFonts w:ascii="Aptos Narrow" w:eastAsia="Aptos Narrow" w:hAnsi="Aptos Narrow" w:cs="Aptos Narrow"/>
                <w:color w:val="000000" w:themeColor="text1"/>
                <w:sz w:val="22"/>
                <w:szCs w:val="22"/>
              </w:rPr>
              <w:t>512,176</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665FFD4D" w14:textId="1A3DB917" w:rsidR="2F61107E" w:rsidRDefault="2F61107E" w:rsidP="2F61107E">
            <w:pPr>
              <w:spacing w:after="0"/>
              <w:jc w:val="center"/>
            </w:pPr>
            <w:r w:rsidRPr="2F61107E">
              <w:rPr>
                <w:rFonts w:ascii="Aptos Narrow" w:eastAsia="Aptos Narrow" w:hAnsi="Aptos Narrow" w:cs="Aptos Narrow"/>
                <w:color w:val="000000" w:themeColor="text1"/>
                <w:sz w:val="22"/>
                <w:szCs w:val="22"/>
              </w:rPr>
              <w:t>0x3088...daf216</w:t>
            </w:r>
          </w:p>
        </w:tc>
        <w:tc>
          <w:tcPr>
            <w:tcW w:w="1092" w:type="dxa"/>
            <w:tcBorders>
              <w:top w:val="nil"/>
              <w:left w:val="nil"/>
              <w:bottom w:val="nil"/>
              <w:right w:val="single" w:sz="8" w:space="0" w:color="000000" w:themeColor="text1"/>
            </w:tcBorders>
            <w:tcMar>
              <w:top w:w="15" w:type="dxa"/>
              <w:left w:w="15" w:type="dxa"/>
              <w:right w:w="15" w:type="dxa"/>
            </w:tcMar>
            <w:vAlign w:val="bottom"/>
          </w:tcPr>
          <w:p w14:paraId="678F25E0" w14:textId="1AA2F3AB" w:rsidR="2F61107E" w:rsidRDefault="2F61107E" w:rsidP="2F61107E">
            <w:pPr>
              <w:spacing w:after="0"/>
              <w:jc w:val="center"/>
            </w:pPr>
            <w:r w:rsidRPr="2F61107E">
              <w:rPr>
                <w:rFonts w:ascii="Aptos Narrow" w:eastAsia="Aptos Narrow" w:hAnsi="Aptos Narrow" w:cs="Aptos Narrow"/>
                <w:color w:val="000000" w:themeColor="text1"/>
                <w:sz w:val="22"/>
                <w:szCs w:val="22"/>
              </w:rPr>
              <w:t>1482,290</w:t>
            </w:r>
          </w:p>
        </w:tc>
      </w:tr>
      <w:tr w:rsidR="2F61107E" w14:paraId="539F0640" w14:textId="77777777" w:rsidTr="2F61107E">
        <w:trPr>
          <w:trHeight w:val="300"/>
        </w:trPr>
        <w:tc>
          <w:tcPr>
            <w:tcW w:w="968" w:type="dxa"/>
            <w:tcBorders>
              <w:top w:val="nil"/>
              <w:left w:val="single" w:sz="8" w:space="0" w:color="000000" w:themeColor="text1"/>
              <w:bottom w:val="nil"/>
              <w:right w:val="nil"/>
            </w:tcBorders>
            <w:tcMar>
              <w:top w:w="15" w:type="dxa"/>
              <w:left w:w="15" w:type="dxa"/>
              <w:right w:w="15" w:type="dxa"/>
            </w:tcMar>
            <w:vAlign w:val="bottom"/>
          </w:tcPr>
          <w:p w14:paraId="1368F169" w14:textId="2470A098" w:rsidR="2F61107E" w:rsidRDefault="2F61107E" w:rsidP="2F61107E">
            <w:pPr>
              <w:spacing w:after="0"/>
              <w:jc w:val="center"/>
            </w:pPr>
            <w:r w:rsidRPr="2F61107E">
              <w:rPr>
                <w:rFonts w:ascii="Aptos Narrow" w:eastAsia="Aptos Narrow" w:hAnsi="Aptos Narrow" w:cs="Aptos Narrow"/>
                <w:b/>
                <w:bCs/>
                <w:color w:val="000000" w:themeColor="text1"/>
                <w:sz w:val="22"/>
                <w:szCs w:val="22"/>
              </w:rPr>
              <w:t>8</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5DA1CFDD" w14:textId="307F8E54" w:rsidR="2F61107E" w:rsidRDefault="2F61107E" w:rsidP="2F61107E">
            <w:pPr>
              <w:spacing w:after="0"/>
              <w:jc w:val="center"/>
            </w:pPr>
            <w:r w:rsidRPr="2F61107E">
              <w:rPr>
                <w:rFonts w:ascii="Aptos Narrow" w:eastAsia="Aptos Narrow" w:hAnsi="Aptos Narrow" w:cs="Aptos Narrow"/>
                <w:color w:val="000000" w:themeColor="text1"/>
                <w:sz w:val="22"/>
                <w:szCs w:val="22"/>
              </w:rPr>
              <w:t>0x3220...bf5daa</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5704776C" w14:textId="7D46A896" w:rsidR="2F61107E" w:rsidRDefault="2F61107E" w:rsidP="2F61107E">
            <w:pPr>
              <w:spacing w:after="0"/>
              <w:jc w:val="center"/>
            </w:pPr>
            <w:r w:rsidRPr="2F61107E">
              <w:rPr>
                <w:rFonts w:ascii="Aptos Narrow" w:eastAsia="Aptos Narrow" w:hAnsi="Aptos Narrow" w:cs="Aptos Narrow"/>
                <w:color w:val="000000" w:themeColor="text1"/>
                <w:sz w:val="22"/>
                <w:szCs w:val="22"/>
              </w:rPr>
              <w:t>2,804</w:t>
            </w:r>
          </w:p>
        </w:tc>
        <w:tc>
          <w:tcPr>
            <w:tcW w:w="1005" w:type="dxa"/>
            <w:tcBorders>
              <w:top w:val="nil"/>
              <w:left w:val="single" w:sz="8" w:space="0" w:color="000000" w:themeColor="text1"/>
              <w:bottom w:val="nil"/>
              <w:right w:val="nil"/>
            </w:tcBorders>
            <w:shd w:val="clear" w:color="auto" w:fill="FCCACA"/>
            <w:tcMar>
              <w:top w:w="15" w:type="dxa"/>
              <w:left w:w="15" w:type="dxa"/>
              <w:right w:w="15" w:type="dxa"/>
            </w:tcMar>
            <w:vAlign w:val="bottom"/>
          </w:tcPr>
          <w:p w14:paraId="2E3D60DC" w14:textId="4BCECAE3"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1091" w:type="dxa"/>
            <w:tcBorders>
              <w:top w:val="nil"/>
              <w:left w:val="nil"/>
              <w:bottom w:val="nil"/>
              <w:right w:val="nil"/>
            </w:tcBorders>
            <w:tcMar>
              <w:top w:w="15" w:type="dxa"/>
              <w:left w:w="15" w:type="dxa"/>
              <w:right w:w="15" w:type="dxa"/>
            </w:tcMar>
            <w:vAlign w:val="bottom"/>
          </w:tcPr>
          <w:p w14:paraId="5CAF882A" w14:textId="29A89883" w:rsidR="2F61107E" w:rsidRDefault="2F61107E" w:rsidP="2F61107E">
            <w:pPr>
              <w:spacing w:after="0"/>
              <w:jc w:val="center"/>
            </w:pPr>
            <w:r w:rsidRPr="2F61107E">
              <w:rPr>
                <w:rFonts w:ascii="Aptos Narrow" w:eastAsia="Aptos Narrow" w:hAnsi="Aptos Narrow" w:cs="Aptos Narrow"/>
                <w:color w:val="000000" w:themeColor="text1"/>
                <w:sz w:val="22"/>
                <w:szCs w:val="22"/>
              </w:rPr>
              <w:t>119,353</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49AC79E9" w14:textId="3201B796" w:rsidR="2F61107E" w:rsidRDefault="2F61107E" w:rsidP="2F61107E">
            <w:pPr>
              <w:spacing w:after="0"/>
              <w:jc w:val="center"/>
            </w:pPr>
            <w:r w:rsidRPr="2F61107E">
              <w:rPr>
                <w:rFonts w:ascii="Aptos Narrow" w:eastAsia="Aptos Narrow" w:hAnsi="Aptos Narrow" w:cs="Aptos Narrow"/>
                <w:color w:val="000000" w:themeColor="text1"/>
                <w:sz w:val="22"/>
                <w:szCs w:val="22"/>
              </w:rPr>
              <w:t>0x5efc...2c8918</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4CE919B8" w14:textId="0F8AEC97" w:rsidR="2F61107E" w:rsidRDefault="2F61107E" w:rsidP="2F61107E">
            <w:pPr>
              <w:spacing w:after="0"/>
              <w:jc w:val="center"/>
            </w:pPr>
            <w:r w:rsidRPr="2F61107E">
              <w:rPr>
                <w:rFonts w:ascii="Aptos Narrow" w:eastAsia="Aptos Narrow" w:hAnsi="Aptos Narrow" w:cs="Aptos Narrow"/>
                <w:color w:val="000000" w:themeColor="text1"/>
                <w:sz w:val="22"/>
                <w:szCs w:val="22"/>
              </w:rPr>
              <w:t>512,158</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72D72793" w14:textId="4AA8A436" w:rsidR="2F61107E" w:rsidRDefault="2F61107E" w:rsidP="2F61107E">
            <w:pPr>
              <w:spacing w:after="0"/>
              <w:jc w:val="center"/>
            </w:pPr>
            <w:r w:rsidRPr="2F61107E">
              <w:rPr>
                <w:rFonts w:ascii="Aptos Narrow" w:eastAsia="Aptos Narrow" w:hAnsi="Aptos Narrow" w:cs="Aptos Narrow"/>
                <w:color w:val="000000" w:themeColor="text1"/>
                <w:sz w:val="22"/>
                <w:szCs w:val="22"/>
              </w:rPr>
              <w:t>0xe537...ed1961</w:t>
            </w:r>
          </w:p>
        </w:tc>
        <w:tc>
          <w:tcPr>
            <w:tcW w:w="1092" w:type="dxa"/>
            <w:tcBorders>
              <w:top w:val="nil"/>
              <w:left w:val="nil"/>
              <w:bottom w:val="nil"/>
              <w:right w:val="single" w:sz="8" w:space="0" w:color="000000" w:themeColor="text1"/>
            </w:tcBorders>
            <w:tcMar>
              <w:top w:w="15" w:type="dxa"/>
              <w:left w:w="15" w:type="dxa"/>
              <w:right w:w="15" w:type="dxa"/>
            </w:tcMar>
            <w:vAlign w:val="bottom"/>
          </w:tcPr>
          <w:p w14:paraId="4F0034AA" w14:textId="65AD76EA" w:rsidR="2F61107E" w:rsidRDefault="2F61107E" w:rsidP="2F61107E">
            <w:pPr>
              <w:spacing w:after="0"/>
              <w:jc w:val="center"/>
            </w:pPr>
            <w:r w:rsidRPr="2F61107E">
              <w:rPr>
                <w:rFonts w:ascii="Aptos Narrow" w:eastAsia="Aptos Narrow" w:hAnsi="Aptos Narrow" w:cs="Aptos Narrow"/>
                <w:color w:val="000000" w:themeColor="text1"/>
                <w:sz w:val="22"/>
                <w:szCs w:val="22"/>
              </w:rPr>
              <w:t>1462,000</w:t>
            </w:r>
          </w:p>
        </w:tc>
      </w:tr>
      <w:tr w:rsidR="2F61107E" w14:paraId="0FE0A4C6" w14:textId="77777777" w:rsidTr="2F61107E">
        <w:trPr>
          <w:trHeight w:val="300"/>
        </w:trPr>
        <w:tc>
          <w:tcPr>
            <w:tcW w:w="968" w:type="dxa"/>
            <w:tcBorders>
              <w:top w:val="nil"/>
              <w:left w:val="single" w:sz="8" w:space="0" w:color="000000" w:themeColor="text1"/>
              <w:bottom w:val="nil"/>
              <w:right w:val="nil"/>
            </w:tcBorders>
            <w:tcMar>
              <w:top w:w="15" w:type="dxa"/>
              <w:left w:w="15" w:type="dxa"/>
              <w:right w:w="15" w:type="dxa"/>
            </w:tcMar>
            <w:vAlign w:val="bottom"/>
          </w:tcPr>
          <w:p w14:paraId="31500130" w14:textId="611D94DA" w:rsidR="2F61107E" w:rsidRDefault="2F61107E" w:rsidP="2F61107E">
            <w:pPr>
              <w:spacing w:after="0"/>
              <w:jc w:val="center"/>
            </w:pPr>
            <w:r w:rsidRPr="2F61107E">
              <w:rPr>
                <w:rFonts w:ascii="Aptos Narrow" w:eastAsia="Aptos Narrow" w:hAnsi="Aptos Narrow" w:cs="Aptos Narrow"/>
                <w:b/>
                <w:bCs/>
                <w:color w:val="000000" w:themeColor="text1"/>
                <w:sz w:val="22"/>
                <w:szCs w:val="22"/>
              </w:rPr>
              <w:t>9</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3D0B9AD2" w14:textId="7D5E9F20" w:rsidR="2F61107E" w:rsidRDefault="2F61107E" w:rsidP="2F61107E">
            <w:pPr>
              <w:spacing w:after="0"/>
              <w:jc w:val="center"/>
            </w:pPr>
            <w:r w:rsidRPr="2F61107E">
              <w:rPr>
                <w:rFonts w:ascii="Aptos Narrow" w:eastAsia="Aptos Narrow" w:hAnsi="Aptos Narrow" w:cs="Aptos Narrow"/>
                <w:color w:val="000000" w:themeColor="text1"/>
                <w:sz w:val="22"/>
                <w:szCs w:val="22"/>
              </w:rPr>
              <w:t>0x3fc9...2b7fad</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2F18EF91" w14:textId="02651CFF" w:rsidR="2F61107E" w:rsidRDefault="2F61107E" w:rsidP="2F61107E">
            <w:pPr>
              <w:spacing w:after="0"/>
              <w:jc w:val="center"/>
            </w:pPr>
            <w:r w:rsidRPr="2F61107E">
              <w:rPr>
                <w:rFonts w:ascii="Aptos Narrow" w:eastAsia="Aptos Narrow" w:hAnsi="Aptos Narrow" w:cs="Aptos Narrow"/>
                <w:color w:val="000000" w:themeColor="text1"/>
                <w:sz w:val="22"/>
                <w:szCs w:val="22"/>
              </w:rPr>
              <w:t>2,782</w:t>
            </w:r>
          </w:p>
        </w:tc>
        <w:tc>
          <w:tcPr>
            <w:tcW w:w="1005" w:type="dxa"/>
            <w:tcBorders>
              <w:top w:val="nil"/>
              <w:left w:val="single" w:sz="8" w:space="0" w:color="000000" w:themeColor="text1"/>
              <w:bottom w:val="nil"/>
              <w:right w:val="nil"/>
            </w:tcBorders>
            <w:tcMar>
              <w:top w:w="15" w:type="dxa"/>
              <w:left w:w="15" w:type="dxa"/>
              <w:right w:w="15" w:type="dxa"/>
            </w:tcMar>
            <w:vAlign w:val="bottom"/>
          </w:tcPr>
          <w:p w14:paraId="791EE6FD" w14:textId="7438FB1B" w:rsidR="2F61107E" w:rsidRDefault="2F61107E" w:rsidP="2F61107E">
            <w:pPr>
              <w:spacing w:after="0"/>
              <w:jc w:val="center"/>
            </w:pPr>
            <w:r w:rsidRPr="2F61107E">
              <w:rPr>
                <w:rFonts w:ascii="Aptos Narrow" w:eastAsia="Aptos Narrow" w:hAnsi="Aptos Narrow" w:cs="Aptos Narrow"/>
                <w:color w:val="000000" w:themeColor="text1"/>
                <w:sz w:val="22"/>
                <w:szCs w:val="22"/>
              </w:rPr>
              <w:t>0x8131...8afe12</w:t>
            </w:r>
          </w:p>
        </w:tc>
        <w:tc>
          <w:tcPr>
            <w:tcW w:w="1091" w:type="dxa"/>
            <w:tcBorders>
              <w:top w:val="nil"/>
              <w:left w:val="nil"/>
              <w:bottom w:val="nil"/>
              <w:right w:val="nil"/>
            </w:tcBorders>
            <w:tcMar>
              <w:top w:w="15" w:type="dxa"/>
              <w:left w:w="15" w:type="dxa"/>
              <w:right w:w="15" w:type="dxa"/>
            </w:tcMar>
            <w:vAlign w:val="bottom"/>
          </w:tcPr>
          <w:p w14:paraId="36B0EAB2" w14:textId="66EB616A" w:rsidR="2F61107E" w:rsidRDefault="2F61107E" w:rsidP="2F61107E">
            <w:pPr>
              <w:spacing w:after="0"/>
              <w:jc w:val="center"/>
            </w:pPr>
            <w:r w:rsidRPr="2F61107E">
              <w:rPr>
                <w:rFonts w:ascii="Aptos Narrow" w:eastAsia="Aptos Narrow" w:hAnsi="Aptos Narrow" w:cs="Aptos Narrow"/>
                <w:color w:val="000000" w:themeColor="text1"/>
                <w:sz w:val="22"/>
                <w:szCs w:val="22"/>
              </w:rPr>
              <w:t>50,000</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5266FC1E" w14:textId="7069F0D4" w:rsidR="2F61107E" w:rsidRDefault="2F61107E" w:rsidP="2F61107E">
            <w:pPr>
              <w:spacing w:after="0"/>
              <w:jc w:val="center"/>
            </w:pPr>
            <w:r w:rsidRPr="2F61107E">
              <w:rPr>
                <w:rFonts w:ascii="Aptos Narrow" w:eastAsia="Aptos Narrow" w:hAnsi="Aptos Narrow" w:cs="Aptos Narrow"/>
                <w:color w:val="000000" w:themeColor="text1"/>
                <w:sz w:val="22"/>
                <w:szCs w:val="22"/>
              </w:rPr>
              <w:t>0x125b.</w:t>
            </w:r>
            <w:proofErr w:type="gramStart"/>
            <w:r w:rsidRPr="2F61107E">
              <w:rPr>
                <w:rFonts w:ascii="Aptos Narrow" w:eastAsia="Aptos Narrow" w:hAnsi="Aptos Narrow" w:cs="Aptos Narrow"/>
                <w:color w:val="000000" w:themeColor="text1"/>
                <w:sz w:val="22"/>
                <w:szCs w:val="22"/>
              </w:rPr>
              <w:t>..a</w:t>
            </w:r>
            <w:proofErr w:type="gramEnd"/>
            <w:r w:rsidRPr="2F61107E">
              <w:rPr>
                <w:rFonts w:ascii="Aptos Narrow" w:eastAsia="Aptos Narrow" w:hAnsi="Aptos Narrow" w:cs="Aptos Narrow"/>
                <w:color w:val="000000" w:themeColor="text1"/>
                <w:sz w:val="22"/>
                <w:szCs w:val="22"/>
              </w:rPr>
              <w:t>0fda3</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2AE282C7" w14:textId="6D84F510" w:rsidR="2F61107E" w:rsidRDefault="2F61107E" w:rsidP="2F61107E">
            <w:pPr>
              <w:spacing w:after="0"/>
              <w:jc w:val="center"/>
            </w:pPr>
            <w:r w:rsidRPr="2F61107E">
              <w:rPr>
                <w:rFonts w:ascii="Aptos Narrow" w:eastAsia="Aptos Narrow" w:hAnsi="Aptos Narrow" w:cs="Aptos Narrow"/>
                <w:color w:val="000000" w:themeColor="text1"/>
                <w:sz w:val="22"/>
                <w:szCs w:val="22"/>
              </w:rPr>
              <w:t>512,000</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2FD01E85" w14:textId="5CB8826E" w:rsidR="2F61107E" w:rsidRDefault="2F61107E" w:rsidP="2F61107E">
            <w:pPr>
              <w:spacing w:after="0"/>
              <w:jc w:val="center"/>
            </w:pPr>
            <w:r w:rsidRPr="2F61107E">
              <w:rPr>
                <w:rFonts w:ascii="Aptos Narrow" w:eastAsia="Aptos Narrow" w:hAnsi="Aptos Narrow" w:cs="Aptos Narrow"/>
                <w:color w:val="000000" w:themeColor="text1"/>
                <w:sz w:val="22"/>
                <w:szCs w:val="22"/>
              </w:rPr>
              <w:t>0x8408...4bb486</w:t>
            </w:r>
          </w:p>
        </w:tc>
        <w:tc>
          <w:tcPr>
            <w:tcW w:w="1092" w:type="dxa"/>
            <w:tcBorders>
              <w:top w:val="nil"/>
              <w:left w:val="nil"/>
              <w:bottom w:val="nil"/>
              <w:right w:val="single" w:sz="8" w:space="0" w:color="000000" w:themeColor="text1"/>
            </w:tcBorders>
            <w:tcMar>
              <w:top w:w="15" w:type="dxa"/>
              <w:left w:w="15" w:type="dxa"/>
              <w:right w:w="15" w:type="dxa"/>
            </w:tcMar>
            <w:vAlign w:val="bottom"/>
          </w:tcPr>
          <w:p w14:paraId="1846B013" w14:textId="66CD4B19" w:rsidR="2F61107E" w:rsidRDefault="2F61107E" w:rsidP="2F61107E">
            <w:pPr>
              <w:spacing w:after="0"/>
              <w:jc w:val="center"/>
            </w:pPr>
            <w:r w:rsidRPr="2F61107E">
              <w:rPr>
                <w:rFonts w:ascii="Aptos Narrow" w:eastAsia="Aptos Narrow" w:hAnsi="Aptos Narrow" w:cs="Aptos Narrow"/>
                <w:color w:val="000000" w:themeColor="text1"/>
                <w:sz w:val="22"/>
                <w:szCs w:val="22"/>
              </w:rPr>
              <w:t>1146,770</w:t>
            </w:r>
          </w:p>
        </w:tc>
      </w:tr>
      <w:tr w:rsidR="2F61107E" w14:paraId="31CC4FDC" w14:textId="77777777" w:rsidTr="2F61107E">
        <w:trPr>
          <w:trHeight w:val="300"/>
        </w:trPr>
        <w:tc>
          <w:tcPr>
            <w:tcW w:w="968"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5D08CFCA" w14:textId="2A9A00FB" w:rsidR="2F61107E" w:rsidRDefault="2F61107E" w:rsidP="2F61107E">
            <w:pPr>
              <w:spacing w:after="0"/>
              <w:jc w:val="center"/>
            </w:pPr>
            <w:r w:rsidRPr="2F61107E">
              <w:rPr>
                <w:rFonts w:ascii="Aptos Narrow" w:eastAsia="Aptos Narrow" w:hAnsi="Aptos Narrow" w:cs="Aptos Narrow"/>
                <w:b/>
                <w:bCs/>
                <w:color w:val="000000" w:themeColor="text1"/>
                <w:sz w:val="22"/>
                <w:szCs w:val="22"/>
              </w:rPr>
              <w:t>10</w:t>
            </w:r>
          </w:p>
        </w:tc>
        <w:tc>
          <w:tcPr>
            <w:tcW w:w="1007"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33FC5B90" w14:textId="7BD4C24B" w:rsidR="2F61107E" w:rsidRDefault="2F61107E" w:rsidP="2F61107E">
            <w:pPr>
              <w:spacing w:after="0"/>
              <w:jc w:val="center"/>
            </w:pPr>
            <w:r w:rsidRPr="2F61107E">
              <w:rPr>
                <w:rFonts w:ascii="Aptos Narrow" w:eastAsia="Aptos Narrow" w:hAnsi="Aptos Narrow" w:cs="Aptos Narrow"/>
                <w:color w:val="000000" w:themeColor="text1"/>
                <w:sz w:val="22"/>
                <w:szCs w:val="22"/>
              </w:rPr>
              <w:t>0x1111...842a65</w:t>
            </w:r>
          </w:p>
        </w:tc>
        <w:tc>
          <w:tcPr>
            <w:tcW w:w="1091"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6921D2BF" w14:textId="1054F4C9" w:rsidR="2F61107E" w:rsidRDefault="2F61107E" w:rsidP="2F61107E">
            <w:pPr>
              <w:spacing w:after="0"/>
              <w:jc w:val="center"/>
            </w:pPr>
            <w:r w:rsidRPr="2F61107E">
              <w:rPr>
                <w:rFonts w:ascii="Aptos Narrow" w:eastAsia="Aptos Narrow" w:hAnsi="Aptos Narrow" w:cs="Aptos Narrow"/>
                <w:color w:val="000000" w:themeColor="text1"/>
                <w:sz w:val="22"/>
                <w:szCs w:val="22"/>
              </w:rPr>
              <w:t>2,740</w:t>
            </w:r>
          </w:p>
        </w:tc>
        <w:tc>
          <w:tcPr>
            <w:tcW w:w="1005"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68CF3D14" w14:textId="5F5AD4A9" w:rsidR="2F61107E" w:rsidRDefault="2F61107E" w:rsidP="2F61107E">
            <w:pPr>
              <w:spacing w:after="0"/>
              <w:jc w:val="center"/>
            </w:pPr>
            <w:r w:rsidRPr="2F61107E">
              <w:rPr>
                <w:rFonts w:ascii="Aptos Narrow" w:eastAsia="Aptos Narrow" w:hAnsi="Aptos Narrow" w:cs="Aptos Narrow"/>
                <w:color w:val="000000" w:themeColor="text1"/>
                <w:sz w:val="22"/>
                <w:szCs w:val="22"/>
              </w:rPr>
              <w:t>0x045e.</w:t>
            </w:r>
            <w:proofErr w:type="gramStart"/>
            <w:r w:rsidRPr="2F61107E">
              <w:rPr>
                <w:rFonts w:ascii="Aptos Narrow" w:eastAsia="Aptos Narrow" w:hAnsi="Aptos Narrow" w:cs="Aptos Narrow"/>
                <w:color w:val="000000" w:themeColor="text1"/>
                <w:sz w:val="22"/>
                <w:szCs w:val="22"/>
              </w:rPr>
              <w:t>..d</w:t>
            </w:r>
            <w:proofErr w:type="gramEnd"/>
            <w:r w:rsidRPr="2F61107E">
              <w:rPr>
                <w:rFonts w:ascii="Aptos Narrow" w:eastAsia="Aptos Narrow" w:hAnsi="Aptos Narrow" w:cs="Aptos Narrow"/>
                <w:color w:val="000000" w:themeColor="text1"/>
                <w:sz w:val="22"/>
                <w:szCs w:val="22"/>
              </w:rPr>
              <w:t>37ac2</w:t>
            </w:r>
          </w:p>
        </w:tc>
        <w:tc>
          <w:tcPr>
            <w:tcW w:w="1091" w:type="dxa"/>
            <w:tcBorders>
              <w:top w:val="nil"/>
              <w:left w:val="nil"/>
              <w:bottom w:val="single" w:sz="8" w:space="0" w:color="000000" w:themeColor="text1"/>
              <w:right w:val="nil"/>
            </w:tcBorders>
            <w:tcMar>
              <w:top w:w="15" w:type="dxa"/>
              <w:left w:w="15" w:type="dxa"/>
              <w:right w:w="15" w:type="dxa"/>
            </w:tcMar>
            <w:vAlign w:val="bottom"/>
          </w:tcPr>
          <w:p w14:paraId="7B638E1B" w14:textId="1A98BD21" w:rsidR="2F61107E" w:rsidRDefault="2F61107E" w:rsidP="2F61107E">
            <w:pPr>
              <w:spacing w:after="0"/>
              <w:jc w:val="center"/>
            </w:pPr>
            <w:r w:rsidRPr="2F61107E">
              <w:rPr>
                <w:rFonts w:ascii="Aptos Narrow" w:eastAsia="Aptos Narrow" w:hAnsi="Aptos Narrow" w:cs="Aptos Narrow"/>
                <w:color w:val="000000" w:themeColor="text1"/>
                <w:sz w:val="22"/>
                <w:szCs w:val="22"/>
              </w:rPr>
              <w:t>50,000</w:t>
            </w:r>
          </w:p>
        </w:tc>
        <w:tc>
          <w:tcPr>
            <w:tcW w:w="1007"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41EF71A9" w14:textId="1A50ECDC" w:rsidR="2F61107E" w:rsidRDefault="2F61107E" w:rsidP="2F61107E">
            <w:pPr>
              <w:spacing w:after="0"/>
              <w:jc w:val="center"/>
            </w:pPr>
            <w:r w:rsidRPr="2F61107E">
              <w:rPr>
                <w:rFonts w:ascii="Aptos Narrow" w:eastAsia="Aptos Narrow" w:hAnsi="Aptos Narrow" w:cs="Aptos Narrow"/>
                <w:color w:val="000000" w:themeColor="text1"/>
                <w:sz w:val="22"/>
                <w:szCs w:val="22"/>
              </w:rPr>
              <w:t>0x28c6...f21d60</w:t>
            </w:r>
          </w:p>
        </w:tc>
        <w:tc>
          <w:tcPr>
            <w:tcW w:w="1091"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7C4D1D34" w14:textId="6D48FBA4" w:rsidR="2F61107E" w:rsidRDefault="2F61107E" w:rsidP="2F61107E">
            <w:pPr>
              <w:spacing w:after="0"/>
              <w:jc w:val="center"/>
            </w:pPr>
            <w:r w:rsidRPr="2F61107E">
              <w:rPr>
                <w:rFonts w:ascii="Aptos Narrow" w:eastAsia="Aptos Narrow" w:hAnsi="Aptos Narrow" w:cs="Aptos Narrow"/>
                <w:color w:val="000000" w:themeColor="text1"/>
                <w:sz w:val="22"/>
                <w:szCs w:val="22"/>
              </w:rPr>
              <w:t>408,223</w:t>
            </w:r>
          </w:p>
        </w:tc>
        <w:tc>
          <w:tcPr>
            <w:tcW w:w="1007"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0208CBCB" w14:textId="5DAB0E12" w:rsidR="2F61107E" w:rsidRDefault="2F61107E" w:rsidP="2F61107E">
            <w:pPr>
              <w:spacing w:after="0"/>
              <w:jc w:val="center"/>
            </w:pPr>
            <w:r w:rsidRPr="2F61107E">
              <w:rPr>
                <w:rFonts w:ascii="Aptos Narrow" w:eastAsia="Aptos Narrow" w:hAnsi="Aptos Narrow" w:cs="Aptos Narrow"/>
                <w:color w:val="000000" w:themeColor="text1"/>
                <w:sz w:val="22"/>
                <w:szCs w:val="22"/>
              </w:rPr>
              <w:t>0x1111...842a65</w:t>
            </w:r>
          </w:p>
        </w:tc>
        <w:tc>
          <w:tcPr>
            <w:tcW w:w="1092"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6801705E" w14:textId="5BD2762B" w:rsidR="2F61107E" w:rsidRDefault="2F61107E" w:rsidP="2F61107E">
            <w:pPr>
              <w:spacing w:after="0"/>
              <w:jc w:val="center"/>
            </w:pPr>
            <w:r w:rsidRPr="2F61107E">
              <w:rPr>
                <w:rFonts w:ascii="Aptos Narrow" w:eastAsia="Aptos Narrow" w:hAnsi="Aptos Narrow" w:cs="Aptos Narrow"/>
                <w:color w:val="000000" w:themeColor="text1"/>
                <w:sz w:val="22"/>
                <w:szCs w:val="22"/>
              </w:rPr>
              <w:t>1022,310</w:t>
            </w:r>
          </w:p>
        </w:tc>
      </w:tr>
      <w:tr w:rsidR="2F61107E" w14:paraId="3C191335" w14:textId="77777777" w:rsidTr="2F61107E">
        <w:trPr>
          <w:trHeight w:val="300"/>
        </w:trPr>
        <w:tc>
          <w:tcPr>
            <w:tcW w:w="9359" w:type="dxa"/>
            <w:gridSpan w:val="9"/>
            <w:tcBorders>
              <w:top w:val="single" w:sz="8" w:space="0" w:color="000000" w:themeColor="text1"/>
              <w:left w:val="single" w:sz="8" w:space="0" w:color="000000" w:themeColor="text1"/>
              <w:bottom w:val="nil"/>
              <w:right w:val="nil"/>
            </w:tcBorders>
            <w:tcMar>
              <w:top w:w="15" w:type="dxa"/>
              <w:left w:w="15" w:type="dxa"/>
              <w:right w:w="15" w:type="dxa"/>
            </w:tcMar>
            <w:vAlign w:val="bottom"/>
          </w:tcPr>
          <w:p w14:paraId="48317C46" w14:textId="00619A0F" w:rsidR="2F61107E" w:rsidRDefault="2F61107E" w:rsidP="2F61107E">
            <w:pPr>
              <w:spacing w:after="0"/>
              <w:jc w:val="center"/>
            </w:pPr>
            <w:r w:rsidRPr="2F61107E">
              <w:rPr>
                <w:rFonts w:ascii="Aptos Narrow" w:eastAsia="Aptos Narrow" w:hAnsi="Aptos Narrow" w:cs="Aptos Narrow"/>
                <w:b/>
                <w:bCs/>
                <w:color w:val="000000" w:themeColor="text1"/>
                <w:sz w:val="22"/>
                <w:szCs w:val="22"/>
              </w:rPr>
              <w:t xml:space="preserve">Table 2A. Query 1.2 </w:t>
            </w:r>
            <w:r w:rsidR="00F32178">
              <w:rPr>
                <w:rFonts w:ascii="Aptos Narrow" w:eastAsia="Aptos Narrow" w:hAnsi="Aptos Narrow" w:cs="Aptos Narrow"/>
                <w:b/>
                <w:bCs/>
                <w:color w:val="000000" w:themeColor="text1"/>
                <w:sz w:val="22"/>
                <w:szCs w:val="22"/>
              </w:rPr>
              <w:t>f</w:t>
            </w:r>
            <w:r w:rsidR="00F32178" w:rsidRPr="2F61107E">
              <w:rPr>
                <w:rFonts w:ascii="Aptos Narrow" w:eastAsia="Aptos Narrow" w:hAnsi="Aptos Narrow" w:cs="Aptos Narrow"/>
                <w:b/>
                <w:bCs/>
                <w:color w:val="000000" w:themeColor="text1"/>
                <w:sz w:val="22"/>
                <w:szCs w:val="22"/>
              </w:rPr>
              <w:t xml:space="preserve">or </w:t>
            </w:r>
            <w:r w:rsidR="00F32178" w:rsidRPr="00F32178">
              <w:rPr>
                <w:rFonts w:ascii="Aptos Narrow" w:eastAsia="Aptos Narrow" w:hAnsi="Aptos Narrow" w:cs="Aptos Narrow"/>
                <w:b/>
                <w:bCs/>
                <w:color w:val="000000" w:themeColor="text1"/>
                <w:sz w:val="22"/>
                <w:szCs w:val="22"/>
              </w:rPr>
              <w:t>each set of blocks</w:t>
            </w:r>
          </w:p>
        </w:tc>
      </w:tr>
      <w:tr w:rsidR="2F61107E" w14:paraId="573FC367" w14:textId="77777777" w:rsidTr="2F61107E">
        <w:trPr>
          <w:trHeight w:val="300"/>
        </w:trPr>
        <w:tc>
          <w:tcPr>
            <w:tcW w:w="968"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448FEDFC" w14:textId="0690877B" w:rsidR="2F61107E" w:rsidRDefault="00BF41D8" w:rsidP="2F61107E">
            <w:pPr>
              <w:spacing w:after="0"/>
              <w:jc w:val="center"/>
            </w:pPr>
            <w:r>
              <w:rPr>
                <w:rFonts w:ascii="Aptos Narrow" w:eastAsia="Aptos Narrow" w:hAnsi="Aptos Narrow" w:cs="Aptos Narrow"/>
                <w:color w:val="000000" w:themeColor="text1"/>
                <w:sz w:val="22"/>
                <w:szCs w:val="22"/>
              </w:rPr>
              <w:t>Number of blocks</w:t>
            </w:r>
          </w:p>
        </w:tc>
        <w:tc>
          <w:tcPr>
            <w:tcW w:w="2098" w:type="dxa"/>
            <w:gridSpan w:val="2"/>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16559F50" w14:textId="64B6A230"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c>
          <w:tcPr>
            <w:tcW w:w="2096" w:type="dxa"/>
            <w:gridSpan w:val="2"/>
            <w:tcBorders>
              <w:top w:val="single" w:sz="8" w:space="0" w:color="000000" w:themeColor="text1"/>
              <w:left w:val="nil"/>
              <w:bottom w:val="single" w:sz="8" w:space="0" w:color="000000" w:themeColor="text1"/>
              <w:right w:val="nil"/>
            </w:tcBorders>
            <w:tcMar>
              <w:top w:w="15" w:type="dxa"/>
              <w:left w:w="15" w:type="dxa"/>
              <w:right w:w="15" w:type="dxa"/>
            </w:tcMar>
            <w:vAlign w:val="bottom"/>
          </w:tcPr>
          <w:p w14:paraId="329A390A" w14:textId="361DD1C6" w:rsidR="2F61107E" w:rsidRDefault="2F61107E" w:rsidP="2F61107E">
            <w:pPr>
              <w:spacing w:after="0"/>
              <w:jc w:val="center"/>
            </w:pPr>
            <w:r w:rsidRPr="2F61107E">
              <w:rPr>
                <w:rFonts w:ascii="Aptos Narrow" w:eastAsia="Aptos Narrow" w:hAnsi="Aptos Narrow" w:cs="Aptos Narrow"/>
                <w:color w:val="000000" w:themeColor="text1"/>
                <w:sz w:val="22"/>
                <w:szCs w:val="22"/>
              </w:rPr>
              <w:t>10</w:t>
            </w:r>
          </w:p>
        </w:tc>
        <w:tc>
          <w:tcPr>
            <w:tcW w:w="2098" w:type="dxa"/>
            <w:gridSpan w:val="2"/>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5DDAA626" w14:textId="737F3F42" w:rsidR="2F61107E" w:rsidRDefault="2F61107E" w:rsidP="2F61107E">
            <w:pPr>
              <w:spacing w:after="0"/>
              <w:jc w:val="center"/>
            </w:pPr>
            <w:r w:rsidRPr="2F61107E">
              <w:rPr>
                <w:rFonts w:ascii="Aptos Narrow" w:eastAsia="Aptos Narrow" w:hAnsi="Aptos Narrow" w:cs="Aptos Narrow"/>
                <w:color w:val="000000" w:themeColor="text1"/>
                <w:sz w:val="22"/>
                <w:szCs w:val="22"/>
              </w:rPr>
              <w:t>50</w:t>
            </w:r>
          </w:p>
        </w:tc>
        <w:tc>
          <w:tcPr>
            <w:tcW w:w="2099" w:type="dxa"/>
            <w:gridSpan w:val="2"/>
            <w:tcBorders>
              <w:top w:val="single" w:sz="8" w:space="0" w:color="000000" w:themeColor="text1"/>
              <w:left w:val="nil"/>
              <w:bottom w:val="single" w:sz="8" w:space="0" w:color="000000" w:themeColor="text1"/>
              <w:right w:val="nil"/>
            </w:tcBorders>
            <w:tcMar>
              <w:top w:w="15" w:type="dxa"/>
              <w:left w:w="15" w:type="dxa"/>
              <w:right w:w="15" w:type="dxa"/>
            </w:tcMar>
            <w:vAlign w:val="bottom"/>
          </w:tcPr>
          <w:p w14:paraId="2D21160B" w14:textId="30F40371" w:rsidR="2F61107E" w:rsidRDefault="2F61107E" w:rsidP="2F61107E">
            <w:pPr>
              <w:spacing w:after="0"/>
              <w:jc w:val="center"/>
            </w:pPr>
            <w:r w:rsidRPr="2F61107E">
              <w:rPr>
                <w:rFonts w:ascii="Aptos Narrow" w:eastAsia="Aptos Narrow" w:hAnsi="Aptos Narrow" w:cs="Aptos Narrow"/>
                <w:color w:val="000000" w:themeColor="text1"/>
                <w:sz w:val="22"/>
                <w:szCs w:val="22"/>
              </w:rPr>
              <w:t>100</w:t>
            </w:r>
          </w:p>
        </w:tc>
      </w:tr>
      <w:tr w:rsidR="2F61107E" w14:paraId="71CBC135" w14:textId="77777777" w:rsidTr="2F61107E">
        <w:trPr>
          <w:trHeight w:val="300"/>
        </w:trPr>
        <w:tc>
          <w:tcPr>
            <w:tcW w:w="968"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23A314DF" w14:textId="4500647E" w:rsidR="2F61107E" w:rsidRDefault="2F61107E" w:rsidP="2F61107E">
            <w:pPr>
              <w:spacing w:after="0"/>
              <w:jc w:val="center"/>
            </w:pPr>
            <w:r w:rsidRPr="2F61107E">
              <w:rPr>
                <w:rFonts w:ascii="Aptos Narrow" w:eastAsia="Aptos Narrow" w:hAnsi="Aptos Narrow" w:cs="Aptos Narrow"/>
                <w:color w:val="000000" w:themeColor="text1"/>
                <w:sz w:val="22"/>
                <w:szCs w:val="22"/>
              </w:rPr>
              <w:t>Rank</w:t>
            </w:r>
          </w:p>
        </w:tc>
        <w:tc>
          <w:tcPr>
            <w:tcW w:w="1007"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5114FE09" w14:textId="7B7F3B86"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91"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5E9E413E" w14:textId="6E1B8A08" w:rsidR="2F61107E" w:rsidRDefault="2F61107E" w:rsidP="2F61107E">
            <w:pPr>
              <w:spacing w:after="0"/>
              <w:jc w:val="center"/>
            </w:pPr>
            <w:r w:rsidRPr="2F61107E">
              <w:rPr>
                <w:rFonts w:ascii="Aptos Narrow" w:eastAsia="Aptos Narrow" w:hAnsi="Aptos Narrow" w:cs="Aptos Narrow"/>
                <w:color w:val="000000" w:themeColor="text1"/>
                <w:sz w:val="22"/>
                <w:szCs w:val="22"/>
              </w:rPr>
              <w:t>Total Sent (</w:t>
            </w:r>
            <w:r w:rsidR="0046329A">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 xml:space="preserve">) </w:t>
            </w:r>
          </w:p>
        </w:tc>
        <w:tc>
          <w:tcPr>
            <w:tcW w:w="1005"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7A8EA883" w14:textId="0A9E6226"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91"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02284C4C" w14:textId="0E60DB88" w:rsidR="2F61107E" w:rsidRDefault="2F61107E" w:rsidP="2F61107E">
            <w:pPr>
              <w:spacing w:after="0"/>
              <w:jc w:val="center"/>
            </w:pPr>
            <w:r w:rsidRPr="2F61107E">
              <w:rPr>
                <w:rFonts w:ascii="Aptos Narrow" w:eastAsia="Aptos Narrow" w:hAnsi="Aptos Narrow" w:cs="Aptos Narrow"/>
                <w:color w:val="000000" w:themeColor="text1"/>
                <w:sz w:val="22"/>
                <w:szCs w:val="22"/>
              </w:rPr>
              <w:t>Total Sent</w:t>
            </w:r>
          </w:p>
        </w:tc>
        <w:tc>
          <w:tcPr>
            <w:tcW w:w="1007"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6CFF7BE9" w14:textId="46ABE32E"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91"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30D53EF6" w14:textId="42609AF9" w:rsidR="2F61107E" w:rsidRDefault="2F61107E" w:rsidP="2F61107E">
            <w:pPr>
              <w:spacing w:after="0"/>
              <w:jc w:val="center"/>
            </w:pPr>
            <w:r w:rsidRPr="2F61107E">
              <w:rPr>
                <w:rFonts w:ascii="Aptos Narrow" w:eastAsia="Aptos Narrow" w:hAnsi="Aptos Narrow" w:cs="Aptos Narrow"/>
                <w:color w:val="000000" w:themeColor="text1"/>
                <w:sz w:val="22"/>
                <w:szCs w:val="22"/>
              </w:rPr>
              <w:t>Total Sent</w:t>
            </w:r>
          </w:p>
        </w:tc>
        <w:tc>
          <w:tcPr>
            <w:tcW w:w="1007"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513252F7" w14:textId="16FF29CB"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92"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7DD48EA5" w14:textId="21432CDC" w:rsidR="2F61107E" w:rsidRDefault="2F61107E" w:rsidP="2F61107E">
            <w:pPr>
              <w:spacing w:after="0"/>
              <w:jc w:val="center"/>
            </w:pPr>
            <w:r w:rsidRPr="2F61107E">
              <w:rPr>
                <w:rFonts w:ascii="Aptos Narrow" w:eastAsia="Aptos Narrow" w:hAnsi="Aptos Narrow" w:cs="Aptos Narrow"/>
                <w:color w:val="000000" w:themeColor="text1"/>
                <w:sz w:val="22"/>
                <w:szCs w:val="22"/>
              </w:rPr>
              <w:t>Total Sent</w:t>
            </w:r>
          </w:p>
        </w:tc>
      </w:tr>
      <w:tr w:rsidR="2F61107E" w14:paraId="2B05FB1C" w14:textId="77777777" w:rsidTr="2F61107E">
        <w:trPr>
          <w:trHeight w:val="300"/>
        </w:trPr>
        <w:tc>
          <w:tcPr>
            <w:tcW w:w="968" w:type="dxa"/>
            <w:tcBorders>
              <w:top w:val="single" w:sz="8" w:space="0" w:color="000000" w:themeColor="text1"/>
              <w:left w:val="single" w:sz="8" w:space="0" w:color="000000" w:themeColor="text1"/>
              <w:bottom w:val="nil"/>
              <w:right w:val="nil"/>
            </w:tcBorders>
            <w:tcMar>
              <w:top w:w="15" w:type="dxa"/>
              <w:left w:w="15" w:type="dxa"/>
              <w:right w:w="15" w:type="dxa"/>
            </w:tcMar>
            <w:vAlign w:val="bottom"/>
          </w:tcPr>
          <w:p w14:paraId="3A87C56F" w14:textId="743D21BF" w:rsidR="2F61107E" w:rsidRDefault="2F61107E" w:rsidP="2F61107E">
            <w:pPr>
              <w:spacing w:after="0"/>
              <w:jc w:val="center"/>
            </w:pPr>
            <w:r w:rsidRPr="2F61107E">
              <w:rPr>
                <w:rFonts w:ascii="Aptos Narrow" w:eastAsia="Aptos Narrow" w:hAnsi="Aptos Narrow" w:cs="Aptos Narrow"/>
                <w:b/>
                <w:bCs/>
                <w:color w:val="000000" w:themeColor="text1"/>
                <w:sz w:val="22"/>
                <w:szCs w:val="22"/>
              </w:rPr>
              <w:t>1</w:t>
            </w:r>
          </w:p>
        </w:tc>
        <w:tc>
          <w:tcPr>
            <w:tcW w:w="1007" w:type="dxa"/>
            <w:tcBorders>
              <w:top w:val="single" w:sz="8" w:space="0" w:color="000000" w:themeColor="text1"/>
              <w:left w:val="single" w:sz="8" w:space="0" w:color="000000" w:themeColor="text1"/>
              <w:bottom w:val="nil"/>
              <w:right w:val="nil"/>
            </w:tcBorders>
            <w:shd w:val="clear" w:color="auto" w:fill="FCCACA"/>
            <w:tcMar>
              <w:top w:w="15" w:type="dxa"/>
              <w:left w:w="15" w:type="dxa"/>
              <w:right w:w="15" w:type="dxa"/>
            </w:tcMar>
            <w:vAlign w:val="bottom"/>
          </w:tcPr>
          <w:p w14:paraId="74540838" w14:textId="4ADD0A05"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1091" w:type="dxa"/>
            <w:tcBorders>
              <w:top w:val="single" w:sz="8" w:space="0" w:color="000000" w:themeColor="text1"/>
              <w:left w:val="nil"/>
              <w:bottom w:val="nil"/>
              <w:right w:val="single" w:sz="8" w:space="0" w:color="000000" w:themeColor="text1"/>
            </w:tcBorders>
            <w:tcMar>
              <w:top w:w="15" w:type="dxa"/>
              <w:left w:w="15" w:type="dxa"/>
              <w:right w:w="15" w:type="dxa"/>
            </w:tcMar>
            <w:vAlign w:val="bottom"/>
          </w:tcPr>
          <w:p w14:paraId="0D70BB9A" w14:textId="6A7DD8C4" w:rsidR="2F61107E" w:rsidRDefault="2F61107E" w:rsidP="2F61107E">
            <w:pPr>
              <w:spacing w:after="0"/>
              <w:jc w:val="center"/>
            </w:pPr>
            <w:r w:rsidRPr="2F61107E">
              <w:rPr>
                <w:rFonts w:ascii="Aptos Narrow" w:eastAsia="Aptos Narrow" w:hAnsi="Aptos Narrow" w:cs="Aptos Narrow"/>
                <w:color w:val="000000" w:themeColor="text1"/>
                <w:sz w:val="22"/>
                <w:szCs w:val="22"/>
              </w:rPr>
              <w:t>55,555</w:t>
            </w:r>
          </w:p>
        </w:tc>
        <w:tc>
          <w:tcPr>
            <w:tcW w:w="1005" w:type="dxa"/>
            <w:tcBorders>
              <w:top w:val="single" w:sz="8" w:space="0" w:color="000000" w:themeColor="text1"/>
              <w:left w:val="single" w:sz="8" w:space="0" w:color="000000" w:themeColor="text1"/>
              <w:bottom w:val="nil"/>
              <w:right w:val="nil"/>
            </w:tcBorders>
            <w:shd w:val="clear" w:color="auto" w:fill="FCCACA"/>
            <w:tcMar>
              <w:top w:w="15" w:type="dxa"/>
              <w:left w:w="15" w:type="dxa"/>
              <w:right w:w="15" w:type="dxa"/>
            </w:tcMar>
            <w:vAlign w:val="bottom"/>
          </w:tcPr>
          <w:p w14:paraId="13F73FEE" w14:textId="77808CA9"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1091" w:type="dxa"/>
            <w:tcBorders>
              <w:top w:val="single" w:sz="8" w:space="0" w:color="000000" w:themeColor="text1"/>
              <w:left w:val="nil"/>
              <w:bottom w:val="nil"/>
              <w:right w:val="nil"/>
            </w:tcBorders>
            <w:tcMar>
              <w:top w:w="15" w:type="dxa"/>
              <w:left w:w="15" w:type="dxa"/>
              <w:right w:w="15" w:type="dxa"/>
            </w:tcMar>
            <w:vAlign w:val="bottom"/>
          </w:tcPr>
          <w:p w14:paraId="7393F27C" w14:textId="78296ABE" w:rsidR="2F61107E" w:rsidRDefault="2F61107E" w:rsidP="2F61107E">
            <w:pPr>
              <w:spacing w:after="0"/>
              <w:jc w:val="center"/>
            </w:pPr>
            <w:r w:rsidRPr="2F61107E">
              <w:rPr>
                <w:rFonts w:ascii="Aptos Narrow" w:eastAsia="Aptos Narrow" w:hAnsi="Aptos Narrow" w:cs="Aptos Narrow"/>
                <w:color w:val="000000" w:themeColor="text1"/>
                <w:sz w:val="22"/>
                <w:szCs w:val="22"/>
              </w:rPr>
              <w:t>537,448</w:t>
            </w:r>
          </w:p>
        </w:tc>
        <w:tc>
          <w:tcPr>
            <w:tcW w:w="1007" w:type="dxa"/>
            <w:tcBorders>
              <w:top w:val="single" w:sz="8" w:space="0" w:color="000000" w:themeColor="text1"/>
              <w:left w:val="single" w:sz="8" w:space="0" w:color="000000" w:themeColor="text1"/>
              <w:bottom w:val="nil"/>
              <w:right w:val="nil"/>
            </w:tcBorders>
            <w:tcMar>
              <w:top w:w="15" w:type="dxa"/>
              <w:left w:w="15" w:type="dxa"/>
              <w:right w:w="15" w:type="dxa"/>
            </w:tcMar>
            <w:vAlign w:val="bottom"/>
          </w:tcPr>
          <w:p w14:paraId="2384418F" w14:textId="19FA0C82" w:rsidR="2F61107E" w:rsidRDefault="2F61107E" w:rsidP="2F61107E">
            <w:pPr>
              <w:spacing w:after="0"/>
              <w:jc w:val="center"/>
            </w:pPr>
            <w:r w:rsidRPr="2F61107E">
              <w:rPr>
                <w:rFonts w:ascii="Aptos Narrow" w:eastAsia="Aptos Narrow" w:hAnsi="Aptos Narrow" w:cs="Aptos Narrow"/>
                <w:color w:val="000000" w:themeColor="text1"/>
                <w:sz w:val="22"/>
                <w:szCs w:val="22"/>
              </w:rPr>
              <w:t>0x8934...c7b2b9</w:t>
            </w:r>
          </w:p>
        </w:tc>
        <w:tc>
          <w:tcPr>
            <w:tcW w:w="1091" w:type="dxa"/>
            <w:tcBorders>
              <w:top w:val="single" w:sz="8" w:space="0" w:color="000000" w:themeColor="text1"/>
              <w:left w:val="nil"/>
              <w:bottom w:val="nil"/>
              <w:right w:val="single" w:sz="8" w:space="0" w:color="000000" w:themeColor="text1"/>
            </w:tcBorders>
            <w:tcMar>
              <w:top w:w="15" w:type="dxa"/>
              <w:left w:w="15" w:type="dxa"/>
              <w:right w:w="15" w:type="dxa"/>
            </w:tcMar>
            <w:vAlign w:val="bottom"/>
          </w:tcPr>
          <w:p w14:paraId="33295528" w14:textId="52BD2F0F" w:rsidR="2F61107E" w:rsidRDefault="2F61107E" w:rsidP="2F61107E">
            <w:pPr>
              <w:spacing w:after="0"/>
              <w:jc w:val="center"/>
            </w:pPr>
            <w:r w:rsidRPr="2F61107E">
              <w:rPr>
                <w:rFonts w:ascii="Aptos Narrow" w:eastAsia="Aptos Narrow" w:hAnsi="Aptos Narrow" w:cs="Aptos Narrow"/>
                <w:color w:val="000000" w:themeColor="text1"/>
                <w:sz w:val="22"/>
                <w:szCs w:val="22"/>
              </w:rPr>
              <w:t>2.943,000</w:t>
            </w:r>
          </w:p>
        </w:tc>
        <w:tc>
          <w:tcPr>
            <w:tcW w:w="1007" w:type="dxa"/>
            <w:tcBorders>
              <w:top w:val="single" w:sz="8" w:space="0" w:color="000000" w:themeColor="text1"/>
              <w:left w:val="single" w:sz="8" w:space="0" w:color="000000" w:themeColor="text1"/>
              <w:bottom w:val="nil"/>
              <w:right w:val="nil"/>
            </w:tcBorders>
            <w:shd w:val="clear" w:color="auto" w:fill="FCCACA"/>
            <w:tcMar>
              <w:top w:w="15" w:type="dxa"/>
              <w:left w:w="15" w:type="dxa"/>
              <w:right w:w="15" w:type="dxa"/>
            </w:tcMar>
            <w:vAlign w:val="bottom"/>
          </w:tcPr>
          <w:p w14:paraId="5FC4DEE7" w14:textId="3DF224E6"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1092" w:type="dxa"/>
            <w:tcBorders>
              <w:top w:val="single" w:sz="8" w:space="0" w:color="000000" w:themeColor="text1"/>
              <w:left w:val="nil"/>
              <w:bottom w:val="nil"/>
              <w:right w:val="single" w:sz="8" w:space="0" w:color="000000" w:themeColor="text1"/>
            </w:tcBorders>
            <w:tcMar>
              <w:top w:w="15" w:type="dxa"/>
              <w:left w:w="15" w:type="dxa"/>
              <w:right w:w="15" w:type="dxa"/>
            </w:tcMar>
            <w:vAlign w:val="bottom"/>
          </w:tcPr>
          <w:p w14:paraId="5CD9E51B" w14:textId="75E2534F" w:rsidR="2F61107E" w:rsidRDefault="2F61107E" w:rsidP="2F61107E">
            <w:pPr>
              <w:spacing w:after="0"/>
              <w:jc w:val="center"/>
            </w:pPr>
            <w:r w:rsidRPr="2F61107E">
              <w:rPr>
                <w:rFonts w:ascii="Aptos Narrow" w:eastAsia="Aptos Narrow" w:hAnsi="Aptos Narrow" w:cs="Aptos Narrow"/>
                <w:color w:val="000000" w:themeColor="text1"/>
                <w:sz w:val="22"/>
                <w:szCs w:val="22"/>
              </w:rPr>
              <w:t>3.290,390</w:t>
            </w:r>
          </w:p>
        </w:tc>
      </w:tr>
      <w:tr w:rsidR="2F61107E" w14:paraId="53127614" w14:textId="77777777" w:rsidTr="2F61107E">
        <w:trPr>
          <w:trHeight w:val="300"/>
        </w:trPr>
        <w:tc>
          <w:tcPr>
            <w:tcW w:w="968" w:type="dxa"/>
            <w:tcBorders>
              <w:top w:val="nil"/>
              <w:left w:val="single" w:sz="8" w:space="0" w:color="000000" w:themeColor="text1"/>
              <w:bottom w:val="nil"/>
              <w:right w:val="nil"/>
            </w:tcBorders>
            <w:tcMar>
              <w:top w:w="15" w:type="dxa"/>
              <w:left w:w="15" w:type="dxa"/>
              <w:right w:w="15" w:type="dxa"/>
            </w:tcMar>
            <w:vAlign w:val="bottom"/>
          </w:tcPr>
          <w:p w14:paraId="0D0FBE9D" w14:textId="2FFB9B5B" w:rsidR="2F61107E" w:rsidRDefault="2F61107E" w:rsidP="2F61107E">
            <w:pPr>
              <w:spacing w:after="0"/>
              <w:jc w:val="center"/>
            </w:pPr>
            <w:r w:rsidRPr="2F61107E">
              <w:rPr>
                <w:rFonts w:ascii="Aptos Narrow" w:eastAsia="Aptos Narrow" w:hAnsi="Aptos Narrow" w:cs="Aptos Narrow"/>
                <w:b/>
                <w:bCs/>
                <w:color w:val="000000" w:themeColor="text1"/>
                <w:sz w:val="22"/>
                <w:szCs w:val="22"/>
              </w:rPr>
              <w:t>2</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78EFF9B4" w14:textId="095F2356" w:rsidR="2F61107E" w:rsidRDefault="2F61107E" w:rsidP="2F61107E">
            <w:pPr>
              <w:spacing w:after="0"/>
              <w:jc w:val="center"/>
            </w:pPr>
            <w:r w:rsidRPr="2F61107E">
              <w:rPr>
                <w:rFonts w:ascii="Aptos Narrow" w:eastAsia="Aptos Narrow" w:hAnsi="Aptos Narrow" w:cs="Aptos Narrow"/>
                <w:color w:val="000000" w:themeColor="text1"/>
                <w:sz w:val="22"/>
                <w:szCs w:val="22"/>
              </w:rPr>
              <w:t>0xe37e...57bd09</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7FA78D97" w14:textId="310A6938" w:rsidR="2F61107E" w:rsidRDefault="2F61107E" w:rsidP="2F61107E">
            <w:pPr>
              <w:spacing w:after="0"/>
              <w:jc w:val="center"/>
            </w:pPr>
            <w:r w:rsidRPr="2F61107E">
              <w:rPr>
                <w:rFonts w:ascii="Aptos Narrow" w:eastAsia="Aptos Narrow" w:hAnsi="Aptos Narrow" w:cs="Aptos Narrow"/>
                <w:color w:val="000000" w:themeColor="text1"/>
                <w:sz w:val="22"/>
                <w:szCs w:val="22"/>
              </w:rPr>
              <w:t>9,600</w:t>
            </w:r>
          </w:p>
        </w:tc>
        <w:tc>
          <w:tcPr>
            <w:tcW w:w="1005" w:type="dxa"/>
            <w:tcBorders>
              <w:top w:val="nil"/>
              <w:left w:val="single" w:sz="8" w:space="0" w:color="000000" w:themeColor="text1"/>
              <w:bottom w:val="nil"/>
              <w:right w:val="nil"/>
            </w:tcBorders>
            <w:tcMar>
              <w:top w:w="15" w:type="dxa"/>
              <w:left w:w="15" w:type="dxa"/>
              <w:right w:w="15" w:type="dxa"/>
            </w:tcMar>
            <w:vAlign w:val="bottom"/>
          </w:tcPr>
          <w:p w14:paraId="1A5EC870" w14:textId="75CAD4CE" w:rsidR="2F61107E" w:rsidRDefault="2F61107E" w:rsidP="2F61107E">
            <w:pPr>
              <w:spacing w:after="0"/>
              <w:jc w:val="center"/>
            </w:pPr>
            <w:r w:rsidRPr="2F61107E">
              <w:rPr>
                <w:rFonts w:ascii="Aptos Narrow" w:eastAsia="Aptos Narrow" w:hAnsi="Aptos Narrow" w:cs="Aptos Narrow"/>
                <w:color w:val="000000" w:themeColor="text1"/>
                <w:sz w:val="22"/>
                <w:szCs w:val="22"/>
              </w:rPr>
              <w:t>0xd401...ae1513</w:t>
            </w:r>
          </w:p>
        </w:tc>
        <w:tc>
          <w:tcPr>
            <w:tcW w:w="1091" w:type="dxa"/>
            <w:tcBorders>
              <w:top w:val="nil"/>
              <w:left w:val="nil"/>
              <w:bottom w:val="nil"/>
              <w:right w:val="nil"/>
            </w:tcBorders>
            <w:tcMar>
              <w:top w:w="15" w:type="dxa"/>
              <w:left w:w="15" w:type="dxa"/>
              <w:right w:w="15" w:type="dxa"/>
            </w:tcMar>
            <w:vAlign w:val="bottom"/>
          </w:tcPr>
          <w:p w14:paraId="4DD41787" w14:textId="4F664B0D" w:rsidR="2F61107E" w:rsidRDefault="2F61107E" w:rsidP="2F61107E">
            <w:pPr>
              <w:spacing w:after="0"/>
              <w:jc w:val="center"/>
            </w:pPr>
            <w:r w:rsidRPr="2F61107E">
              <w:rPr>
                <w:rFonts w:ascii="Aptos Narrow" w:eastAsia="Aptos Narrow" w:hAnsi="Aptos Narrow" w:cs="Aptos Narrow"/>
                <w:color w:val="000000" w:themeColor="text1"/>
                <w:sz w:val="22"/>
                <w:szCs w:val="22"/>
              </w:rPr>
              <w:t>512,387</w:t>
            </w:r>
          </w:p>
        </w:tc>
        <w:tc>
          <w:tcPr>
            <w:tcW w:w="1007" w:type="dxa"/>
            <w:tcBorders>
              <w:top w:val="nil"/>
              <w:left w:val="single" w:sz="8" w:space="0" w:color="000000" w:themeColor="text1"/>
              <w:bottom w:val="nil"/>
              <w:right w:val="nil"/>
            </w:tcBorders>
            <w:shd w:val="clear" w:color="auto" w:fill="FCCACA"/>
            <w:tcMar>
              <w:top w:w="15" w:type="dxa"/>
              <w:left w:w="15" w:type="dxa"/>
              <w:right w:w="15" w:type="dxa"/>
            </w:tcMar>
            <w:vAlign w:val="bottom"/>
          </w:tcPr>
          <w:p w14:paraId="74530B38" w14:textId="51F71BB0"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46A57D7B" w14:textId="64076516" w:rsidR="2F61107E" w:rsidRDefault="2F61107E" w:rsidP="2F61107E">
            <w:pPr>
              <w:spacing w:after="0"/>
              <w:jc w:val="center"/>
            </w:pPr>
            <w:r w:rsidRPr="2F61107E">
              <w:rPr>
                <w:rFonts w:ascii="Aptos Narrow" w:eastAsia="Aptos Narrow" w:hAnsi="Aptos Narrow" w:cs="Aptos Narrow"/>
                <w:color w:val="000000" w:themeColor="text1"/>
                <w:sz w:val="22"/>
                <w:szCs w:val="22"/>
              </w:rPr>
              <w:t>2.674,990</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75962CD6" w14:textId="0F7A50C1" w:rsidR="2F61107E" w:rsidRDefault="2F61107E" w:rsidP="2F61107E">
            <w:pPr>
              <w:spacing w:after="0"/>
              <w:jc w:val="center"/>
            </w:pPr>
            <w:r w:rsidRPr="2F61107E">
              <w:rPr>
                <w:rFonts w:ascii="Aptos Narrow" w:eastAsia="Aptos Narrow" w:hAnsi="Aptos Narrow" w:cs="Aptos Narrow"/>
                <w:color w:val="000000" w:themeColor="text1"/>
                <w:sz w:val="22"/>
                <w:szCs w:val="22"/>
              </w:rPr>
              <w:t>0x8934...c7b2b9</w:t>
            </w:r>
          </w:p>
        </w:tc>
        <w:tc>
          <w:tcPr>
            <w:tcW w:w="1092" w:type="dxa"/>
            <w:tcBorders>
              <w:top w:val="nil"/>
              <w:left w:val="nil"/>
              <w:bottom w:val="nil"/>
              <w:right w:val="single" w:sz="8" w:space="0" w:color="000000" w:themeColor="text1"/>
            </w:tcBorders>
            <w:tcMar>
              <w:top w:w="15" w:type="dxa"/>
              <w:left w:w="15" w:type="dxa"/>
              <w:right w:w="15" w:type="dxa"/>
            </w:tcMar>
            <w:vAlign w:val="bottom"/>
          </w:tcPr>
          <w:p w14:paraId="24B28149" w14:textId="46B34775" w:rsidR="2F61107E" w:rsidRDefault="2F61107E" w:rsidP="2F61107E">
            <w:pPr>
              <w:spacing w:after="0"/>
              <w:jc w:val="center"/>
            </w:pPr>
            <w:r w:rsidRPr="2F61107E">
              <w:rPr>
                <w:rFonts w:ascii="Aptos Narrow" w:eastAsia="Aptos Narrow" w:hAnsi="Aptos Narrow" w:cs="Aptos Narrow"/>
                <w:color w:val="000000" w:themeColor="text1"/>
                <w:sz w:val="22"/>
                <w:szCs w:val="22"/>
              </w:rPr>
              <w:t>3.143,390</w:t>
            </w:r>
          </w:p>
        </w:tc>
      </w:tr>
      <w:tr w:rsidR="2F61107E" w14:paraId="45FE717C" w14:textId="77777777" w:rsidTr="2F61107E">
        <w:trPr>
          <w:trHeight w:val="300"/>
        </w:trPr>
        <w:tc>
          <w:tcPr>
            <w:tcW w:w="968" w:type="dxa"/>
            <w:tcBorders>
              <w:top w:val="nil"/>
              <w:left w:val="single" w:sz="8" w:space="0" w:color="000000" w:themeColor="text1"/>
              <w:bottom w:val="nil"/>
              <w:right w:val="nil"/>
            </w:tcBorders>
            <w:tcMar>
              <w:top w:w="15" w:type="dxa"/>
              <w:left w:w="15" w:type="dxa"/>
              <w:right w:w="15" w:type="dxa"/>
            </w:tcMar>
            <w:vAlign w:val="bottom"/>
          </w:tcPr>
          <w:p w14:paraId="1DF64C49" w14:textId="2F2DCA47" w:rsidR="2F61107E" w:rsidRDefault="2F61107E" w:rsidP="2F61107E">
            <w:pPr>
              <w:spacing w:after="0"/>
              <w:jc w:val="center"/>
            </w:pPr>
            <w:r w:rsidRPr="2F61107E">
              <w:rPr>
                <w:rFonts w:ascii="Aptos Narrow" w:eastAsia="Aptos Narrow" w:hAnsi="Aptos Narrow" w:cs="Aptos Narrow"/>
                <w:b/>
                <w:bCs/>
                <w:color w:val="000000" w:themeColor="text1"/>
                <w:sz w:val="22"/>
                <w:szCs w:val="22"/>
              </w:rPr>
              <w:t>3</w:t>
            </w:r>
          </w:p>
        </w:tc>
        <w:tc>
          <w:tcPr>
            <w:tcW w:w="1007" w:type="dxa"/>
            <w:tcBorders>
              <w:top w:val="nil"/>
              <w:left w:val="single" w:sz="8" w:space="0" w:color="000000" w:themeColor="text1"/>
              <w:bottom w:val="nil"/>
              <w:right w:val="nil"/>
            </w:tcBorders>
            <w:shd w:val="clear" w:color="auto" w:fill="CAD8FC"/>
            <w:tcMar>
              <w:top w:w="15" w:type="dxa"/>
              <w:left w:w="15" w:type="dxa"/>
              <w:right w:w="15" w:type="dxa"/>
            </w:tcMar>
            <w:vAlign w:val="bottom"/>
          </w:tcPr>
          <w:p w14:paraId="5B80D799" w14:textId="13754DE7" w:rsidR="2F61107E" w:rsidRDefault="2F61107E" w:rsidP="2F61107E">
            <w:pPr>
              <w:spacing w:after="0"/>
              <w:jc w:val="center"/>
            </w:pPr>
            <w:r w:rsidRPr="2F61107E">
              <w:rPr>
                <w:rFonts w:ascii="Aptos Narrow" w:eastAsia="Aptos Narrow" w:hAnsi="Aptos Narrow" w:cs="Aptos Narrow"/>
                <w:color w:val="000000" w:themeColor="text1"/>
                <w:sz w:val="22"/>
                <w:szCs w:val="22"/>
              </w:rPr>
              <w:t>0x1111...960582</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0486CB63" w14:textId="3B475737" w:rsidR="2F61107E" w:rsidRDefault="2F61107E" w:rsidP="2F61107E">
            <w:pPr>
              <w:spacing w:after="0"/>
              <w:jc w:val="center"/>
            </w:pPr>
            <w:r w:rsidRPr="2F61107E">
              <w:rPr>
                <w:rFonts w:ascii="Aptos Narrow" w:eastAsia="Aptos Narrow" w:hAnsi="Aptos Narrow" w:cs="Aptos Narrow"/>
                <w:color w:val="000000" w:themeColor="text1"/>
                <w:sz w:val="22"/>
                <w:szCs w:val="22"/>
              </w:rPr>
              <w:t>7,634</w:t>
            </w:r>
          </w:p>
        </w:tc>
        <w:tc>
          <w:tcPr>
            <w:tcW w:w="1005" w:type="dxa"/>
            <w:tcBorders>
              <w:top w:val="nil"/>
              <w:left w:val="single" w:sz="8" w:space="0" w:color="000000" w:themeColor="text1"/>
              <w:bottom w:val="nil"/>
              <w:right w:val="nil"/>
            </w:tcBorders>
            <w:tcMar>
              <w:top w:w="15" w:type="dxa"/>
              <w:left w:w="15" w:type="dxa"/>
              <w:right w:w="15" w:type="dxa"/>
            </w:tcMar>
            <w:vAlign w:val="bottom"/>
          </w:tcPr>
          <w:p w14:paraId="3D231BB8" w14:textId="372B9BEA" w:rsidR="2F61107E" w:rsidRDefault="2F61107E" w:rsidP="2F61107E">
            <w:pPr>
              <w:spacing w:after="0"/>
              <w:jc w:val="center"/>
            </w:pPr>
            <w:r w:rsidRPr="2F61107E">
              <w:rPr>
                <w:rFonts w:ascii="Aptos Narrow" w:eastAsia="Aptos Narrow" w:hAnsi="Aptos Narrow" w:cs="Aptos Narrow"/>
                <w:color w:val="000000" w:themeColor="text1"/>
                <w:sz w:val="22"/>
                <w:szCs w:val="22"/>
              </w:rPr>
              <w:t>0xf2f3...5d0d60</w:t>
            </w:r>
          </w:p>
        </w:tc>
        <w:tc>
          <w:tcPr>
            <w:tcW w:w="1091" w:type="dxa"/>
            <w:tcBorders>
              <w:top w:val="nil"/>
              <w:left w:val="nil"/>
              <w:bottom w:val="nil"/>
              <w:right w:val="nil"/>
            </w:tcBorders>
            <w:tcMar>
              <w:top w:w="15" w:type="dxa"/>
              <w:left w:w="15" w:type="dxa"/>
              <w:right w:w="15" w:type="dxa"/>
            </w:tcMar>
            <w:vAlign w:val="bottom"/>
          </w:tcPr>
          <w:p w14:paraId="664D28FF" w14:textId="2AE2EFF0" w:rsidR="2F61107E" w:rsidRDefault="2F61107E" w:rsidP="2F61107E">
            <w:pPr>
              <w:spacing w:after="0"/>
              <w:jc w:val="center"/>
            </w:pPr>
            <w:r w:rsidRPr="2F61107E">
              <w:rPr>
                <w:rFonts w:ascii="Aptos Narrow" w:eastAsia="Aptos Narrow" w:hAnsi="Aptos Narrow" w:cs="Aptos Narrow"/>
                <w:color w:val="000000" w:themeColor="text1"/>
                <w:sz w:val="22"/>
                <w:szCs w:val="22"/>
              </w:rPr>
              <w:t>512,000</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6B7E5F13" w14:textId="23A357CD" w:rsidR="2F61107E" w:rsidRDefault="2F61107E" w:rsidP="2F61107E">
            <w:pPr>
              <w:spacing w:after="0"/>
              <w:jc w:val="center"/>
            </w:pPr>
            <w:r w:rsidRPr="2F61107E">
              <w:rPr>
                <w:rFonts w:ascii="Aptos Narrow" w:eastAsia="Aptos Narrow" w:hAnsi="Aptos Narrow" w:cs="Aptos Narrow"/>
                <w:color w:val="000000" w:themeColor="text1"/>
                <w:sz w:val="22"/>
                <w:szCs w:val="22"/>
              </w:rPr>
              <w:t>0xe537...ed1961</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116B494B" w14:textId="241C5483" w:rsidR="2F61107E" w:rsidRDefault="2F61107E" w:rsidP="2F61107E">
            <w:pPr>
              <w:spacing w:after="0"/>
              <w:jc w:val="center"/>
            </w:pPr>
            <w:r w:rsidRPr="2F61107E">
              <w:rPr>
                <w:rFonts w:ascii="Aptos Narrow" w:eastAsia="Aptos Narrow" w:hAnsi="Aptos Narrow" w:cs="Aptos Narrow"/>
                <w:color w:val="000000" w:themeColor="text1"/>
                <w:sz w:val="22"/>
                <w:szCs w:val="22"/>
              </w:rPr>
              <w:t>1.462,000</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294BCB79" w14:textId="7495E0C3" w:rsidR="2F61107E" w:rsidRDefault="2F61107E" w:rsidP="2F61107E">
            <w:pPr>
              <w:spacing w:after="0"/>
              <w:jc w:val="center"/>
            </w:pPr>
            <w:r w:rsidRPr="2F61107E">
              <w:rPr>
                <w:rFonts w:ascii="Aptos Narrow" w:eastAsia="Aptos Narrow" w:hAnsi="Aptos Narrow" w:cs="Aptos Narrow"/>
                <w:color w:val="000000" w:themeColor="text1"/>
                <w:sz w:val="22"/>
                <w:szCs w:val="22"/>
              </w:rPr>
              <w:t>0xb5d8...43f511</w:t>
            </w:r>
          </w:p>
        </w:tc>
        <w:tc>
          <w:tcPr>
            <w:tcW w:w="1092" w:type="dxa"/>
            <w:tcBorders>
              <w:top w:val="nil"/>
              <w:left w:val="nil"/>
              <w:bottom w:val="nil"/>
              <w:right w:val="single" w:sz="8" w:space="0" w:color="000000" w:themeColor="text1"/>
            </w:tcBorders>
            <w:tcMar>
              <w:top w:w="15" w:type="dxa"/>
              <w:left w:w="15" w:type="dxa"/>
              <w:right w:w="15" w:type="dxa"/>
            </w:tcMar>
            <w:vAlign w:val="bottom"/>
          </w:tcPr>
          <w:p w14:paraId="745B0A79" w14:textId="57610263" w:rsidR="2F61107E" w:rsidRDefault="2F61107E" w:rsidP="2F61107E">
            <w:pPr>
              <w:spacing w:after="0"/>
              <w:jc w:val="center"/>
            </w:pPr>
            <w:r w:rsidRPr="2F61107E">
              <w:rPr>
                <w:rFonts w:ascii="Aptos Narrow" w:eastAsia="Aptos Narrow" w:hAnsi="Aptos Narrow" w:cs="Aptos Narrow"/>
                <w:color w:val="000000" w:themeColor="text1"/>
                <w:sz w:val="22"/>
                <w:szCs w:val="22"/>
              </w:rPr>
              <w:t>2.919,580</w:t>
            </w:r>
          </w:p>
        </w:tc>
      </w:tr>
      <w:tr w:rsidR="2F61107E" w14:paraId="7AECE0D8" w14:textId="77777777" w:rsidTr="2F61107E">
        <w:trPr>
          <w:trHeight w:val="300"/>
        </w:trPr>
        <w:tc>
          <w:tcPr>
            <w:tcW w:w="968" w:type="dxa"/>
            <w:tcBorders>
              <w:top w:val="nil"/>
              <w:left w:val="single" w:sz="8" w:space="0" w:color="000000" w:themeColor="text1"/>
              <w:bottom w:val="nil"/>
              <w:right w:val="nil"/>
            </w:tcBorders>
            <w:tcMar>
              <w:top w:w="15" w:type="dxa"/>
              <w:left w:w="15" w:type="dxa"/>
              <w:right w:w="15" w:type="dxa"/>
            </w:tcMar>
            <w:vAlign w:val="bottom"/>
          </w:tcPr>
          <w:p w14:paraId="30268952" w14:textId="5F19FC59" w:rsidR="2F61107E" w:rsidRDefault="2F61107E" w:rsidP="2F61107E">
            <w:pPr>
              <w:spacing w:after="0"/>
              <w:jc w:val="center"/>
            </w:pPr>
            <w:r w:rsidRPr="2F61107E">
              <w:rPr>
                <w:rFonts w:ascii="Aptos Narrow" w:eastAsia="Aptos Narrow" w:hAnsi="Aptos Narrow" w:cs="Aptos Narrow"/>
                <w:b/>
                <w:bCs/>
                <w:color w:val="000000" w:themeColor="text1"/>
                <w:sz w:val="22"/>
                <w:szCs w:val="22"/>
              </w:rPr>
              <w:t>4</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538B3FD5" w14:textId="4BF28C98" w:rsidR="2F61107E" w:rsidRDefault="2F61107E" w:rsidP="2F61107E">
            <w:pPr>
              <w:spacing w:after="0"/>
              <w:jc w:val="center"/>
            </w:pPr>
            <w:r w:rsidRPr="2F61107E">
              <w:rPr>
                <w:rFonts w:ascii="Aptos Narrow" w:eastAsia="Aptos Narrow" w:hAnsi="Aptos Narrow" w:cs="Aptos Narrow"/>
                <w:color w:val="000000" w:themeColor="text1"/>
                <w:sz w:val="22"/>
                <w:szCs w:val="22"/>
              </w:rPr>
              <w:t>0x7f1d.</w:t>
            </w:r>
            <w:proofErr w:type="gramStart"/>
            <w:r w:rsidRPr="2F61107E">
              <w:rPr>
                <w:rFonts w:ascii="Aptos Narrow" w:eastAsia="Aptos Narrow" w:hAnsi="Aptos Narrow" w:cs="Aptos Narrow"/>
                <w:color w:val="000000" w:themeColor="text1"/>
                <w:sz w:val="22"/>
                <w:szCs w:val="22"/>
              </w:rPr>
              <w:t>..e</w:t>
            </w:r>
            <w:proofErr w:type="gramEnd"/>
            <w:r w:rsidRPr="2F61107E">
              <w:rPr>
                <w:rFonts w:ascii="Aptos Narrow" w:eastAsia="Aptos Narrow" w:hAnsi="Aptos Narrow" w:cs="Aptos Narrow"/>
                <w:color w:val="000000" w:themeColor="text1"/>
                <w:sz w:val="22"/>
                <w:szCs w:val="22"/>
              </w:rPr>
              <w:t>4219b</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7740D95D" w14:textId="556451E1" w:rsidR="2F61107E" w:rsidRDefault="2F61107E" w:rsidP="2F61107E">
            <w:pPr>
              <w:spacing w:after="0"/>
              <w:jc w:val="center"/>
            </w:pPr>
            <w:r w:rsidRPr="2F61107E">
              <w:rPr>
                <w:rFonts w:ascii="Aptos Narrow" w:eastAsia="Aptos Narrow" w:hAnsi="Aptos Narrow" w:cs="Aptos Narrow"/>
                <w:color w:val="000000" w:themeColor="text1"/>
                <w:sz w:val="22"/>
                <w:szCs w:val="22"/>
              </w:rPr>
              <w:t>7,451</w:t>
            </w:r>
          </w:p>
        </w:tc>
        <w:tc>
          <w:tcPr>
            <w:tcW w:w="1005" w:type="dxa"/>
            <w:tcBorders>
              <w:top w:val="nil"/>
              <w:left w:val="single" w:sz="8" w:space="0" w:color="000000" w:themeColor="text1"/>
              <w:bottom w:val="nil"/>
              <w:right w:val="nil"/>
            </w:tcBorders>
            <w:tcMar>
              <w:top w:w="15" w:type="dxa"/>
              <w:left w:w="15" w:type="dxa"/>
              <w:right w:w="15" w:type="dxa"/>
            </w:tcMar>
            <w:vAlign w:val="bottom"/>
          </w:tcPr>
          <w:p w14:paraId="2B258579" w14:textId="0577D2E1" w:rsidR="2F61107E" w:rsidRDefault="2F61107E" w:rsidP="2F61107E">
            <w:pPr>
              <w:spacing w:after="0"/>
              <w:jc w:val="center"/>
            </w:pPr>
            <w:r w:rsidRPr="2F61107E">
              <w:rPr>
                <w:rFonts w:ascii="Aptos Narrow" w:eastAsia="Aptos Narrow" w:hAnsi="Aptos Narrow" w:cs="Aptos Narrow"/>
                <w:color w:val="000000" w:themeColor="text1"/>
                <w:sz w:val="22"/>
                <w:szCs w:val="22"/>
              </w:rPr>
              <w:t>0x125b.</w:t>
            </w:r>
            <w:proofErr w:type="gramStart"/>
            <w:r w:rsidRPr="2F61107E">
              <w:rPr>
                <w:rFonts w:ascii="Aptos Narrow" w:eastAsia="Aptos Narrow" w:hAnsi="Aptos Narrow" w:cs="Aptos Narrow"/>
                <w:color w:val="000000" w:themeColor="text1"/>
                <w:sz w:val="22"/>
                <w:szCs w:val="22"/>
              </w:rPr>
              <w:t>..a</w:t>
            </w:r>
            <w:proofErr w:type="gramEnd"/>
            <w:r w:rsidRPr="2F61107E">
              <w:rPr>
                <w:rFonts w:ascii="Aptos Narrow" w:eastAsia="Aptos Narrow" w:hAnsi="Aptos Narrow" w:cs="Aptos Narrow"/>
                <w:color w:val="000000" w:themeColor="text1"/>
                <w:sz w:val="22"/>
                <w:szCs w:val="22"/>
              </w:rPr>
              <w:t>0fda3</w:t>
            </w:r>
          </w:p>
        </w:tc>
        <w:tc>
          <w:tcPr>
            <w:tcW w:w="1091" w:type="dxa"/>
            <w:tcBorders>
              <w:top w:val="nil"/>
              <w:left w:val="nil"/>
              <w:bottom w:val="nil"/>
              <w:right w:val="nil"/>
            </w:tcBorders>
            <w:tcMar>
              <w:top w:w="15" w:type="dxa"/>
              <w:left w:w="15" w:type="dxa"/>
              <w:right w:w="15" w:type="dxa"/>
            </w:tcMar>
            <w:vAlign w:val="bottom"/>
          </w:tcPr>
          <w:p w14:paraId="6B1409B3" w14:textId="441710B8" w:rsidR="2F61107E" w:rsidRDefault="2F61107E" w:rsidP="2F61107E">
            <w:pPr>
              <w:spacing w:after="0"/>
              <w:jc w:val="center"/>
            </w:pPr>
            <w:r w:rsidRPr="2F61107E">
              <w:rPr>
                <w:rFonts w:ascii="Aptos Narrow" w:eastAsia="Aptos Narrow" w:hAnsi="Aptos Narrow" w:cs="Aptos Narrow"/>
                <w:color w:val="000000" w:themeColor="text1"/>
                <w:sz w:val="22"/>
                <w:szCs w:val="22"/>
              </w:rPr>
              <w:t>512,000</w:t>
            </w:r>
          </w:p>
        </w:tc>
        <w:tc>
          <w:tcPr>
            <w:tcW w:w="1007" w:type="dxa"/>
            <w:tcBorders>
              <w:top w:val="nil"/>
              <w:left w:val="single" w:sz="8" w:space="0" w:color="000000" w:themeColor="text1"/>
              <w:bottom w:val="nil"/>
              <w:right w:val="nil"/>
            </w:tcBorders>
            <w:shd w:val="clear" w:color="auto" w:fill="CAD8FC"/>
            <w:tcMar>
              <w:top w:w="15" w:type="dxa"/>
              <w:left w:w="15" w:type="dxa"/>
              <w:right w:w="15" w:type="dxa"/>
            </w:tcMar>
            <w:vAlign w:val="bottom"/>
          </w:tcPr>
          <w:p w14:paraId="60F5A5D0" w14:textId="66AD042A" w:rsidR="2F61107E" w:rsidRDefault="2F61107E" w:rsidP="2F61107E">
            <w:pPr>
              <w:spacing w:after="0"/>
              <w:jc w:val="center"/>
            </w:pPr>
            <w:r w:rsidRPr="2F61107E">
              <w:rPr>
                <w:rFonts w:ascii="Aptos Narrow" w:eastAsia="Aptos Narrow" w:hAnsi="Aptos Narrow" w:cs="Aptos Narrow"/>
                <w:color w:val="000000" w:themeColor="text1"/>
                <w:sz w:val="22"/>
                <w:szCs w:val="22"/>
              </w:rPr>
              <w:t>0x1111...842a65</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09ACB446" w14:textId="5F1D9134" w:rsidR="2F61107E" w:rsidRDefault="2F61107E" w:rsidP="2F61107E">
            <w:pPr>
              <w:spacing w:after="0"/>
              <w:jc w:val="center"/>
            </w:pPr>
            <w:r w:rsidRPr="2F61107E">
              <w:rPr>
                <w:rFonts w:ascii="Aptos Narrow" w:eastAsia="Aptos Narrow" w:hAnsi="Aptos Narrow" w:cs="Aptos Narrow"/>
                <w:color w:val="000000" w:themeColor="text1"/>
                <w:sz w:val="22"/>
                <w:szCs w:val="22"/>
              </w:rPr>
              <w:t>817,616</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7B42C12A" w14:textId="56D20392" w:rsidR="2F61107E" w:rsidRDefault="2F61107E" w:rsidP="2F61107E">
            <w:pPr>
              <w:spacing w:after="0"/>
              <w:jc w:val="center"/>
            </w:pPr>
            <w:r w:rsidRPr="2F61107E">
              <w:rPr>
                <w:rFonts w:ascii="Aptos Narrow" w:eastAsia="Aptos Narrow" w:hAnsi="Aptos Narrow" w:cs="Aptos Narrow"/>
                <w:color w:val="000000" w:themeColor="text1"/>
                <w:sz w:val="22"/>
                <w:szCs w:val="22"/>
              </w:rPr>
              <w:t>0xe37e...57bd09</w:t>
            </w:r>
          </w:p>
        </w:tc>
        <w:tc>
          <w:tcPr>
            <w:tcW w:w="1092" w:type="dxa"/>
            <w:tcBorders>
              <w:top w:val="nil"/>
              <w:left w:val="nil"/>
              <w:bottom w:val="nil"/>
              <w:right w:val="single" w:sz="8" w:space="0" w:color="000000" w:themeColor="text1"/>
            </w:tcBorders>
            <w:tcMar>
              <w:top w:w="15" w:type="dxa"/>
              <w:left w:w="15" w:type="dxa"/>
              <w:right w:w="15" w:type="dxa"/>
            </w:tcMar>
            <w:vAlign w:val="bottom"/>
          </w:tcPr>
          <w:p w14:paraId="58EE0217" w14:textId="4D6AC429" w:rsidR="2F61107E" w:rsidRDefault="2F61107E" w:rsidP="2F61107E">
            <w:pPr>
              <w:spacing w:after="0"/>
              <w:jc w:val="center"/>
            </w:pPr>
            <w:r w:rsidRPr="2F61107E">
              <w:rPr>
                <w:rFonts w:ascii="Aptos Narrow" w:eastAsia="Aptos Narrow" w:hAnsi="Aptos Narrow" w:cs="Aptos Narrow"/>
                <w:color w:val="000000" w:themeColor="text1"/>
                <w:sz w:val="22"/>
                <w:szCs w:val="22"/>
              </w:rPr>
              <w:t>1.759,990</w:t>
            </w:r>
          </w:p>
        </w:tc>
      </w:tr>
      <w:tr w:rsidR="2F61107E" w14:paraId="166BC6ED" w14:textId="77777777" w:rsidTr="2F61107E">
        <w:trPr>
          <w:trHeight w:val="300"/>
        </w:trPr>
        <w:tc>
          <w:tcPr>
            <w:tcW w:w="968" w:type="dxa"/>
            <w:tcBorders>
              <w:top w:val="nil"/>
              <w:left w:val="single" w:sz="8" w:space="0" w:color="000000" w:themeColor="text1"/>
              <w:bottom w:val="nil"/>
              <w:right w:val="nil"/>
            </w:tcBorders>
            <w:tcMar>
              <w:top w:w="15" w:type="dxa"/>
              <w:left w:w="15" w:type="dxa"/>
              <w:right w:w="15" w:type="dxa"/>
            </w:tcMar>
            <w:vAlign w:val="bottom"/>
          </w:tcPr>
          <w:p w14:paraId="097DBB87" w14:textId="76A2AD05" w:rsidR="2F61107E" w:rsidRDefault="2F61107E" w:rsidP="2F61107E">
            <w:pPr>
              <w:spacing w:after="0"/>
              <w:jc w:val="center"/>
            </w:pPr>
            <w:r w:rsidRPr="2F61107E">
              <w:rPr>
                <w:rFonts w:ascii="Aptos Narrow" w:eastAsia="Aptos Narrow" w:hAnsi="Aptos Narrow" w:cs="Aptos Narrow"/>
                <w:b/>
                <w:bCs/>
                <w:color w:val="000000" w:themeColor="text1"/>
                <w:sz w:val="22"/>
                <w:szCs w:val="22"/>
              </w:rPr>
              <w:t>5</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5698C2B4" w14:textId="53DA18F5" w:rsidR="2F61107E" w:rsidRDefault="2F61107E" w:rsidP="2F61107E">
            <w:pPr>
              <w:spacing w:after="0"/>
              <w:jc w:val="center"/>
            </w:pPr>
            <w:r w:rsidRPr="2F61107E">
              <w:rPr>
                <w:rFonts w:ascii="Aptos Narrow" w:eastAsia="Aptos Narrow" w:hAnsi="Aptos Narrow" w:cs="Aptos Narrow"/>
                <w:color w:val="000000" w:themeColor="text1"/>
                <w:sz w:val="22"/>
                <w:szCs w:val="22"/>
              </w:rPr>
              <w:t>0x3a21...a74b22</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2451C10A" w14:textId="59FAEF42" w:rsidR="2F61107E" w:rsidRDefault="2F61107E" w:rsidP="2F61107E">
            <w:pPr>
              <w:spacing w:after="0"/>
              <w:jc w:val="center"/>
            </w:pPr>
            <w:r w:rsidRPr="2F61107E">
              <w:rPr>
                <w:rFonts w:ascii="Aptos Narrow" w:eastAsia="Aptos Narrow" w:hAnsi="Aptos Narrow" w:cs="Aptos Narrow"/>
                <w:color w:val="000000" w:themeColor="text1"/>
                <w:sz w:val="22"/>
                <w:szCs w:val="22"/>
              </w:rPr>
              <w:t>5,108</w:t>
            </w:r>
          </w:p>
        </w:tc>
        <w:tc>
          <w:tcPr>
            <w:tcW w:w="1005" w:type="dxa"/>
            <w:tcBorders>
              <w:top w:val="nil"/>
              <w:left w:val="single" w:sz="8" w:space="0" w:color="000000" w:themeColor="text1"/>
              <w:bottom w:val="nil"/>
              <w:right w:val="nil"/>
            </w:tcBorders>
            <w:shd w:val="clear" w:color="auto" w:fill="CAD8FC"/>
            <w:tcMar>
              <w:top w:w="15" w:type="dxa"/>
              <w:left w:w="15" w:type="dxa"/>
              <w:right w:w="15" w:type="dxa"/>
            </w:tcMar>
            <w:vAlign w:val="bottom"/>
          </w:tcPr>
          <w:p w14:paraId="04DF92BD" w14:textId="746EB1E3" w:rsidR="2F61107E" w:rsidRDefault="2F61107E" w:rsidP="2F61107E">
            <w:pPr>
              <w:spacing w:after="0"/>
              <w:jc w:val="center"/>
            </w:pPr>
            <w:r w:rsidRPr="2F61107E">
              <w:rPr>
                <w:rFonts w:ascii="Aptos Narrow" w:eastAsia="Aptos Narrow" w:hAnsi="Aptos Narrow" w:cs="Aptos Narrow"/>
                <w:color w:val="000000" w:themeColor="text1"/>
                <w:sz w:val="22"/>
                <w:szCs w:val="22"/>
              </w:rPr>
              <w:t>0x1111...842a65</w:t>
            </w:r>
          </w:p>
        </w:tc>
        <w:tc>
          <w:tcPr>
            <w:tcW w:w="1091" w:type="dxa"/>
            <w:tcBorders>
              <w:top w:val="nil"/>
              <w:left w:val="nil"/>
              <w:bottom w:val="nil"/>
              <w:right w:val="nil"/>
            </w:tcBorders>
            <w:tcMar>
              <w:top w:w="15" w:type="dxa"/>
              <w:left w:w="15" w:type="dxa"/>
              <w:right w:w="15" w:type="dxa"/>
            </w:tcMar>
            <w:vAlign w:val="bottom"/>
          </w:tcPr>
          <w:p w14:paraId="0F04B031" w14:textId="5A3A06A5" w:rsidR="2F61107E" w:rsidRDefault="2F61107E" w:rsidP="2F61107E">
            <w:pPr>
              <w:spacing w:after="0"/>
              <w:jc w:val="center"/>
            </w:pPr>
            <w:r w:rsidRPr="2F61107E">
              <w:rPr>
                <w:rFonts w:ascii="Aptos Narrow" w:eastAsia="Aptos Narrow" w:hAnsi="Aptos Narrow" w:cs="Aptos Narrow"/>
                <w:color w:val="000000" w:themeColor="text1"/>
                <w:sz w:val="22"/>
                <w:szCs w:val="22"/>
              </w:rPr>
              <w:t>472,184</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75BEB92F" w14:textId="6C581B95" w:rsidR="2F61107E" w:rsidRDefault="2F61107E" w:rsidP="2F61107E">
            <w:pPr>
              <w:spacing w:after="0"/>
              <w:jc w:val="center"/>
            </w:pPr>
            <w:r w:rsidRPr="2F61107E">
              <w:rPr>
                <w:rFonts w:ascii="Aptos Narrow" w:eastAsia="Aptos Narrow" w:hAnsi="Aptos Narrow" w:cs="Aptos Narrow"/>
                <w:color w:val="000000" w:themeColor="text1"/>
                <w:sz w:val="22"/>
                <w:szCs w:val="22"/>
              </w:rPr>
              <w:t>0xc86c...583d12</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370B6C79" w14:textId="2ED9763D" w:rsidR="2F61107E" w:rsidRDefault="2F61107E" w:rsidP="2F61107E">
            <w:pPr>
              <w:spacing w:after="0"/>
              <w:jc w:val="center"/>
            </w:pPr>
            <w:r w:rsidRPr="2F61107E">
              <w:rPr>
                <w:rFonts w:ascii="Aptos Narrow" w:eastAsia="Aptos Narrow" w:hAnsi="Aptos Narrow" w:cs="Aptos Narrow"/>
                <w:color w:val="000000" w:themeColor="text1"/>
                <w:sz w:val="22"/>
                <w:szCs w:val="22"/>
              </w:rPr>
              <w:t>770,000</w:t>
            </w:r>
          </w:p>
        </w:tc>
        <w:tc>
          <w:tcPr>
            <w:tcW w:w="1007" w:type="dxa"/>
            <w:tcBorders>
              <w:top w:val="nil"/>
              <w:left w:val="single" w:sz="8" w:space="0" w:color="000000" w:themeColor="text1"/>
              <w:bottom w:val="nil"/>
              <w:right w:val="nil"/>
            </w:tcBorders>
            <w:shd w:val="clear" w:color="auto" w:fill="CAD8FC"/>
            <w:tcMar>
              <w:top w:w="15" w:type="dxa"/>
              <w:left w:w="15" w:type="dxa"/>
              <w:right w:w="15" w:type="dxa"/>
            </w:tcMar>
            <w:vAlign w:val="bottom"/>
          </w:tcPr>
          <w:p w14:paraId="0711FB58" w14:textId="79BAA7FC" w:rsidR="2F61107E" w:rsidRDefault="2F61107E" w:rsidP="2F61107E">
            <w:pPr>
              <w:spacing w:after="0"/>
              <w:jc w:val="center"/>
            </w:pPr>
            <w:r w:rsidRPr="2F61107E">
              <w:rPr>
                <w:rFonts w:ascii="Aptos Narrow" w:eastAsia="Aptos Narrow" w:hAnsi="Aptos Narrow" w:cs="Aptos Narrow"/>
                <w:color w:val="000000" w:themeColor="text1"/>
                <w:sz w:val="22"/>
                <w:szCs w:val="22"/>
              </w:rPr>
              <w:t>0x1111...960582</w:t>
            </w:r>
          </w:p>
        </w:tc>
        <w:tc>
          <w:tcPr>
            <w:tcW w:w="1092" w:type="dxa"/>
            <w:tcBorders>
              <w:top w:val="nil"/>
              <w:left w:val="nil"/>
              <w:bottom w:val="nil"/>
              <w:right w:val="single" w:sz="8" w:space="0" w:color="000000" w:themeColor="text1"/>
            </w:tcBorders>
            <w:tcMar>
              <w:top w:w="15" w:type="dxa"/>
              <w:left w:w="15" w:type="dxa"/>
              <w:right w:w="15" w:type="dxa"/>
            </w:tcMar>
            <w:vAlign w:val="bottom"/>
          </w:tcPr>
          <w:p w14:paraId="5696C2EF" w14:textId="656FA750" w:rsidR="2F61107E" w:rsidRDefault="2F61107E" w:rsidP="2F61107E">
            <w:pPr>
              <w:spacing w:after="0"/>
              <w:jc w:val="center"/>
            </w:pPr>
            <w:r w:rsidRPr="2F61107E">
              <w:rPr>
                <w:rFonts w:ascii="Aptos Narrow" w:eastAsia="Aptos Narrow" w:hAnsi="Aptos Narrow" w:cs="Aptos Narrow"/>
                <w:color w:val="000000" w:themeColor="text1"/>
                <w:sz w:val="22"/>
                <w:szCs w:val="22"/>
              </w:rPr>
              <w:t>1.581,800</w:t>
            </w:r>
          </w:p>
        </w:tc>
      </w:tr>
      <w:tr w:rsidR="2F61107E" w14:paraId="5DBB445C" w14:textId="77777777" w:rsidTr="2F61107E">
        <w:trPr>
          <w:trHeight w:val="300"/>
        </w:trPr>
        <w:tc>
          <w:tcPr>
            <w:tcW w:w="968" w:type="dxa"/>
            <w:tcBorders>
              <w:top w:val="nil"/>
              <w:left w:val="single" w:sz="8" w:space="0" w:color="000000" w:themeColor="text1"/>
              <w:bottom w:val="nil"/>
              <w:right w:val="nil"/>
            </w:tcBorders>
            <w:tcMar>
              <w:top w:w="15" w:type="dxa"/>
              <w:left w:w="15" w:type="dxa"/>
              <w:right w:w="15" w:type="dxa"/>
            </w:tcMar>
            <w:vAlign w:val="bottom"/>
          </w:tcPr>
          <w:p w14:paraId="64C30C71" w14:textId="6E79A6E7" w:rsidR="2F61107E" w:rsidRDefault="2F61107E" w:rsidP="2F61107E">
            <w:pPr>
              <w:spacing w:after="0"/>
              <w:jc w:val="center"/>
            </w:pPr>
            <w:r w:rsidRPr="2F61107E">
              <w:rPr>
                <w:rFonts w:ascii="Aptos Narrow" w:eastAsia="Aptos Narrow" w:hAnsi="Aptos Narrow" w:cs="Aptos Narrow"/>
                <w:b/>
                <w:bCs/>
                <w:color w:val="000000" w:themeColor="text1"/>
                <w:sz w:val="22"/>
                <w:szCs w:val="22"/>
              </w:rPr>
              <w:t>6</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3538D932" w14:textId="2577960A" w:rsidR="2F61107E" w:rsidRDefault="2F61107E" w:rsidP="2F61107E">
            <w:pPr>
              <w:spacing w:after="0"/>
              <w:jc w:val="center"/>
            </w:pPr>
            <w:r w:rsidRPr="2F61107E">
              <w:rPr>
                <w:rFonts w:ascii="Aptos Narrow" w:eastAsia="Aptos Narrow" w:hAnsi="Aptos Narrow" w:cs="Aptos Narrow"/>
                <w:color w:val="000000" w:themeColor="text1"/>
                <w:sz w:val="22"/>
                <w:szCs w:val="22"/>
              </w:rPr>
              <w:t>0x7a25...f2488d</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200F77FF" w14:textId="727ED14D" w:rsidR="2F61107E" w:rsidRDefault="2F61107E" w:rsidP="2F61107E">
            <w:pPr>
              <w:spacing w:after="0"/>
              <w:jc w:val="center"/>
            </w:pPr>
            <w:r w:rsidRPr="2F61107E">
              <w:rPr>
                <w:rFonts w:ascii="Aptos Narrow" w:eastAsia="Aptos Narrow" w:hAnsi="Aptos Narrow" w:cs="Aptos Narrow"/>
                <w:color w:val="000000" w:themeColor="text1"/>
                <w:sz w:val="22"/>
                <w:szCs w:val="22"/>
              </w:rPr>
              <w:t>3,641</w:t>
            </w:r>
          </w:p>
        </w:tc>
        <w:tc>
          <w:tcPr>
            <w:tcW w:w="1005" w:type="dxa"/>
            <w:tcBorders>
              <w:top w:val="nil"/>
              <w:left w:val="single" w:sz="8" w:space="0" w:color="000000" w:themeColor="text1"/>
              <w:bottom w:val="nil"/>
              <w:right w:val="nil"/>
            </w:tcBorders>
            <w:tcMar>
              <w:top w:w="15" w:type="dxa"/>
              <w:left w:w="15" w:type="dxa"/>
              <w:right w:w="15" w:type="dxa"/>
            </w:tcMar>
            <w:vAlign w:val="bottom"/>
          </w:tcPr>
          <w:p w14:paraId="0A40B7A8" w14:textId="4E8B58C0" w:rsidR="2F61107E" w:rsidRDefault="2F61107E" w:rsidP="2F61107E">
            <w:pPr>
              <w:spacing w:after="0"/>
              <w:jc w:val="center"/>
            </w:pPr>
            <w:r w:rsidRPr="2F61107E">
              <w:rPr>
                <w:rFonts w:ascii="Aptos Narrow" w:eastAsia="Aptos Narrow" w:hAnsi="Aptos Narrow" w:cs="Aptos Narrow"/>
                <w:color w:val="000000" w:themeColor="text1"/>
                <w:sz w:val="22"/>
                <w:szCs w:val="22"/>
              </w:rPr>
              <w:t>0x889e...12f9b1</w:t>
            </w:r>
          </w:p>
        </w:tc>
        <w:tc>
          <w:tcPr>
            <w:tcW w:w="1091" w:type="dxa"/>
            <w:tcBorders>
              <w:top w:val="nil"/>
              <w:left w:val="nil"/>
              <w:bottom w:val="nil"/>
              <w:right w:val="nil"/>
            </w:tcBorders>
            <w:tcMar>
              <w:top w:w="15" w:type="dxa"/>
              <w:left w:w="15" w:type="dxa"/>
              <w:right w:w="15" w:type="dxa"/>
            </w:tcMar>
            <w:vAlign w:val="bottom"/>
          </w:tcPr>
          <w:p w14:paraId="186BE749" w14:textId="11CDB365" w:rsidR="2F61107E" w:rsidRDefault="2F61107E" w:rsidP="2F61107E">
            <w:pPr>
              <w:spacing w:after="0"/>
              <w:jc w:val="center"/>
            </w:pPr>
            <w:r w:rsidRPr="2F61107E">
              <w:rPr>
                <w:rFonts w:ascii="Aptos Narrow" w:eastAsia="Aptos Narrow" w:hAnsi="Aptos Narrow" w:cs="Aptos Narrow"/>
                <w:color w:val="000000" w:themeColor="text1"/>
                <w:sz w:val="22"/>
                <w:szCs w:val="22"/>
              </w:rPr>
              <w:t>311,560</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33343F53" w14:textId="66E3A04F" w:rsidR="2F61107E" w:rsidRDefault="2F61107E" w:rsidP="2F61107E">
            <w:pPr>
              <w:spacing w:after="0"/>
              <w:jc w:val="center"/>
            </w:pPr>
            <w:r w:rsidRPr="2F61107E">
              <w:rPr>
                <w:rFonts w:ascii="Aptos Narrow" w:eastAsia="Aptos Narrow" w:hAnsi="Aptos Narrow" w:cs="Aptos Narrow"/>
                <w:color w:val="000000" w:themeColor="text1"/>
                <w:sz w:val="22"/>
                <w:szCs w:val="22"/>
              </w:rPr>
              <w:t>0xd401...ae1513</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0B674A66" w14:textId="1BD867F5" w:rsidR="2F61107E" w:rsidRDefault="2F61107E" w:rsidP="2F61107E">
            <w:pPr>
              <w:spacing w:after="0"/>
              <w:jc w:val="center"/>
            </w:pPr>
            <w:r w:rsidRPr="2F61107E">
              <w:rPr>
                <w:rFonts w:ascii="Aptos Narrow" w:eastAsia="Aptos Narrow" w:hAnsi="Aptos Narrow" w:cs="Aptos Narrow"/>
                <w:color w:val="000000" w:themeColor="text1"/>
                <w:sz w:val="22"/>
                <w:szCs w:val="22"/>
              </w:rPr>
              <w:t>513,374</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59C8A3C7" w14:textId="1F9F348D" w:rsidR="2F61107E" w:rsidRDefault="2F61107E" w:rsidP="2F61107E">
            <w:pPr>
              <w:spacing w:after="0"/>
              <w:jc w:val="center"/>
            </w:pPr>
            <w:r w:rsidRPr="2F61107E">
              <w:rPr>
                <w:rFonts w:ascii="Aptos Narrow" w:eastAsia="Aptos Narrow" w:hAnsi="Aptos Narrow" w:cs="Aptos Narrow"/>
                <w:color w:val="000000" w:themeColor="text1"/>
                <w:sz w:val="22"/>
                <w:szCs w:val="22"/>
              </w:rPr>
              <w:t>0xe537...ed1961</w:t>
            </w:r>
          </w:p>
        </w:tc>
        <w:tc>
          <w:tcPr>
            <w:tcW w:w="1092" w:type="dxa"/>
            <w:tcBorders>
              <w:top w:val="nil"/>
              <w:left w:val="nil"/>
              <w:bottom w:val="nil"/>
              <w:right w:val="single" w:sz="8" w:space="0" w:color="000000" w:themeColor="text1"/>
            </w:tcBorders>
            <w:tcMar>
              <w:top w:w="15" w:type="dxa"/>
              <w:left w:w="15" w:type="dxa"/>
              <w:right w:w="15" w:type="dxa"/>
            </w:tcMar>
            <w:vAlign w:val="bottom"/>
          </w:tcPr>
          <w:p w14:paraId="4BAD06D0" w14:textId="071C2275" w:rsidR="2F61107E" w:rsidRDefault="2F61107E" w:rsidP="2F61107E">
            <w:pPr>
              <w:spacing w:after="0"/>
              <w:jc w:val="center"/>
            </w:pPr>
            <w:r w:rsidRPr="2F61107E">
              <w:rPr>
                <w:rFonts w:ascii="Aptos Narrow" w:eastAsia="Aptos Narrow" w:hAnsi="Aptos Narrow" w:cs="Aptos Narrow"/>
                <w:color w:val="000000" w:themeColor="text1"/>
                <w:sz w:val="22"/>
                <w:szCs w:val="22"/>
              </w:rPr>
              <w:t>1.462,000</w:t>
            </w:r>
          </w:p>
        </w:tc>
      </w:tr>
      <w:tr w:rsidR="2F61107E" w14:paraId="446E1B1F" w14:textId="77777777" w:rsidTr="2F61107E">
        <w:trPr>
          <w:trHeight w:val="300"/>
        </w:trPr>
        <w:tc>
          <w:tcPr>
            <w:tcW w:w="968" w:type="dxa"/>
            <w:tcBorders>
              <w:top w:val="nil"/>
              <w:left w:val="single" w:sz="8" w:space="0" w:color="000000" w:themeColor="text1"/>
              <w:bottom w:val="nil"/>
              <w:right w:val="nil"/>
            </w:tcBorders>
            <w:tcMar>
              <w:top w:w="15" w:type="dxa"/>
              <w:left w:w="15" w:type="dxa"/>
              <w:right w:w="15" w:type="dxa"/>
            </w:tcMar>
            <w:vAlign w:val="bottom"/>
          </w:tcPr>
          <w:p w14:paraId="41DA82A6" w14:textId="1B9D2C38" w:rsidR="2F61107E" w:rsidRDefault="2F61107E" w:rsidP="2F61107E">
            <w:pPr>
              <w:spacing w:after="0"/>
              <w:jc w:val="center"/>
            </w:pPr>
            <w:r w:rsidRPr="2F61107E">
              <w:rPr>
                <w:rFonts w:ascii="Aptos Narrow" w:eastAsia="Aptos Narrow" w:hAnsi="Aptos Narrow" w:cs="Aptos Narrow"/>
                <w:b/>
                <w:bCs/>
                <w:color w:val="000000" w:themeColor="text1"/>
                <w:sz w:val="22"/>
                <w:szCs w:val="22"/>
              </w:rPr>
              <w:t>7</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52FF1B14" w14:textId="0F467307" w:rsidR="2F61107E" w:rsidRDefault="2F61107E" w:rsidP="2F61107E">
            <w:pPr>
              <w:spacing w:after="0"/>
              <w:jc w:val="center"/>
            </w:pPr>
            <w:r w:rsidRPr="2F61107E">
              <w:rPr>
                <w:rFonts w:ascii="Aptos Narrow" w:eastAsia="Aptos Narrow" w:hAnsi="Aptos Narrow" w:cs="Aptos Narrow"/>
                <w:color w:val="000000" w:themeColor="text1"/>
                <w:sz w:val="22"/>
                <w:szCs w:val="22"/>
              </w:rPr>
              <w:t>0x6edf...1c5048</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5F49E1D3" w14:textId="7ADED596" w:rsidR="2F61107E" w:rsidRDefault="2F61107E" w:rsidP="2F61107E">
            <w:pPr>
              <w:spacing w:after="0"/>
              <w:jc w:val="center"/>
            </w:pPr>
            <w:r w:rsidRPr="2F61107E">
              <w:rPr>
                <w:rFonts w:ascii="Aptos Narrow" w:eastAsia="Aptos Narrow" w:hAnsi="Aptos Narrow" w:cs="Aptos Narrow"/>
                <w:color w:val="000000" w:themeColor="text1"/>
                <w:sz w:val="22"/>
                <w:szCs w:val="22"/>
              </w:rPr>
              <w:t>2,804</w:t>
            </w:r>
          </w:p>
        </w:tc>
        <w:tc>
          <w:tcPr>
            <w:tcW w:w="1005" w:type="dxa"/>
            <w:tcBorders>
              <w:top w:val="nil"/>
              <w:left w:val="single" w:sz="8" w:space="0" w:color="000000" w:themeColor="text1"/>
              <w:bottom w:val="nil"/>
              <w:right w:val="nil"/>
            </w:tcBorders>
            <w:tcMar>
              <w:top w:w="15" w:type="dxa"/>
              <w:left w:w="15" w:type="dxa"/>
              <w:right w:w="15" w:type="dxa"/>
            </w:tcMar>
            <w:vAlign w:val="bottom"/>
          </w:tcPr>
          <w:p w14:paraId="799391F2" w14:textId="6C673DAF" w:rsidR="2F61107E" w:rsidRDefault="2F61107E" w:rsidP="2F61107E">
            <w:pPr>
              <w:spacing w:after="0"/>
              <w:jc w:val="center"/>
            </w:pPr>
            <w:r w:rsidRPr="2F61107E">
              <w:rPr>
                <w:rFonts w:ascii="Aptos Narrow" w:eastAsia="Aptos Narrow" w:hAnsi="Aptos Narrow" w:cs="Aptos Narrow"/>
                <w:color w:val="000000" w:themeColor="text1"/>
                <w:sz w:val="22"/>
                <w:szCs w:val="22"/>
              </w:rPr>
              <w:t>0x4530...92b785</w:t>
            </w:r>
          </w:p>
        </w:tc>
        <w:tc>
          <w:tcPr>
            <w:tcW w:w="1091" w:type="dxa"/>
            <w:tcBorders>
              <w:top w:val="nil"/>
              <w:left w:val="nil"/>
              <w:bottom w:val="nil"/>
              <w:right w:val="nil"/>
            </w:tcBorders>
            <w:tcMar>
              <w:top w:w="15" w:type="dxa"/>
              <w:left w:w="15" w:type="dxa"/>
              <w:right w:w="15" w:type="dxa"/>
            </w:tcMar>
            <w:vAlign w:val="bottom"/>
          </w:tcPr>
          <w:p w14:paraId="706B73FA" w14:textId="64CD9362" w:rsidR="2F61107E" w:rsidRDefault="2F61107E" w:rsidP="2F61107E">
            <w:pPr>
              <w:spacing w:after="0"/>
              <w:jc w:val="center"/>
            </w:pPr>
            <w:r w:rsidRPr="2F61107E">
              <w:rPr>
                <w:rFonts w:ascii="Aptos Narrow" w:eastAsia="Aptos Narrow" w:hAnsi="Aptos Narrow" w:cs="Aptos Narrow"/>
                <w:color w:val="000000" w:themeColor="text1"/>
                <w:sz w:val="22"/>
                <w:szCs w:val="22"/>
              </w:rPr>
              <w:t>199,718</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6FB9BD74" w14:textId="6FA4450D" w:rsidR="2F61107E" w:rsidRDefault="2F61107E" w:rsidP="2F61107E">
            <w:pPr>
              <w:spacing w:after="0"/>
              <w:jc w:val="center"/>
            </w:pPr>
            <w:r w:rsidRPr="2F61107E">
              <w:rPr>
                <w:rFonts w:ascii="Aptos Narrow" w:eastAsia="Aptos Narrow" w:hAnsi="Aptos Narrow" w:cs="Aptos Narrow"/>
                <w:color w:val="000000" w:themeColor="text1"/>
                <w:sz w:val="22"/>
                <w:szCs w:val="22"/>
              </w:rPr>
              <w:t>0xf2f3...5d0d60</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7534FFBC" w14:textId="1ACFF106" w:rsidR="2F61107E" w:rsidRDefault="2F61107E" w:rsidP="2F61107E">
            <w:pPr>
              <w:spacing w:after="0"/>
              <w:jc w:val="center"/>
            </w:pPr>
            <w:r w:rsidRPr="2F61107E">
              <w:rPr>
                <w:rFonts w:ascii="Aptos Narrow" w:eastAsia="Aptos Narrow" w:hAnsi="Aptos Narrow" w:cs="Aptos Narrow"/>
                <w:color w:val="000000" w:themeColor="text1"/>
                <w:sz w:val="22"/>
                <w:szCs w:val="22"/>
              </w:rPr>
              <w:t>512,176</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2FD81A8A" w14:textId="5F489FC1" w:rsidR="2F61107E" w:rsidRDefault="2F61107E" w:rsidP="2F61107E">
            <w:pPr>
              <w:spacing w:after="0"/>
              <w:jc w:val="center"/>
            </w:pPr>
            <w:r w:rsidRPr="2F61107E">
              <w:rPr>
                <w:rFonts w:ascii="Aptos Narrow" w:eastAsia="Aptos Narrow" w:hAnsi="Aptos Narrow" w:cs="Aptos Narrow"/>
                <w:color w:val="000000" w:themeColor="text1"/>
                <w:sz w:val="22"/>
                <w:szCs w:val="22"/>
              </w:rPr>
              <w:t>0xba15...cd78ed</w:t>
            </w:r>
          </w:p>
        </w:tc>
        <w:tc>
          <w:tcPr>
            <w:tcW w:w="1092" w:type="dxa"/>
            <w:tcBorders>
              <w:top w:val="nil"/>
              <w:left w:val="nil"/>
              <w:bottom w:val="nil"/>
              <w:right w:val="single" w:sz="8" w:space="0" w:color="000000" w:themeColor="text1"/>
            </w:tcBorders>
            <w:tcMar>
              <w:top w:w="15" w:type="dxa"/>
              <w:left w:w="15" w:type="dxa"/>
              <w:right w:w="15" w:type="dxa"/>
            </w:tcMar>
            <w:vAlign w:val="bottom"/>
          </w:tcPr>
          <w:p w14:paraId="14032121" w14:textId="32E5FD90" w:rsidR="2F61107E" w:rsidRDefault="2F61107E" w:rsidP="2F61107E">
            <w:pPr>
              <w:spacing w:after="0"/>
              <w:jc w:val="center"/>
            </w:pPr>
            <w:r w:rsidRPr="2F61107E">
              <w:rPr>
                <w:rFonts w:ascii="Aptos Narrow" w:eastAsia="Aptos Narrow" w:hAnsi="Aptos Narrow" w:cs="Aptos Narrow"/>
                <w:color w:val="000000" w:themeColor="text1"/>
                <w:sz w:val="22"/>
                <w:szCs w:val="22"/>
              </w:rPr>
              <w:t>1.450,000</w:t>
            </w:r>
          </w:p>
        </w:tc>
      </w:tr>
      <w:tr w:rsidR="2F61107E" w14:paraId="1E65BF10" w14:textId="77777777" w:rsidTr="2F61107E">
        <w:trPr>
          <w:trHeight w:val="300"/>
        </w:trPr>
        <w:tc>
          <w:tcPr>
            <w:tcW w:w="968" w:type="dxa"/>
            <w:tcBorders>
              <w:top w:val="nil"/>
              <w:left w:val="single" w:sz="8" w:space="0" w:color="000000" w:themeColor="text1"/>
              <w:bottom w:val="nil"/>
              <w:right w:val="nil"/>
            </w:tcBorders>
            <w:tcMar>
              <w:top w:w="15" w:type="dxa"/>
              <w:left w:w="15" w:type="dxa"/>
              <w:right w:w="15" w:type="dxa"/>
            </w:tcMar>
            <w:vAlign w:val="bottom"/>
          </w:tcPr>
          <w:p w14:paraId="28D1F13A" w14:textId="70005BD8" w:rsidR="2F61107E" w:rsidRDefault="2F61107E" w:rsidP="2F61107E">
            <w:pPr>
              <w:spacing w:after="0"/>
              <w:jc w:val="center"/>
            </w:pPr>
            <w:r w:rsidRPr="2F61107E">
              <w:rPr>
                <w:rFonts w:ascii="Aptos Narrow" w:eastAsia="Aptos Narrow" w:hAnsi="Aptos Narrow" w:cs="Aptos Narrow"/>
                <w:b/>
                <w:bCs/>
                <w:color w:val="000000" w:themeColor="text1"/>
                <w:sz w:val="22"/>
                <w:szCs w:val="22"/>
              </w:rPr>
              <w:t>8</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042C0F38" w14:textId="3FD632ED" w:rsidR="2F61107E" w:rsidRDefault="2F61107E" w:rsidP="2F61107E">
            <w:pPr>
              <w:spacing w:after="0"/>
              <w:jc w:val="center"/>
            </w:pPr>
            <w:r w:rsidRPr="2F61107E">
              <w:rPr>
                <w:rFonts w:ascii="Aptos Narrow" w:eastAsia="Aptos Narrow" w:hAnsi="Aptos Narrow" w:cs="Aptos Narrow"/>
                <w:color w:val="000000" w:themeColor="text1"/>
                <w:sz w:val="22"/>
                <w:szCs w:val="22"/>
              </w:rPr>
              <w:t>0x3fc9...2b7fad</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2DEA447C" w14:textId="689DC84D" w:rsidR="2F61107E" w:rsidRDefault="2F61107E" w:rsidP="2F61107E">
            <w:pPr>
              <w:spacing w:after="0"/>
              <w:jc w:val="center"/>
            </w:pPr>
            <w:r w:rsidRPr="2F61107E">
              <w:rPr>
                <w:rFonts w:ascii="Aptos Narrow" w:eastAsia="Aptos Narrow" w:hAnsi="Aptos Narrow" w:cs="Aptos Narrow"/>
                <w:color w:val="000000" w:themeColor="text1"/>
                <w:sz w:val="22"/>
                <w:szCs w:val="22"/>
              </w:rPr>
              <w:t>2,782</w:t>
            </w:r>
          </w:p>
        </w:tc>
        <w:tc>
          <w:tcPr>
            <w:tcW w:w="1005" w:type="dxa"/>
            <w:tcBorders>
              <w:top w:val="nil"/>
              <w:left w:val="single" w:sz="8" w:space="0" w:color="000000" w:themeColor="text1"/>
              <w:bottom w:val="nil"/>
              <w:right w:val="nil"/>
            </w:tcBorders>
            <w:tcMar>
              <w:top w:w="15" w:type="dxa"/>
              <w:left w:w="15" w:type="dxa"/>
              <w:right w:w="15" w:type="dxa"/>
            </w:tcMar>
            <w:vAlign w:val="bottom"/>
          </w:tcPr>
          <w:p w14:paraId="57C59EDF" w14:textId="56E8534A" w:rsidR="2F61107E" w:rsidRDefault="2F61107E" w:rsidP="2F61107E">
            <w:pPr>
              <w:spacing w:after="0"/>
              <w:jc w:val="center"/>
            </w:pPr>
            <w:r w:rsidRPr="2F61107E">
              <w:rPr>
                <w:rFonts w:ascii="Aptos Narrow" w:eastAsia="Aptos Narrow" w:hAnsi="Aptos Narrow" w:cs="Aptos Narrow"/>
                <w:color w:val="000000" w:themeColor="text1"/>
                <w:sz w:val="22"/>
                <w:szCs w:val="22"/>
              </w:rPr>
              <w:t>0x10da...56ba8e</w:t>
            </w:r>
          </w:p>
        </w:tc>
        <w:tc>
          <w:tcPr>
            <w:tcW w:w="1091" w:type="dxa"/>
            <w:tcBorders>
              <w:top w:val="nil"/>
              <w:left w:val="nil"/>
              <w:bottom w:val="nil"/>
              <w:right w:val="nil"/>
            </w:tcBorders>
            <w:tcMar>
              <w:top w:w="15" w:type="dxa"/>
              <w:left w:w="15" w:type="dxa"/>
              <w:right w:w="15" w:type="dxa"/>
            </w:tcMar>
            <w:vAlign w:val="bottom"/>
          </w:tcPr>
          <w:p w14:paraId="2E2D2B8A" w14:textId="7643B7BC" w:rsidR="2F61107E" w:rsidRDefault="2F61107E" w:rsidP="2F61107E">
            <w:pPr>
              <w:spacing w:after="0"/>
              <w:jc w:val="center"/>
            </w:pPr>
            <w:r w:rsidRPr="2F61107E">
              <w:rPr>
                <w:rFonts w:ascii="Aptos Narrow" w:eastAsia="Aptos Narrow" w:hAnsi="Aptos Narrow" w:cs="Aptos Narrow"/>
                <w:color w:val="000000" w:themeColor="text1"/>
                <w:sz w:val="22"/>
                <w:szCs w:val="22"/>
              </w:rPr>
              <w:t>50,000</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025AB8C9" w14:textId="3F322127" w:rsidR="2F61107E" w:rsidRDefault="2F61107E" w:rsidP="2F61107E">
            <w:pPr>
              <w:spacing w:after="0"/>
              <w:jc w:val="center"/>
            </w:pPr>
            <w:r w:rsidRPr="2F61107E">
              <w:rPr>
                <w:rFonts w:ascii="Aptos Narrow" w:eastAsia="Aptos Narrow" w:hAnsi="Aptos Narrow" w:cs="Aptos Narrow"/>
                <w:color w:val="000000" w:themeColor="text1"/>
                <w:sz w:val="22"/>
                <w:szCs w:val="22"/>
              </w:rPr>
              <w:t>0x125b.</w:t>
            </w:r>
            <w:proofErr w:type="gramStart"/>
            <w:r w:rsidRPr="2F61107E">
              <w:rPr>
                <w:rFonts w:ascii="Aptos Narrow" w:eastAsia="Aptos Narrow" w:hAnsi="Aptos Narrow" w:cs="Aptos Narrow"/>
                <w:color w:val="000000" w:themeColor="text1"/>
                <w:sz w:val="22"/>
                <w:szCs w:val="22"/>
              </w:rPr>
              <w:t>..a</w:t>
            </w:r>
            <w:proofErr w:type="gramEnd"/>
            <w:r w:rsidRPr="2F61107E">
              <w:rPr>
                <w:rFonts w:ascii="Aptos Narrow" w:eastAsia="Aptos Narrow" w:hAnsi="Aptos Narrow" w:cs="Aptos Narrow"/>
                <w:color w:val="000000" w:themeColor="text1"/>
                <w:sz w:val="22"/>
                <w:szCs w:val="22"/>
              </w:rPr>
              <w:t>0fda3</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0E5856ED" w14:textId="2A265CB0" w:rsidR="2F61107E" w:rsidRDefault="2F61107E" w:rsidP="2F61107E">
            <w:pPr>
              <w:spacing w:after="0"/>
              <w:jc w:val="center"/>
            </w:pPr>
            <w:r w:rsidRPr="2F61107E">
              <w:rPr>
                <w:rFonts w:ascii="Aptos Narrow" w:eastAsia="Aptos Narrow" w:hAnsi="Aptos Narrow" w:cs="Aptos Narrow"/>
                <w:color w:val="000000" w:themeColor="text1"/>
                <w:sz w:val="22"/>
                <w:szCs w:val="22"/>
              </w:rPr>
              <w:t>512,000</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004F3CBE" w14:textId="62B04600" w:rsidR="2F61107E" w:rsidRDefault="2F61107E" w:rsidP="2F61107E">
            <w:pPr>
              <w:spacing w:after="0"/>
              <w:jc w:val="center"/>
            </w:pPr>
            <w:r w:rsidRPr="2F61107E">
              <w:rPr>
                <w:rFonts w:ascii="Aptos Narrow" w:eastAsia="Aptos Narrow" w:hAnsi="Aptos Narrow" w:cs="Aptos Narrow"/>
                <w:color w:val="000000" w:themeColor="text1"/>
                <w:sz w:val="22"/>
                <w:szCs w:val="22"/>
              </w:rPr>
              <w:t>0x88bb...81a098</w:t>
            </w:r>
          </w:p>
        </w:tc>
        <w:tc>
          <w:tcPr>
            <w:tcW w:w="1092" w:type="dxa"/>
            <w:tcBorders>
              <w:top w:val="nil"/>
              <w:left w:val="nil"/>
              <w:bottom w:val="nil"/>
              <w:right w:val="single" w:sz="8" w:space="0" w:color="000000" w:themeColor="text1"/>
            </w:tcBorders>
            <w:tcMar>
              <w:top w:w="15" w:type="dxa"/>
              <w:left w:w="15" w:type="dxa"/>
              <w:right w:w="15" w:type="dxa"/>
            </w:tcMar>
            <w:vAlign w:val="bottom"/>
          </w:tcPr>
          <w:p w14:paraId="65D5E515" w14:textId="0E702FBB" w:rsidR="2F61107E" w:rsidRDefault="2F61107E" w:rsidP="2F61107E">
            <w:pPr>
              <w:spacing w:after="0"/>
              <w:jc w:val="center"/>
            </w:pPr>
            <w:r w:rsidRPr="2F61107E">
              <w:rPr>
                <w:rFonts w:ascii="Aptos Narrow" w:eastAsia="Aptos Narrow" w:hAnsi="Aptos Narrow" w:cs="Aptos Narrow"/>
                <w:color w:val="000000" w:themeColor="text1"/>
                <w:sz w:val="22"/>
                <w:szCs w:val="22"/>
              </w:rPr>
              <w:t>1.264,790</w:t>
            </w:r>
          </w:p>
        </w:tc>
      </w:tr>
      <w:tr w:rsidR="2F61107E" w14:paraId="183A4A85" w14:textId="77777777" w:rsidTr="2F61107E">
        <w:trPr>
          <w:trHeight w:val="300"/>
        </w:trPr>
        <w:tc>
          <w:tcPr>
            <w:tcW w:w="968" w:type="dxa"/>
            <w:tcBorders>
              <w:top w:val="nil"/>
              <w:left w:val="single" w:sz="8" w:space="0" w:color="000000" w:themeColor="text1"/>
              <w:bottom w:val="nil"/>
              <w:right w:val="nil"/>
            </w:tcBorders>
            <w:tcMar>
              <w:top w:w="15" w:type="dxa"/>
              <w:left w:w="15" w:type="dxa"/>
              <w:right w:w="15" w:type="dxa"/>
            </w:tcMar>
            <w:vAlign w:val="bottom"/>
          </w:tcPr>
          <w:p w14:paraId="7DD4A607" w14:textId="1CA53530" w:rsidR="2F61107E" w:rsidRDefault="2F61107E" w:rsidP="2F61107E">
            <w:pPr>
              <w:spacing w:after="0"/>
              <w:jc w:val="center"/>
            </w:pPr>
            <w:r w:rsidRPr="2F61107E">
              <w:rPr>
                <w:rFonts w:ascii="Aptos Narrow" w:eastAsia="Aptos Narrow" w:hAnsi="Aptos Narrow" w:cs="Aptos Narrow"/>
                <w:b/>
                <w:bCs/>
                <w:color w:val="000000" w:themeColor="text1"/>
                <w:sz w:val="22"/>
                <w:szCs w:val="22"/>
              </w:rPr>
              <w:t>9</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24B5AF8C" w14:textId="5F5EC720" w:rsidR="2F61107E" w:rsidRDefault="2F61107E" w:rsidP="2F61107E">
            <w:pPr>
              <w:spacing w:after="0"/>
              <w:jc w:val="center"/>
            </w:pPr>
            <w:r w:rsidRPr="2F61107E">
              <w:rPr>
                <w:rFonts w:ascii="Aptos Narrow" w:eastAsia="Aptos Narrow" w:hAnsi="Aptos Narrow" w:cs="Aptos Narrow"/>
                <w:color w:val="000000" w:themeColor="text1"/>
                <w:sz w:val="22"/>
                <w:szCs w:val="22"/>
              </w:rPr>
              <w:t>0x1111...842a65</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6D868615" w14:textId="7FB6DB7D" w:rsidR="2F61107E" w:rsidRDefault="2F61107E" w:rsidP="2F61107E">
            <w:pPr>
              <w:spacing w:after="0"/>
              <w:jc w:val="center"/>
            </w:pPr>
            <w:r w:rsidRPr="2F61107E">
              <w:rPr>
                <w:rFonts w:ascii="Aptos Narrow" w:eastAsia="Aptos Narrow" w:hAnsi="Aptos Narrow" w:cs="Aptos Narrow"/>
                <w:color w:val="000000" w:themeColor="text1"/>
                <w:sz w:val="22"/>
                <w:szCs w:val="22"/>
              </w:rPr>
              <w:t>2,740</w:t>
            </w:r>
          </w:p>
        </w:tc>
        <w:tc>
          <w:tcPr>
            <w:tcW w:w="1005" w:type="dxa"/>
            <w:tcBorders>
              <w:top w:val="nil"/>
              <w:left w:val="single" w:sz="8" w:space="0" w:color="000000" w:themeColor="text1"/>
              <w:bottom w:val="nil"/>
              <w:right w:val="nil"/>
            </w:tcBorders>
            <w:tcMar>
              <w:top w:w="15" w:type="dxa"/>
              <w:left w:w="15" w:type="dxa"/>
              <w:right w:w="15" w:type="dxa"/>
            </w:tcMar>
            <w:vAlign w:val="bottom"/>
          </w:tcPr>
          <w:p w14:paraId="1840C585" w14:textId="4FDA0953" w:rsidR="2F61107E" w:rsidRDefault="2F61107E" w:rsidP="2F61107E">
            <w:pPr>
              <w:spacing w:after="0"/>
              <w:jc w:val="center"/>
            </w:pPr>
            <w:r w:rsidRPr="2F61107E">
              <w:rPr>
                <w:rFonts w:ascii="Aptos Narrow" w:eastAsia="Aptos Narrow" w:hAnsi="Aptos Narrow" w:cs="Aptos Narrow"/>
                <w:color w:val="000000" w:themeColor="text1"/>
                <w:sz w:val="22"/>
                <w:szCs w:val="22"/>
              </w:rPr>
              <w:t>0x3ab4...d02c90</w:t>
            </w:r>
          </w:p>
        </w:tc>
        <w:tc>
          <w:tcPr>
            <w:tcW w:w="1091" w:type="dxa"/>
            <w:tcBorders>
              <w:top w:val="nil"/>
              <w:left w:val="nil"/>
              <w:bottom w:val="nil"/>
              <w:right w:val="nil"/>
            </w:tcBorders>
            <w:tcMar>
              <w:top w:w="15" w:type="dxa"/>
              <w:left w:w="15" w:type="dxa"/>
              <w:right w:w="15" w:type="dxa"/>
            </w:tcMar>
            <w:vAlign w:val="bottom"/>
          </w:tcPr>
          <w:p w14:paraId="60BD8E6E" w14:textId="2DE5D83A" w:rsidR="2F61107E" w:rsidRDefault="2F61107E" w:rsidP="2F61107E">
            <w:pPr>
              <w:spacing w:after="0"/>
              <w:jc w:val="center"/>
            </w:pPr>
            <w:r w:rsidRPr="2F61107E">
              <w:rPr>
                <w:rFonts w:ascii="Aptos Narrow" w:eastAsia="Aptos Narrow" w:hAnsi="Aptos Narrow" w:cs="Aptos Narrow"/>
                <w:color w:val="000000" w:themeColor="text1"/>
                <w:sz w:val="22"/>
                <w:szCs w:val="22"/>
              </w:rPr>
              <w:t>50,000</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5A24F889" w14:textId="0D443196" w:rsidR="2F61107E" w:rsidRDefault="2F61107E" w:rsidP="2F61107E">
            <w:pPr>
              <w:spacing w:after="0"/>
              <w:jc w:val="center"/>
            </w:pPr>
            <w:r w:rsidRPr="2F61107E">
              <w:rPr>
                <w:rFonts w:ascii="Aptos Narrow" w:eastAsia="Aptos Narrow" w:hAnsi="Aptos Narrow" w:cs="Aptos Narrow"/>
                <w:color w:val="000000" w:themeColor="text1"/>
                <w:sz w:val="22"/>
                <w:szCs w:val="22"/>
              </w:rPr>
              <w:t>0x0d07...b492fe</w:t>
            </w:r>
          </w:p>
        </w:tc>
        <w:tc>
          <w:tcPr>
            <w:tcW w:w="1091" w:type="dxa"/>
            <w:tcBorders>
              <w:top w:val="nil"/>
              <w:left w:val="nil"/>
              <w:bottom w:val="nil"/>
              <w:right w:val="single" w:sz="8" w:space="0" w:color="000000" w:themeColor="text1"/>
            </w:tcBorders>
            <w:tcMar>
              <w:top w:w="15" w:type="dxa"/>
              <w:left w:w="15" w:type="dxa"/>
              <w:right w:w="15" w:type="dxa"/>
            </w:tcMar>
            <w:vAlign w:val="bottom"/>
          </w:tcPr>
          <w:p w14:paraId="336F43FE" w14:textId="7634C46E" w:rsidR="2F61107E" w:rsidRDefault="2F61107E" w:rsidP="2F61107E">
            <w:pPr>
              <w:spacing w:after="0"/>
              <w:jc w:val="center"/>
            </w:pPr>
            <w:r w:rsidRPr="2F61107E">
              <w:rPr>
                <w:rFonts w:ascii="Aptos Narrow" w:eastAsia="Aptos Narrow" w:hAnsi="Aptos Narrow" w:cs="Aptos Narrow"/>
                <w:color w:val="000000" w:themeColor="text1"/>
                <w:sz w:val="22"/>
                <w:szCs w:val="22"/>
              </w:rPr>
              <w:t>400,442</w:t>
            </w:r>
          </w:p>
        </w:tc>
        <w:tc>
          <w:tcPr>
            <w:tcW w:w="1007" w:type="dxa"/>
            <w:tcBorders>
              <w:top w:val="nil"/>
              <w:left w:val="single" w:sz="8" w:space="0" w:color="000000" w:themeColor="text1"/>
              <w:bottom w:val="nil"/>
              <w:right w:val="nil"/>
            </w:tcBorders>
            <w:tcMar>
              <w:top w:w="15" w:type="dxa"/>
              <w:left w:w="15" w:type="dxa"/>
              <w:right w:w="15" w:type="dxa"/>
            </w:tcMar>
            <w:vAlign w:val="bottom"/>
          </w:tcPr>
          <w:p w14:paraId="4BF66FCA" w14:textId="132189AC" w:rsidR="2F61107E" w:rsidRDefault="2F61107E" w:rsidP="2F61107E">
            <w:pPr>
              <w:spacing w:after="0"/>
              <w:jc w:val="center"/>
            </w:pPr>
            <w:r w:rsidRPr="2F61107E">
              <w:rPr>
                <w:rFonts w:ascii="Aptos Narrow" w:eastAsia="Aptos Narrow" w:hAnsi="Aptos Narrow" w:cs="Aptos Narrow"/>
                <w:color w:val="000000" w:themeColor="text1"/>
                <w:sz w:val="22"/>
                <w:szCs w:val="22"/>
              </w:rPr>
              <w:t>0xc735...026933</w:t>
            </w:r>
          </w:p>
        </w:tc>
        <w:tc>
          <w:tcPr>
            <w:tcW w:w="1092" w:type="dxa"/>
            <w:tcBorders>
              <w:top w:val="nil"/>
              <w:left w:val="nil"/>
              <w:bottom w:val="nil"/>
              <w:right w:val="single" w:sz="8" w:space="0" w:color="000000" w:themeColor="text1"/>
            </w:tcBorders>
            <w:tcMar>
              <w:top w:w="15" w:type="dxa"/>
              <w:left w:w="15" w:type="dxa"/>
              <w:right w:w="15" w:type="dxa"/>
            </w:tcMar>
            <w:vAlign w:val="bottom"/>
          </w:tcPr>
          <w:p w14:paraId="5B9E3E4D" w14:textId="7095D7B9" w:rsidR="2F61107E" w:rsidRDefault="2F61107E" w:rsidP="2F61107E">
            <w:pPr>
              <w:spacing w:after="0"/>
              <w:jc w:val="center"/>
            </w:pPr>
            <w:r w:rsidRPr="2F61107E">
              <w:rPr>
                <w:rFonts w:ascii="Aptos Narrow" w:eastAsia="Aptos Narrow" w:hAnsi="Aptos Narrow" w:cs="Aptos Narrow"/>
                <w:color w:val="000000" w:themeColor="text1"/>
                <w:sz w:val="22"/>
                <w:szCs w:val="22"/>
              </w:rPr>
              <w:t>1.075,710</w:t>
            </w:r>
          </w:p>
        </w:tc>
      </w:tr>
      <w:tr w:rsidR="2F61107E" w14:paraId="317D986E" w14:textId="77777777" w:rsidTr="2F61107E">
        <w:trPr>
          <w:trHeight w:val="300"/>
        </w:trPr>
        <w:tc>
          <w:tcPr>
            <w:tcW w:w="968"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082FC234" w14:textId="345A42FC" w:rsidR="2F61107E" w:rsidRDefault="2F61107E" w:rsidP="2F61107E">
            <w:pPr>
              <w:spacing w:after="0"/>
              <w:jc w:val="center"/>
            </w:pPr>
            <w:r w:rsidRPr="2F61107E">
              <w:rPr>
                <w:rFonts w:ascii="Aptos Narrow" w:eastAsia="Aptos Narrow" w:hAnsi="Aptos Narrow" w:cs="Aptos Narrow"/>
                <w:b/>
                <w:bCs/>
                <w:color w:val="000000" w:themeColor="text1"/>
                <w:sz w:val="22"/>
                <w:szCs w:val="22"/>
              </w:rPr>
              <w:t>10</w:t>
            </w:r>
          </w:p>
        </w:tc>
        <w:tc>
          <w:tcPr>
            <w:tcW w:w="1007"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24390178" w14:textId="4E4098A7" w:rsidR="2F61107E" w:rsidRDefault="2F61107E" w:rsidP="2F61107E">
            <w:pPr>
              <w:spacing w:after="0"/>
              <w:jc w:val="center"/>
            </w:pPr>
            <w:r w:rsidRPr="2F61107E">
              <w:rPr>
                <w:rFonts w:ascii="Aptos Narrow" w:eastAsia="Aptos Narrow" w:hAnsi="Aptos Narrow" w:cs="Aptos Narrow"/>
                <w:color w:val="000000" w:themeColor="text1"/>
                <w:sz w:val="22"/>
                <w:szCs w:val="22"/>
              </w:rPr>
              <w:t>0xea22...d676f5</w:t>
            </w:r>
          </w:p>
        </w:tc>
        <w:tc>
          <w:tcPr>
            <w:tcW w:w="1091"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4AA93ED6" w14:textId="21D29D1C" w:rsidR="2F61107E" w:rsidRDefault="2F61107E" w:rsidP="2F61107E">
            <w:pPr>
              <w:spacing w:after="0"/>
              <w:jc w:val="center"/>
            </w:pPr>
            <w:r w:rsidRPr="2F61107E">
              <w:rPr>
                <w:rFonts w:ascii="Aptos Narrow" w:eastAsia="Aptos Narrow" w:hAnsi="Aptos Narrow" w:cs="Aptos Narrow"/>
                <w:color w:val="000000" w:themeColor="text1"/>
                <w:sz w:val="22"/>
                <w:szCs w:val="22"/>
              </w:rPr>
              <w:t>2,300</w:t>
            </w:r>
          </w:p>
        </w:tc>
        <w:tc>
          <w:tcPr>
            <w:tcW w:w="1005"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0A07463C" w14:textId="6A025E95" w:rsidR="2F61107E" w:rsidRDefault="2F61107E" w:rsidP="2F61107E">
            <w:pPr>
              <w:spacing w:after="0"/>
              <w:jc w:val="center"/>
            </w:pPr>
            <w:r w:rsidRPr="2F61107E">
              <w:rPr>
                <w:rFonts w:ascii="Aptos Narrow" w:eastAsia="Aptos Narrow" w:hAnsi="Aptos Narrow" w:cs="Aptos Narrow"/>
                <w:color w:val="000000" w:themeColor="text1"/>
                <w:sz w:val="22"/>
                <w:szCs w:val="22"/>
              </w:rPr>
              <w:t>0xe37e...57bd09</w:t>
            </w:r>
          </w:p>
        </w:tc>
        <w:tc>
          <w:tcPr>
            <w:tcW w:w="1091" w:type="dxa"/>
            <w:tcBorders>
              <w:top w:val="nil"/>
              <w:left w:val="nil"/>
              <w:bottom w:val="single" w:sz="8" w:space="0" w:color="000000" w:themeColor="text1"/>
              <w:right w:val="nil"/>
            </w:tcBorders>
            <w:tcMar>
              <w:top w:w="15" w:type="dxa"/>
              <w:left w:w="15" w:type="dxa"/>
              <w:right w:w="15" w:type="dxa"/>
            </w:tcMar>
            <w:vAlign w:val="bottom"/>
          </w:tcPr>
          <w:p w14:paraId="7505E7D7" w14:textId="244DA57F" w:rsidR="2F61107E" w:rsidRDefault="2F61107E" w:rsidP="2F61107E">
            <w:pPr>
              <w:spacing w:after="0"/>
              <w:jc w:val="center"/>
            </w:pPr>
            <w:r w:rsidRPr="2F61107E">
              <w:rPr>
                <w:rFonts w:ascii="Aptos Narrow" w:eastAsia="Aptos Narrow" w:hAnsi="Aptos Narrow" w:cs="Aptos Narrow"/>
                <w:color w:val="000000" w:themeColor="text1"/>
                <w:sz w:val="22"/>
                <w:szCs w:val="22"/>
              </w:rPr>
              <w:t>39,808</w:t>
            </w:r>
          </w:p>
        </w:tc>
        <w:tc>
          <w:tcPr>
            <w:tcW w:w="1007"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729CB18A" w14:textId="51B59E56" w:rsidR="2F61107E" w:rsidRDefault="2F61107E" w:rsidP="2F61107E">
            <w:pPr>
              <w:spacing w:after="0"/>
              <w:jc w:val="center"/>
            </w:pPr>
            <w:r w:rsidRPr="2F61107E">
              <w:rPr>
                <w:rFonts w:ascii="Aptos Narrow" w:eastAsia="Aptos Narrow" w:hAnsi="Aptos Narrow" w:cs="Aptos Narrow"/>
                <w:color w:val="000000" w:themeColor="text1"/>
                <w:sz w:val="22"/>
                <w:szCs w:val="22"/>
              </w:rPr>
              <w:t>0x3088...daf216</w:t>
            </w:r>
          </w:p>
        </w:tc>
        <w:tc>
          <w:tcPr>
            <w:tcW w:w="1091"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6D69F35D" w14:textId="20C83D0D" w:rsidR="2F61107E" w:rsidRDefault="2F61107E" w:rsidP="2F61107E">
            <w:pPr>
              <w:spacing w:after="0"/>
              <w:jc w:val="center"/>
            </w:pPr>
            <w:r w:rsidRPr="2F61107E">
              <w:rPr>
                <w:rFonts w:ascii="Aptos Narrow" w:eastAsia="Aptos Narrow" w:hAnsi="Aptos Narrow" w:cs="Aptos Narrow"/>
                <w:color w:val="000000" w:themeColor="text1"/>
                <w:sz w:val="22"/>
                <w:szCs w:val="22"/>
              </w:rPr>
              <w:t>400,139</w:t>
            </w:r>
          </w:p>
        </w:tc>
        <w:tc>
          <w:tcPr>
            <w:tcW w:w="1007"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2DBBC862" w14:textId="4C95FE9D" w:rsidR="2F61107E" w:rsidRDefault="2F61107E" w:rsidP="2F61107E">
            <w:pPr>
              <w:spacing w:after="0"/>
              <w:jc w:val="center"/>
            </w:pPr>
            <w:r w:rsidRPr="2F61107E">
              <w:rPr>
                <w:rFonts w:ascii="Aptos Narrow" w:eastAsia="Aptos Narrow" w:hAnsi="Aptos Narrow" w:cs="Aptos Narrow"/>
                <w:color w:val="000000" w:themeColor="text1"/>
                <w:sz w:val="22"/>
                <w:szCs w:val="22"/>
              </w:rPr>
              <w:t>0x1111...842a65</w:t>
            </w:r>
          </w:p>
        </w:tc>
        <w:tc>
          <w:tcPr>
            <w:tcW w:w="1092"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27CE1091" w14:textId="6F093234" w:rsidR="2F61107E" w:rsidRDefault="2F61107E" w:rsidP="2F61107E">
            <w:pPr>
              <w:spacing w:after="0"/>
              <w:jc w:val="center"/>
            </w:pPr>
            <w:r w:rsidRPr="2F61107E">
              <w:rPr>
                <w:rFonts w:ascii="Aptos Narrow" w:eastAsia="Aptos Narrow" w:hAnsi="Aptos Narrow" w:cs="Aptos Narrow"/>
                <w:color w:val="000000" w:themeColor="text1"/>
                <w:sz w:val="22"/>
                <w:szCs w:val="22"/>
              </w:rPr>
              <w:t>1.022,310</w:t>
            </w:r>
          </w:p>
        </w:tc>
      </w:tr>
    </w:tbl>
    <w:p w14:paraId="69BA60FE" w14:textId="47556E44" w:rsidR="76B3BEA6" w:rsidRDefault="76B3BEA6" w:rsidP="76B3BEA6"/>
    <w:tbl>
      <w:tblPr>
        <w:tblW w:w="0" w:type="auto"/>
        <w:tblLayout w:type="fixed"/>
        <w:tblLook w:val="06A0" w:firstRow="1" w:lastRow="0" w:firstColumn="1" w:lastColumn="0" w:noHBand="1" w:noVBand="1"/>
      </w:tblPr>
      <w:tblGrid>
        <w:gridCol w:w="819"/>
        <w:gridCol w:w="1063"/>
        <w:gridCol w:w="1072"/>
        <w:gridCol w:w="1063"/>
        <w:gridCol w:w="1072"/>
        <w:gridCol w:w="1063"/>
        <w:gridCol w:w="1072"/>
        <w:gridCol w:w="1063"/>
        <w:gridCol w:w="1072"/>
      </w:tblGrid>
      <w:tr w:rsidR="2F61107E" w14:paraId="04653B6E" w14:textId="77777777" w:rsidTr="2F61107E">
        <w:trPr>
          <w:trHeight w:val="300"/>
        </w:trPr>
        <w:tc>
          <w:tcPr>
            <w:tcW w:w="9359" w:type="dxa"/>
            <w:gridSpan w:val="9"/>
            <w:tcBorders>
              <w:top w:val="single" w:sz="8" w:space="0" w:color="000000" w:themeColor="text1"/>
              <w:left w:val="single" w:sz="8" w:space="0" w:color="000000" w:themeColor="text1"/>
              <w:bottom w:val="nil"/>
              <w:right w:val="nil"/>
            </w:tcBorders>
            <w:tcMar>
              <w:top w:w="15" w:type="dxa"/>
              <w:left w:w="15" w:type="dxa"/>
              <w:right w:w="15" w:type="dxa"/>
            </w:tcMar>
            <w:vAlign w:val="bottom"/>
          </w:tcPr>
          <w:p w14:paraId="0C877F9B" w14:textId="6AC3F3EA" w:rsidR="2F61107E" w:rsidRDefault="2F61107E" w:rsidP="2F61107E">
            <w:pPr>
              <w:spacing w:after="0"/>
              <w:jc w:val="center"/>
            </w:pPr>
            <w:r w:rsidRPr="2F61107E">
              <w:rPr>
                <w:rFonts w:ascii="Aptos Narrow" w:eastAsia="Aptos Narrow" w:hAnsi="Aptos Narrow" w:cs="Aptos Narrow"/>
                <w:b/>
                <w:bCs/>
                <w:color w:val="000000" w:themeColor="text1"/>
                <w:sz w:val="22"/>
                <w:szCs w:val="22"/>
              </w:rPr>
              <w:lastRenderedPageBreak/>
              <w:t xml:space="preserve">Table 3A. Query 2.1 </w:t>
            </w:r>
            <w:r w:rsidR="00F32178">
              <w:rPr>
                <w:rFonts w:ascii="Aptos Narrow" w:eastAsia="Aptos Narrow" w:hAnsi="Aptos Narrow" w:cs="Aptos Narrow"/>
                <w:b/>
                <w:bCs/>
                <w:color w:val="000000" w:themeColor="text1"/>
                <w:sz w:val="22"/>
                <w:szCs w:val="22"/>
              </w:rPr>
              <w:t>f</w:t>
            </w:r>
            <w:r w:rsidR="00F32178" w:rsidRPr="2F61107E">
              <w:rPr>
                <w:rFonts w:ascii="Aptos Narrow" w:eastAsia="Aptos Narrow" w:hAnsi="Aptos Narrow" w:cs="Aptos Narrow"/>
                <w:b/>
                <w:bCs/>
                <w:color w:val="000000" w:themeColor="text1"/>
                <w:sz w:val="22"/>
                <w:szCs w:val="22"/>
              </w:rPr>
              <w:t xml:space="preserve">or </w:t>
            </w:r>
            <w:r w:rsidR="00F32178" w:rsidRPr="00F32178">
              <w:rPr>
                <w:rFonts w:ascii="Aptos Narrow" w:eastAsia="Aptos Narrow" w:hAnsi="Aptos Narrow" w:cs="Aptos Narrow"/>
                <w:b/>
                <w:bCs/>
                <w:color w:val="000000" w:themeColor="text1"/>
                <w:sz w:val="22"/>
                <w:szCs w:val="22"/>
              </w:rPr>
              <w:t>each set of blocks</w:t>
            </w:r>
          </w:p>
        </w:tc>
      </w:tr>
      <w:tr w:rsidR="2F61107E" w14:paraId="2D2C4189" w14:textId="77777777" w:rsidTr="2F61107E">
        <w:trPr>
          <w:trHeight w:val="300"/>
        </w:trPr>
        <w:tc>
          <w:tcPr>
            <w:tcW w:w="819"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5F346AA3" w14:textId="27CCF87E" w:rsidR="2F61107E" w:rsidRDefault="00BF41D8" w:rsidP="2F61107E">
            <w:pPr>
              <w:spacing w:after="0"/>
              <w:jc w:val="center"/>
            </w:pPr>
            <w:r>
              <w:rPr>
                <w:rFonts w:ascii="Aptos Narrow" w:eastAsia="Aptos Narrow" w:hAnsi="Aptos Narrow" w:cs="Aptos Narrow"/>
                <w:color w:val="000000" w:themeColor="text1"/>
                <w:sz w:val="22"/>
                <w:szCs w:val="22"/>
              </w:rPr>
              <w:t>Number of blocks</w:t>
            </w:r>
          </w:p>
        </w:tc>
        <w:tc>
          <w:tcPr>
            <w:tcW w:w="2135" w:type="dxa"/>
            <w:gridSpan w:val="2"/>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0FCDC566" w14:textId="74116A15"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c>
          <w:tcPr>
            <w:tcW w:w="2135" w:type="dxa"/>
            <w:gridSpan w:val="2"/>
            <w:tcBorders>
              <w:top w:val="single" w:sz="8" w:space="0" w:color="000000" w:themeColor="text1"/>
              <w:left w:val="nil"/>
              <w:bottom w:val="single" w:sz="8" w:space="0" w:color="000000" w:themeColor="text1"/>
              <w:right w:val="nil"/>
            </w:tcBorders>
            <w:tcMar>
              <w:top w:w="15" w:type="dxa"/>
              <w:left w:w="15" w:type="dxa"/>
              <w:right w:w="15" w:type="dxa"/>
            </w:tcMar>
            <w:vAlign w:val="bottom"/>
          </w:tcPr>
          <w:p w14:paraId="2C7BBA4C" w14:textId="0FFEE052" w:rsidR="2F61107E" w:rsidRDefault="2F61107E" w:rsidP="2F61107E">
            <w:pPr>
              <w:spacing w:after="0"/>
              <w:jc w:val="center"/>
            </w:pPr>
            <w:r w:rsidRPr="2F61107E">
              <w:rPr>
                <w:rFonts w:ascii="Aptos Narrow" w:eastAsia="Aptos Narrow" w:hAnsi="Aptos Narrow" w:cs="Aptos Narrow"/>
                <w:color w:val="000000" w:themeColor="text1"/>
                <w:sz w:val="22"/>
                <w:szCs w:val="22"/>
              </w:rPr>
              <w:t>10</w:t>
            </w:r>
          </w:p>
        </w:tc>
        <w:tc>
          <w:tcPr>
            <w:tcW w:w="2135" w:type="dxa"/>
            <w:gridSpan w:val="2"/>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610AA1C4" w14:textId="3BECB6CE" w:rsidR="2F61107E" w:rsidRDefault="2F61107E" w:rsidP="2F61107E">
            <w:pPr>
              <w:spacing w:after="0"/>
              <w:jc w:val="center"/>
            </w:pPr>
            <w:r w:rsidRPr="2F61107E">
              <w:rPr>
                <w:rFonts w:ascii="Aptos Narrow" w:eastAsia="Aptos Narrow" w:hAnsi="Aptos Narrow" w:cs="Aptos Narrow"/>
                <w:color w:val="000000" w:themeColor="text1"/>
                <w:sz w:val="22"/>
                <w:szCs w:val="22"/>
              </w:rPr>
              <w:t>50</w:t>
            </w:r>
          </w:p>
        </w:tc>
        <w:tc>
          <w:tcPr>
            <w:tcW w:w="2135" w:type="dxa"/>
            <w:gridSpan w:val="2"/>
            <w:tcBorders>
              <w:top w:val="single" w:sz="8" w:space="0" w:color="000000" w:themeColor="text1"/>
              <w:left w:val="nil"/>
              <w:bottom w:val="single" w:sz="8" w:space="0" w:color="000000" w:themeColor="text1"/>
              <w:right w:val="nil"/>
            </w:tcBorders>
            <w:tcMar>
              <w:top w:w="15" w:type="dxa"/>
              <w:left w:w="15" w:type="dxa"/>
              <w:right w:w="15" w:type="dxa"/>
            </w:tcMar>
            <w:vAlign w:val="bottom"/>
          </w:tcPr>
          <w:p w14:paraId="54EF9865" w14:textId="5D804C00" w:rsidR="2F61107E" w:rsidRDefault="2F61107E" w:rsidP="2F61107E">
            <w:pPr>
              <w:spacing w:after="0"/>
              <w:jc w:val="center"/>
            </w:pPr>
            <w:r w:rsidRPr="2F61107E">
              <w:rPr>
                <w:rFonts w:ascii="Aptos Narrow" w:eastAsia="Aptos Narrow" w:hAnsi="Aptos Narrow" w:cs="Aptos Narrow"/>
                <w:color w:val="000000" w:themeColor="text1"/>
                <w:sz w:val="22"/>
                <w:szCs w:val="22"/>
              </w:rPr>
              <w:t>100</w:t>
            </w:r>
          </w:p>
        </w:tc>
      </w:tr>
      <w:tr w:rsidR="2F61107E" w14:paraId="79FE6CA1" w14:textId="77777777" w:rsidTr="2F61107E">
        <w:trPr>
          <w:trHeight w:val="300"/>
        </w:trPr>
        <w:tc>
          <w:tcPr>
            <w:tcW w:w="819"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15521EBD" w14:textId="5F9FAA27" w:rsidR="2F61107E" w:rsidRDefault="2F61107E" w:rsidP="2F61107E">
            <w:pPr>
              <w:spacing w:after="0"/>
              <w:jc w:val="center"/>
            </w:pPr>
            <w:r w:rsidRPr="2F61107E">
              <w:rPr>
                <w:rFonts w:ascii="Aptos Narrow" w:eastAsia="Aptos Narrow" w:hAnsi="Aptos Narrow" w:cs="Aptos Narrow"/>
                <w:color w:val="000000" w:themeColor="text1"/>
                <w:sz w:val="22"/>
                <w:szCs w:val="22"/>
              </w:rPr>
              <w:t>Rank</w:t>
            </w:r>
          </w:p>
        </w:tc>
        <w:tc>
          <w:tcPr>
            <w:tcW w:w="1063"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36DCF34A" w14:textId="4FAB2F26"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72"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558D2B8A" w14:textId="0D63A8ED" w:rsidR="2F61107E" w:rsidRDefault="2F61107E" w:rsidP="2F61107E">
            <w:pPr>
              <w:spacing w:after="0"/>
              <w:jc w:val="center"/>
            </w:pPr>
            <w:r w:rsidRPr="2F61107E">
              <w:rPr>
                <w:rFonts w:ascii="Aptos Narrow" w:eastAsia="Aptos Narrow" w:hAnsi="Aptos Narrow" w:cs="Aptos Narrow"/>
                <w:color w:val="000000" w:themeColor="text1"/>
                <w:sz w:val="22"/>
                <w:szCs w:val="22"/>
              </w:rPr>
              <w:t>Received Percentage (%)</w:t>
            </w:r>
          </w:p>
        </w:tc>
        <w:tc>
          <w:tcPr>
            <w:tcW w:w="1063"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6A06D307" w14:textId="59FC0AAF"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72"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1E9195D4" w14:textId="0D71FD21" w:rsidR="2F61107E" w:rsidRDefault="2F61107E" w:rsidP="2F61107E">
            <w:pPr>
              <w:spacing w:after="0"/>
              <w:jc w:val="center"/>
            </w:pPr>
            <w:r w:rsidRPr="2F61107E">
              <w:rPr>
                <w:rFonts w:ascii="Aptos Narrow" w:eastAsia="Aptos Narrow" w:hAnsi="Aptos Narrow" w:cs="Aptos Narrow"/>
                <w:color w:val="000000" w:themeColor="text1"/>
                <w:sz w:val="22"/>
                <w:szCs w:val="22"/>
              </w:rPr>
              <w:t>Received Percentage (%)</w:t>
            </w:r>
          </w:p>
        </w:tc>
        <w:tc>
          <w:tcPr>
            <w:tcW w:w="1063"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51EB4FD4" w14:textId="20313DD6"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72"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5DD4DC85" w14:textId="1B578AD2" w:rsidR="2F61107E" w:rsidRDefault="2F61107E" w:rsidP="2F61107E">
            <w:pPr>
              <w:spacing w:after="0"/>
              <w:jc w:val="center"/>
            </w:pPr>
            <w:r w:rsidRPr="2F61107E">
              <w:rPr>
                <w:rFonts w:ascii="Aptos Narrow" w:eastAsia="Aptos Narrow" w:hAnsi="Aptos Narrow" w:cs="Aptos Narrow"/>
                <w:color w:val="000000" w:themeColor="text1"/>
                <w:sz w:val="22"/>
                <w:szCs w:val="22"/>
              </w:rPr>
              <w:t>Received Percentage (%)</w:t>
            </w:r>
          </w:p>
        </w:tc>
        <w:tc>
          <w:tcPr>
            <w:tcW w:w="1063"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6F921395" w14:textId="23369DB5"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72"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1BBD5AF7" w14:textId="59374956" w:rsidR="2F61107E" w:rsidRDefault="2F61107E" w:rsidP="2F61107E">
            <w:pPr>
              <w:spacing w:after="0"/>
              <w:jc w:val="center"/>
            </w:pPr>
            <w:r w:rsidRPr="2F61107E">
              <w:rPr>
                <w:rFonts w:ascii="Aptos Narrow" w:eastAsia="Aptos Narrow" w:hAnsi="Aptos Narrow" w:cs="Aptos Narrow"/>
                <w:color w:val="000000" w:themeColor="text1"/>
                <w:sz w:val="22"/>
                <w:szCs w:val="22"/>
              </w:rPr>
              <w:t>Received Percentage (%)</w:t>
            </w:r>
          </w:p>
        </w:tc>
      </w:tr>
      <w:tr w:rsidR="2F61107E" w14:paraId="6B3BA27F" w14:textId="77777777" w:rsidTr="2F61107E">
        <w:trPr>
          <w:trHeight w:val="300"/>
        </w:trPr>
        <w:tc>
          <w:tcPr>
            <w:tcW w:w="819" w:type="dxa"/>
            <w:tcBorders>
              <w:top w:val="single" w:sz="8" w:space="0" w:color="000000" w:themeColor="text1"/>
              <w:left w:val="single" w:sz="8" w:space="0" w:color="000000" w:themeColor="text1"/>
              <w:bottom w:val="nil"/>
              <w:right w:val="nil"/>
            </w:tcBorders>
            <w:tcMar>
              <w:top w:w="15" w:type="dxa"/>
              <w:left w:w="15" w:type="dxa"/>
              <w:right w:w="15" w:type="dxa"/>
            </w:tcMar>
            <w:vAlign w:val="bottom"/>
          </w:tcPr>
          <w:p w14:paraId="4D82DB14" w14:textId="7C20D90B" w:rsidR="2F61107E" w:rsidRDefault="2F61107E" w:rsidP="2F61107E">
            <w:pPr>
              <w:spacing w:after="0"/>
              <w:jc w:val="center"/>
            </w:pPr>
            <w:r w:rsidRPr="2F61107E">
              <w:rPr>
                <w:rFonts w:ascii="Aptos Narrow" w:eastAsia="Aptos Narrow" w:hAnsi="Aptos Narrow" w:cs="Aptos Narrow"/>
                <w:b/>
                <w:bCs/>
                <w:color w:val="000000" w:themeColor="text1"/>
                <w:sz w:val="22"/>
                <w:szCs w:val="22"/>
              </w:rPr>
              <w:t>1</w:t>
            </w:r>
          </w:p>
        </w:tc>
        <w:tc>
          <w:tcPr>
            <w:tcW w:w="1063" w:type="dxa"/>
            <w:tcBorders>
              <w:top w:val="single" w:sz="8" w:space="0" w:color="000000" w:themeColor="text1"/>
              <w:left w:val="single" w:sz="8" w:space="0" w:color="000000" w:themeColor="text1"/>
              <w:bottom w:val="nil"/>
              <w:right w:val="nil"/>
            </w:tcBorders>
            <w:shd w:val="clear" w:color="auto" w:fill="FCCACA"/>
            <w:tcMar>
              <w:top w:w="15" w:type="dxa"/>
              <w:left w:w="15" w:type="dxa"/>
              <w:right w:w="15" w:type="dxa"/>
            </w:tcMar>
            <w:vAlign w:val="bottom"/>
          </w:tcPr>
          <w:p w14:paraId="1C7D28EF" w14:textId="46A678DC" w:rsidR="2F61107E" w:rsidRDefault="2F61107E" w:rsidP="2F61107E">
            <w:pPr>
              <w:spacing w:after="0"/>
              <w:jc w:val="center"/>
            </w:pPr>
            <w:r w:rsidRPr="2F61107E">
              <w:rPr>
                <w:rFonts w:ascii="Aptos Narrow" w:eastAsia="Aptos Narrow" w:hAnsi="Aptos Narrow" w:cs="Aptos Narrow"/>
                <w:color w:val="000000" w:themeColor="text1"/>
                <w:sz w:val="22"/>
                <w:szCs w:val="22"/>
              </w:rPr>
              <w:t>0xdac1...831ec7</w:t>
            </w:r>
          </w:p>
        </w:tc>
        <w:tc>
          <w:tcPr>
            <w:tcW w:w="1072" w:type="dxa"/>
            <w:tcBorders>
              <w:top w:val="single" w:sz="8" w:space="0" w:color="000000" w:themeColor="text1"/>
              <w:left w:val="nil"/>
              <w:bottom w:val="nil"/>
              <w:right w:val="single" w:sz="8" w:space="0" w:color="000000" w:themeColor="text1"/>
            </w:tcBorders>
            <w:tcMar>
              <w:top w:w="15" w:type="dxa"/>
              <w:left w:w="15" w:type="dxa"/>
              <w:right w:w="15" w:type="dxa"/>
            </w:tcMar>
            <w:vAlign w:val="bottom"/>
          </w:tcPr>
          <w:p w14:paraId="096B708A" w14:textId="4E752503" w:rsidR="2F61107E" w:rsidRDefault="2F61107E" w:rsidP="2F61107E">
            <w:pPr>
              <w:spacing w:after="0"/>
              <w:jc w:val="center"/>
            </w:pPr>
            <w:r w:rsidRPr="2F61107E">
              <w:rPr>
                <w:rFonts w:ascii="Aptos Narrow" w:eastAsia="Aptos Narrow" w:hAnsi="Aptos Narrow" w:cs="Aptos Narrow"/>
                <w:color w:val="000000" w:themeColor="text1"/>
                <w:sz w:val="22"/>
                <w:szCs w:val="22"/>
              </w:rPr>
              <w:t>9,813</w:t>
            </w:r>
          </w:p>
        </w:tc>
        <w:tc>
          <w:tcPr>
            <w:tcW w:w="1063" w:type="dxa"/>
            <w:tcBorders>
              <w:top w:val="single" w:sz="8" w:space="0" w:color="000000" w:themeColor="text1"/>
              <w:left w:val="single" w:sz="8" w:space="0" w:color="000000" w:themeColor="text1"/>
              <w:bottom w:val="nil"/>
              <w:right w:val="nil"/>
            </w:tcBorders>
            <w:shd w:val="clear" w:color="auto" w:fill="FCCACA"/>
            <w:tcMar>
              <w:top w:w="15" w:type="dxa"/>
              <w:left w:w="15" w:type="dxa"/>
              <w:right w:w="15" w:type="dxa"/>
            </w:tcMar>
            <w:vAlign w:val="bottom"/>
          </w:tcPr>
          <w:p w14:paraId="2F1326AA" w14:textId="1DF168DF" w:rsidR="2F61107E" w:rsidRDefault="2F61107E" w:rsidP="2F61107E">
            <w:pPr>
              <w:spacing w:after="0"/>
              <w:jc w:val="center"/>
            </w:pPr>
            <w:r w:rsidRPr="2F61107E">
              <w:rPr>
                <w:rFonts w:ascii="Aptos Narrow" w:eastAsia="Aptos Narrow" w:hAnsi="Aptos Narrow" w:cs="Aptos Narrow"/>
                <w:color w:val="000000" w:themeColor="text1"/>
                <w:sz w:val="22"/>
                <w:szCs w:val="22"/>
              </w:rPr>
              <w:t>0xdac1...831ec7</w:t>
            </w:r>
          </w:p>
        </w:tc>
        <w:tc>
          <w:tcPr>
            <w:tcW w:w="1072" w:type="dxa"/>
            <w:tcBorders>
              <w:top w:val="single" w:sz="8" w:space="0" w:color="000000" w:themeColor="text1"/>
              <w:left w:val="nil"/>
              <w:bottom w:val="nil"/>
              <w:right w:val="nil"/>
            </w:tcBorders>
            <w:tcMar>
              <w:top w:w="15" w:type="dxa"/>
              <w:left w:w="15" w:type="dxa"/>
              <w:right w:w="15" w:type="dxa"/>
            </w:tcMar>
            <w:vAlign w:val="bottom"/>
          </w:tcPr>
          <w:p w14:paraId="6A6A5654" w14:textId="1C657FFA" w:rsidR="2F61107E" w:rsidRDefault="2F61107E" w:rsidP="2F61107E">
            <w:pPr>
              <w:spacing w:after="0"/>
              <w:jc w:val="center"/>
            </w:pPr>
            <w:r w:rsidRPr="2F61107E">
              <w:rPr>
                <w:rFonts w:ascii="Aptos Narrow" w:eastAsia="Aptos Narrow" w:hAnsi="Aptos Narrow" w:cs="Aptos Narrow"/>
                <w:color w:val="000000" w:themeColor="text1"/>
                <w:sz w:val="22"/>
                <w:szCs w:val="22"/>
              </w:rPr>
              <w:t>8,959</w:t>
            </w:r>
          </w:p>
        </w:tc>
        <w:tc>
          <w:tcPr>
            <w:tcW w:w="1063" w:type="dxa"/>
            <w:tcBorders>
              <w:top w:val="single" w:sz="8" w:space="0" w:color="000000" w:themeColor="text1"/>
              <w:left w:val="single" w:sz="8" w:space="0" w:color="000000" w:themeColor="text1"/>
              <w:bottom w:val="nil"/>
              <w:right w:val="nil"/>
            </w:tcBorders>
            <w:shd w:val="clear" w:color="auto" w:fill="FCCACA"/>
            <w:tcMar>
              <w:top w:w="15" w:type="dxa"/>
              <w:left w:w="15" w:type="dxa"/>
              <w:right w:w="15" w:type="dxa"/>
            </w:tcMar>
            <w:vAlign w:val="bottom"/>
          </w:tcPr>
          <w:p w14:paraId="712A04B0" w14:textId="306B4825" w:rsidR="2F61107E" w:rsidRDefault="2F61107E" w:rsidP="2F61107E">
            <w:pPr>
              <w:spacing w:after="0"/>
              <w:jc w:val="center"/>
            </w:pPr>
            <w:r w:rsidRPr="2F61107E">
              <w:rPr>
                <w:rFonts w:ascii="Aptos Narrow" w:eastAsia="Aptos Narrow" w:hAnsi="Aptos Narrow" w:cs="Aptos Narrow"/>
                <w:color w:val="000000" w:themeColor="text1"/>
                <w:sz w:val="22"/>
                <w:szCs w:val="22"/>
              </w:rPr>
              <w:t>0xdac1...831ec7</w:t>
            </w:r>
          </w:p>
        </w:tc>
        <w:tc>
          <w:tcPr>
            <w:tcW w:w="1072" w:type="dxa"/>
            <w:tcBorders>
              <w:top w:val="single" w:sz="8" w:space="0" w:color="000000" w:themeColor="text1"/>
              <w:left w:val="nil"/>
              <w:bottom w:val="nil"/>
              <w:right w:val="single" w:sz="8" w:space="0" w:color="000000" w:themeColor="text1"/>
            </w:tcBorders>
            <w:tcMar>
              <w:top w:w="15" w:type="dxa"/>
              <w:left w:w="15" w:type="dxa"/>
              <w:right w:w="15" w:type="dxa"/>
            </w:tcMar>
            <w:vAlign w:val="bottom"/>
          </w:tcPr>
          <w:p w14:paraId="0F7F4734" w14:textId="252E3E1B" w:rsidR="2F61107E" w:rsidRDefault="2F61107E" w:rsidP="2F61107E">
            <w:pPr>
              <w:spacing w:after="0"/>
              <w:jc w:val="center"/>
            </w:pPr>
            <w:r w:rsidRPr="2F61107E">
              <w:rPr>
                <w:rFonts w:ascii="Aptos Narrow" w:eastAsia="Aptos Narrow" w:hAnsi="Aptos Narrow" w:cs="Aptos Narrow"/>
                <w:color w:val="000000" w:themeColor="text1"/>
                <w:sz w:val="22"/>
                <w:szCs w:val="22"/>
              </w:rPr>
              <w:t>8,623</w:t>
            </w:r>
          </w:p>
        </w:tc>
        <w:tc>
          <w:tcPr>
            <w:tcW w:w="1063" w:type="dxa"/>
            <w:tcBorders>
              <w:top w:val="single" w:sz="8" w:space="0" w:color="000000" w:themeColor="text1"/>
              <w:left w:val="single" w:sz="8" w:space="0" w:color="000000" w:themeColor="text1"/>
              <w:bottom w:val="nil"/>
              <w:right w:val="nil"/>
            </w:tcBorders>
            <w:shd w:val="clear" w:color="auto" w:fill="FCCACA"/>
            <w:tcMar>
              <w:top w:w="15" w:type="dxa"/>
              <w:left w:w="15" w:type="dxa"/>
              <w:right w:w="15" w:type="dxa"/>
            </w:tcMar>
            <w:vAlign w:val="bottom"/>
          </w:tcPr>
          <w:p w14:paraId="21CC331F" w14:textId="16AA58B0" w:rsidR="2F61107E" w:rsidRDefault="2F61107E" w:rsidP="2F61107E">
            <w:pPr>
              <w:spacing w:after="0"/>
              <w:jc w:val="center"/>
            </w:pPr>
            <w:r w:rsidRPr="2F61107E">
              <w:rPr>
                <w:rFonts w:ascii="Aptos Narrow" w:eastAsia="Aptos Narrow" w:hAnsi="Aptos Narrow" w:cs="Aptos Narrow"/>
                <w:color w:val="000000" w:themeColor="text1"/>
                <w:sz w:val="22"/>
                <w:szCs w:val="22"/>
              </w:rPr>
              <w:t>0xdac1...831ec7</w:t>
            </w:r>
          </w:p>
        </w:tc>
        <w:tc>
          <w:tcPr>
            <w:tcW w:w="1072" w:type="dxa"/>
            <w:tcBorders>
              <w:top w:val="single" w:sz="8" w:space="0" w:color="000000" w:themeColor="text1"/>
              <w:left w:val="nil"/>
              <w:bottom w:val="nil"/>
              <w:right w:val="single" w:sz="8" w:space="0" w:color="000000" w:themeColor="text1"/>
            </w:tcBorders>
            <w:tcMar>
              <w:top w:w="15" w:type="dxa"/>
              <w:left w:w="15" w:type="dxa"/>
              <w:right w:w="15" w:type="dxa"/>
            </w:tcMar>
            <w:vAlign w:val="bottom"/>
          </w:tcPr>
          <w:p w14:paraId="341688D1" w14:textId="2E421799" w:rsidR="2F61107E" w:rsidRDefault="2F61107E" w:rsidP="2F61107E">
            <w:pPr>
              <w:spacing w:after="0"/>
              <w:jc w:val="center"/>
            </w:pPr>
            <w:r w:rsidRPr="2F61107E">
              <w:rPr>
                <w:rFonts w:ascii="Aptos Narrow" w:eastAsia="Aptos Narrow" w:hAnsi="Aptos Narrow" w:cs="Aptos Narrow"/>
                <w:color w:val="000000" w:themeColor="text1"/>
                <w:sz w:val="22"/>
                <w:szCs w:val="22"/>
              </w:rPr>
              <w:t>8,545</w:t>
            </w:r>
          </w:p>
        </w:tc>
      </w:tr>
      <w:tr w:rsidR="2F61107E" w14:paraId="51433D87" w14:textId="77777777" w:rsidTr="2F61107E">
        <w:trPr>
          <w:trHeight w:val="300"/>
        </w:trPr>
        <w:tc>
          <w:tcPr>
            <w:tcW w:w="819" w:type="dxa"/>
            <w:tcBorders>
              <w:top w:val="nil"/>
              <w:left w:val="single" w:sz="8" w:space="0" w:color="000000" w:themeColor="text1"/>
              <w:bottom w:val="nil"/>
              <w:right w:val="nil"/>
            </w:tcBorders>
            <w:tcMar>
              <w:top w:w="15" w:type="dxa"/>
              <w:left w:w="15" w:type="dxa"/>
              <w:right w:w="15" w:type="dxa"/>
            </w:tcMar>
            <w:vAlign w:val="bottom"/>
          </w:tcPr>
          <w:p w14:paraId="0D33DCB0" w14:textId="462CF383" w:rsidR="2F61107E" w:rsidRDefault="2F61107E" w:rsidP="2F61107E">
            <w:pPr>
              <w:spacing w:after="0"/>
              <w:jc w:val="center"/>
            </w:pPr>
            <w:r w:rsidRPr="2F61107E">
              <w:rPr>
                <w:rFonts w:ascii="Aptos Narrow" w:eastAsia="Aptos Narrow" w:hAnsi="Aptos Narrow" w:cs="Aptos Narrow"/>
                <w:b/>
                <w:bCs/>
                <w:color w:val="000000" w:themeColor="text1"/>
                <w:sz w:val="22"/>
                <w:szCs w:val="22"/>
              </w:rPr>
              <w:t>2</w:t>
            </w:r>
          </w:p>
        </w:tc>
        <w:tc>
          <w:tcPr>
            <w:tcW w:w="1063" w:type="dxa"/>
            <w:tcBorders>
              <w:top w:val="nil"/>
              <w:left w:val="single" w:sz="8" w:space="0" w:color="000000" w:themeColor="text1"/>
              <w:bottom w:val="nil"/>
              <w:right w:val="nil"/>
            </w:tcBorders>
            <w:shd w:val="clear" w:color="auto" w:fill="CAD8FC"/>
            <w:tcMar>
              <w:top w:w="15" w:type="dxa"/>
              <w:left w:w="15" w:type="dxa"/>
              <w:right w:w="15" w:type="dxa"/>
            </w:tcMar>
            <w:vAlign w:val="bottom"/>
          </w:tcPr>
          <w:p w14:paraId="32684839" w14:textId="368F8711"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60676294" w14:textId="0CD26618" w:rsidR="2F61107E" w:rsidRDefault="2F61107E" w:rsidP="2F61107E">
            <w:pPr>
              <w:spacing w:after="0"/>
              <w:jc w:val="center"/>
            </w:pPr>
            <w:r w:rsidRPr="2F61107E">
              <w:rPr>
                <w:rFonts w:ascii="Aptos Narrow" w:eastAsia="Aptos Narrow" w:hAnsi="Aptos Narrow" w:cs="Aptos Narrow"/>
                <w:color w:val="000000" w:themeColor="text1"/>
                <w:sz w:val="22"/>
                <w:szCs w:val="22"/>
              </w:rPr>
              <w:t>8,645</w:t>
            </w:r>
          </w:p>
        </w:tc>
        <w:tc>
          <w:tcPr>
            <w:tcW w:w="1063" w:type="dxa"/>
            <w:tcBorders>
              <w:top w:val="nil"/>
              <w:left w:val="single" w:sz="8" w:space="0" w:color="000000" w:themeColor="text1"/>
              <w:bottom w:val="nil"/>
              <w:right w:val="nil"/>
            </w:tcBorders>
            <w:shd w:val="clear" w:color="auto" w:fill="CAD8FC"/>
            <w:tcMar>
              <w:top w:w="15" w:type="dxa"/>
              <w:left w:w="15" w:type="dxa"/>
              <w:right w:w="15" w:type="dxa"/>
            </w:tcMar>
            <w:vAlign w:val="bottom"/>
          </w:tcPr>
          <w:p w14:paraId="2C6D9401" w14:textId="1955D1EA"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1072" w:type="dxa"/>
            <w:tcBorders>
              <w:top w:val="nil"/>
              <w:left w:val="nil"/>
              <w:bottom w:val="nil"/>
              <w:right w:val="nil"/>
            </w:tcBorders>
            <w:tcMar>
              <w:top w:w="15" w:type="dxa"/>
              <w:left w:w="15" w:type="dxa"/>
              <w:right w:w="15" w:type="dxa"/>
            </w:tcMar>
            <w:vAlign w:val="bottom"/>
          </w:tcPr>
          <w:p w14:paraId="0E40CFFB" w14:textId="57E1567C" w:rsidR="2F61107E" w:rsidRDefault="2F61107E" w:rsidP="2F61107E">
            <w:pPr>
              <w:spacing w:after="0"/>
              <w:jc w:val="center"/>
            </w:pPr>
            <w:r w:rsidRPr="2F61107E">
              <w:rPr>
                <w:rFonts w:ascii="Aptos Narrow" w:eastAsia="Aptos Narrow" w:hAnsi="Aptos Narrow" w:cs="Aptos Narrow"/>
                <w:color w:val="000000" w:themeColor="text1"/>
                <w:sz w:val="22"/>
                <w:szCs w:val="22"/>
              </w:rPr>
              <w:t>7,185</w:t>
            </w:r>
          </w:p>
        </w:tc>
        <w:tc>
          <w:tcPr>
            <w:tcW w:w="1063" w:type="dxa"/>
            <w:tcBorders>
              <w:top w:val="nil"/>
              <w:left w:val="single" w:sz="8" w:space="0" w:color="000000" w:themeColor="text1"/>
              <w:bottom w:val="nil"/>
              <w:right w:val="nil"/>
            </w:tcBorders>
            <w:shd w:val="clear" w:color="auto" w:fill="CAD8FC"/>
            <w:tcMar>
              <w:top w:w="15" w:type="dxa"/>
              <w:left w:w="15" w:type="dxa"/>
              <w:right w:w="15" w:type="dxa"/>
            </w:tcMar>
            <w:vAlign w:val="bottom"/>
          </w:tcPr>
          <w:p w14:paraId="36D3AD3A" w14:textId="446DC8ED"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29DF5493" w14:textId="4795369A" w:rsidR="2F61107E" w:rsidRDefault="2F61107E" w:rsidP="2F61107E">
            <w:pPr>
              <w:spacing w:after="0"/>
              <w:jc w:val="center"/>
            </w:pPr>
            <w:r w:rsidRPr="2F61107E">
              <w:rPr>
                <w:rFonts w:ascii="Aptos Narrow" w:eastAsia="Aptos Narrow" w:hAnsi="Aptos Narrow" w:cs="Aptos Narrow"/>
                <w:color w:val="000000" w:themeColor="text1"/>
                <w:sz w:val="22"/>
                <w:szCs w:val="22"/>
              </w:rPr>
              <w:t>6,729</w:t>
            </w:r>
          </w:p>
        </w:tc>
        <w:tc>
          <w:tcPr>
            <w:tcW w:w="1063" w:type="dxa"/>
            <w:tcBorders>
              <w:top w:val="nil"/>
              <w:left w:val="single" w:sz="8" w:space="0" w:color="000000" w:themeColor="text1"/>
              <w:bottom w:val="nil"/>
              <w:right w:val="nil"/>
            </w:tcBorders>
            <w:shd w:val="clear" w:color="auto" w:fill="CAD8FC"/>
            <w:tcMar>
              <w:top w:w="15" w:type="dxa"/>
              <w:left w:w="15" w:type="dxa"/>
              <w:right w:w="15" w:type="dxa"/>
            </w:tcMar>
            <w:vAlign w:val="bottom"/>
          </w:tcPr>
          <w:p w14:paraId="52B73EB0" w14:textId="108FC937"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1F247659" w14:textId="27D9994A" w:rsidR="2F61107E" w:rsidRDefault="2F61107E" w:rsidP="2F61107E">
            <w:pPr>
              <w:spacing w:after="0"/>
              <w:jc w:val="center"/>
            </w:pPr>
            <w:r w:rsidRPr="2F61107E">
              <w:rPr>
                <w:rFonts w:ascii="Aptos Narrow" w:eastAsia="Aptos Narrow" w:hAnsi="Aptos Narrow" w:cs="Aptos Narrow"/>
                <w:color w:val="000000" w:themeColor="text1"/>
                <w:sz w:val="22"/>
                <w:szCs w:val="22"/>
              </w:rPr>
              <w:t>6,960</w:t>
            </w:r>
          </w:p>
        </w:tc>
      </w:tr>
      <w:tr w:rsidR="2F61107E" w14:paraId="130BCE53" w14:textId="77777777" w:rsidTr="2F61107E">
        <w:trPr>
          <w:trHeight w:val="300"/>
        </w:trPr>
        <w:tc>
          <w:tcPr>
            <w:tcW w:w="819" w:type="dxa"/>
            <w:tcBorders>
              <w:top w:val="nil"/>
              <w:left w:val="single" w:sz="8" w:space="0" w:color="000000" w:themeColor="text1"/>
              <w:bottom w:val="nil"/>
              <w:right w:val="nil"/>
            </w:tcBorders>
            <w:tcMar>
              <w:top w:w="15" w:type="dxa"/>
              <w:left w:w="15" w:type="dxa"/>
              <w:right w:w="15" w:type="dxa"/>
            </w:tcMar>
            <w:vAlign w:val="bottom"/>
          </w:tcPr>
          <w:p w14:paraId="152ADF75" w14:textId="07D9EE34" w:rsidR="2F61107E" w:rsidRDefault="2F61107E" w:rsidP="2F61107E">
            <w:pPr>
              <w:spacing w:after="0"/>
              <w:jc w:val="center"/>
            </w:pPr>
            <w:r w:rsidRPr="2F61107E">
              <w:rPr>
                <w:rFonts w:ascii="Aptos Narrow" w:eastAsia="Aptos Narrow" w:hAnsi="Aptos Narrow" w:cs="Aptos Narrow"/>
                <w:b/>
                <w:bCs/>
                <w:color w:val="000000" w:themeColor="text1"/>
                <w:sz w:val="22"/>
                <w:szCs w:val="22"/>
              </w:rPr>
              <w:t>3</w:t>
            </w:r>
          </w:p>
        </w:tc>
        <w:tc>
          <w:tcPr>
            <w:tcW w:w="1063" w:type="dxa"/>
            <w:tcBorders>
              <w:top w:val="nil"/>
              <w:left w:val="single" w:sz="8" w:space="0" w:color="000000" w:themeColor="text1"/>
              <w:bottom w:val="nil"/>
              <w:right w:val="nil"/>
            </w:tcBorders>
            <w:shd w:val="clear" w:color="auto" w:fill="FCF6CA"/>
            <w:tcMar>
              <w:top w:w="15" w:type="dxa"/>
              <w:left w:w="15" w:type="dxa"/>
              <w:right w:w="15" w:type="dxa"/>
            </w:tcMar>
            <w:vAlign w:val="bottom"/>
          </w:tcPr>
          <w:p w14:paraId="06B96EC3" w14:textId="0F811F40" w:rsidR="2F61107E" w:rsidRDefault="2F61107E" w:rsidP="2F61107E">
            <w:pPr>
              <w:spacing w:after="0"/>
              <w:jc w:val="center"/>
            </w:pPr>
            <w:r w:rsidRPr="2F61107E">
              <w:rPr>
                <w:rFonts w:ascii="Aptos Narrow" w:eastAsia="Aptos Narrow" w:hAnsi="Aptos Narrow" w:cs="Aptos Narrow"/>
                <w:color w:val="000000" w:themeColor="text1"/>
                <w:sz w:val="22"/>
                <w:szCs w:val="22"/>
              </w:rPr>
              <w:t>0x3fc9...2b7fad</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29C4737F" w14:textId="58AC9F1B" w:rsidR="2F61107E" w:rsidRDefault="2F61107E" w:rsidP="2F61107E">
            <w:pPr>
              <w:spacing w:after="0"/>
              <w:jc w:val="center"/>
            </w:pPr>
            <w:r w:rsidRPr="2F61107E">
              <w:rPr>
                <w:rFonts w:ascii="Aptos Narrow" w:eastAsia="Aptos Narrow" w:hAnsi="Aptos Narrow" w:cs="Aptos Narrow"/>
                <w:color w:val="000000" w:themeColor="text1"/>
                <w:sz w:val="22"/>
                <w:szCs w:val="22"/>
              </w:rPr>
              <w:t>4,907</w:t>
            </w:r>
          </w:p>
        </w:tc>
        <w:tc>
          <w:tcPr>
            <w:tcW w:w="1063" w:type="dxa"/>
            <w:tcBorders>
              <w:top w:val="nil"/>
              <w:left w:val="single" w:sz="8" w:space="0" w:color="000000" w:themeColor="text1"/>
              <w:bottom w:val="nil"/>
              <w:right w:val="nil"/>
            </w:tcBorders>
            <w:shd w:val="clear" w:color="auto" w:fill="FCF6CA"/>
            <w:tcMar>
              <w:top w:w="15" w:type="dxa"/>
              <w:left w:w="15" w:type="dxa"/>
              <w:right w:w="15" w:type="dxa"/>
            </w:tcMar>
            <w:vAlign w:val="bottom"/>
          </w:tcPr>
          <w:p w14:paraId="0C0ACE33" w14:textId="6903BFFC" w:rsidR="2F61107E" w:rsidRDefault="2F61107E" w:rsidP="2F61107E">
            <w:pPr>
              <w:spacing w:after="0"/>
              <w:jc w:val="center"/>
            </w:pPr>
            <w:r w:rsidRPr="2F61107E">
              <w:rPr>
                <w:rFonts w:ascii="Aptos Narrow" w:eastAsia="Aptos Narrow" w:hAnsi="Aptos Narrow" w:cs="Aptos Narrow"/>
                <w:color w:val="000000" w:themeColor="text1"/>
                <w:sz w:val="22"/>
                <w:szCs w:val="22"/>
              </w:rPr>
              <w:t>0x3fc9...2b7fad</w:t>
            </w:r>
          </w:p>
        </w:tc>
        <w:tc>
          <w:tcPr>
            <w:tcW w:w="1072" w:type="dxa"/>
            <w:tcBorders>
              <w:top w:val="nil"/>
              <w:left w:val="nil"/>
              <w:bottom w:val="nil"/>
              <w:right w:val="nil"/>
            </w:tcBorders>
            <w:tcMar>
              <w:top w:w="15" w:type="dxa"/>
              <w:left w:w="15" w:type="dxa"/>
              <w:right w:w="15" w:type="dxa"/>
            </w:tcMar>
            <w:vAlign w:val="bottom"/>
          </w:tcPr>
          <w:p w14:paraId="6701541C" w14:textId="2E4CEF04" w:rsidR="2F61107E" w:rsidRDefault="2F61107E" w:rsidP="2F61107E">
            <w:pPr>
              <w:spacing w:after="0"/>
              <w:jc w:val="center"/>
            </w:pPr>
            <w:r w:rsidRPr="2F61107E">
              <w:rPr>
                <w:rFonts w:ascii="Aptos Narrow" w:eastAsia="Aptos Narrow" w:hAnsi="Aptos Narrow" w:cs="Aptos Narrow"/>
                <w:color w:val="000000" w:themeColor="text1"/>
                <w:sz w:val="22"/>
                <w:szCs w:val="22"/>
              </w:rPr>
              <w:t>4,729</w:t>
            </w:r>
          </w:p>
        </w:tc>
        <w:tc>
          <w:tcPr>
            <w:tcW w:w="1063" w:type="dxa"/>
            <w:tcBorders>
              <w:top w:val="nil"/>
              <w:left w:val="single" w:sz="8" w:space="0" w:color="000000" w:themeColor="text1"/>
              <w:bottom w:val="nil"/>
              <w:right w:val="nil"/>
            </w:tcBorders>
            <w:shd w:val="clear" w:color="auto" w:fill="FCF6CA"/>
            <w:tcMar>
              <w:top w:w="15" w:type="dxa"/>
              <w:left w:w="15" w:type="dxa"/>
              <w:right w:w="15" w:type="dxa"/>
            </w:tcMar>
            <w:vAlign w:val="bottom"/>
          </w:tcPr>
          <w:p w14:paraId="1691445D" w14:textId="31CDFF25" w:rsidR="2F61107E" w:rsidRDefault="2F61107E" w:rsidP="2F61107E">
            <w:pPr>
              <w:spacing w:after="0"/>
              <w:jc w:val="center"/>
            </w:pPr>
            <w:r w:rsidRPr="2F61107E">
              <w:rPr>
                <w:rFonts w:ascii="Aptos Narrow" w:eastAsia="Aptos Narrow" w:hAnsi="Aptos Narrow" w:cs="Aptos Narrow"/>
                <w:color w:val="000000" w:themeColor="text1"/>
                <w:sz w:val="22"/>
                <w:szCs w:val="22"/>
              </w:rPr>
              <w:t>0x3fc9...2b7fad</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0A897F73" w14:textId="7B4D1782" w:rsidR="2F61107E" w:rsidRDefault="2F61107E" w:rsidP="2F61107E">
            <w:pPr>
              <w:spacing w:after="0"/>
              <w:jc w:val="center"/>
            </w:pPr>
            <w:r w:rsidRPr="2F61107E">
              <w:rPr>
                <w:rFonts w:ascii="Aptos Narrow" w:eastAsia="Aptos Narrow" w:hAnsi="Aptos Narrow" w:cs="Aptos Narrow"/>
                <w:color w:val="000000" w:themeColor="text1"/>
                <w:sz w:val="22"/>
                <w:szCs w:val="22"/>
              </w:rPr>
              <w:t>5,311</w:t>
            </w:r>
          </w:p>
        </w:tc>
        <w:tc>
          <w:tcPr>
            <w:tcW w:w="1063" w:type="dxa"/>
            <w:tcBorders>
              <w:top w:val="nil"/>
              <w:left w:val="single" w:sz="8" w:space="0" w:color="000000" w:themeColor="text1"/>
              <w:bottom w:val="nil"/>
              <w:right w:val="nil"/>
            </w:tcBorders>
            <w:shd w:val="clear" w:color="auto" w:fill="FCF6CA"/>
            <w:tcMar>
              <w:top w:w="15" w:type="dxa"/>
              <w:left w:w="15" w:type="dxa"/>
              <w:right w:w="15" w:type="dxa"/>
            </w:tcMar>
            <w:vAlign w:val="bottom"/>
          </w:tcPr>
          <w:p w14:paraId="624078FC" w14:textId="13D5E309" w:rsidR="2F61107E" w:rsidRDefault="2F61107E" w:rsidP="2F61107E">
            <w:pPr>
              <w:spacing w:after="0"/>
              <w:jc w:val="center"/>
            </w:pPr>
            <w:r w:rsidRPr="2F61107E">
              <w:rPr>
                <w:rFonts w:ascii="Aptos Narrow" w:eastAsia="Aptos Narrow" w:hAnsi="Aptos Narrow" w:cs="Aptos Narrow"/>
                <w:color w:val="000000" w:themeColor="text1"/>
                <w:sz w:val="22"/>
                <w:szCs w:val="22"/>
              </w:rPr>
              <w:t>0x3fc9...2b7fad</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40EEAC7D" w14:textId="03FF6E52" w:rsidR="2F61107E" w:rsidRDefault="2F61107E" w:rsidP="2F61107E">
            <w:pPr>
              <w:spacing w:after="0"/>
              <w:jc w:val="center"/>
            </w:pPr>
            <w:r w:rsidRPr="2F61107E">
              <w:rPr>
                <w:rFonts w:ascii="Aptos Narrow" w:eastAsia="Aptos Narrow" w:hAnsi="Aptos Narrow" w:cs="Aptos Narrow"/>
                <w:color w:val="000000" w:themeColor="text1"/>
                <w:sz w:val="22"/>
                <w:szCs w:val="22"/>
              </w:rPr>
              <w:t>4,890</w:t>
            </w:r>
          </w:p>
        </w:tc>
      </w:tr>
      <w:tr w:rsidR="2F61107E" w14:paraId="240040CD" w14:textId="77777777" w:rsidTr="2F61107E">
        <w:trPr>
          <w:trHeight w:val="300"/>
        </w:trPr>
        <w:tc>
          <w:tcPr>
            <w:tcW w:w="819" w:type="dxa"/>
            <w:tcBorders>
              <w:top w:val="nil"/>
              <w:left w:val="single" w:sz="8" w:space="0" w:color="000000" w:themeColor="text1"/>
              <w:bottom w:val="nil"/>
              <w:right w:val="nil"/>
            </w:tcBorders>
            <w:tcMar>
              <w:top w:w="15" w:type="dxa"/>
              <w:left w:w="15" w:type="dxa"/>
              <w:right w:w="15" w:type="dxa"/>
            </w:tcMar>
            <w:vAlign w:val="bottom"/>
          </w:tcPr>
          <w:p w14:paraId="3B1B2BAD" w14:textId="3A548EDD" w:rsidR="2F61107E" w:rsidRDefault="2F61107E" w:rsidP="2F61107E">
            <w:pPr>
              <w:spacing w:after="0"/>
              <w:jc w:val="center"/>
            </w:pPr>
            <w:r w:rsidRPr="2F61107E">
              <w:rPr>
                <w:rFonts w:ascii="Aptos Narrow" w:eastAsia="Aptos Narrow" w:hAnsi="Aptos Narrow" w:cs="Aptos Narrow"/>
                <w:b/>
                <w:bCs/>
                <w:color w:val="000000" w:themeColor="text1"/>
                <w:sz w:val="22"/>
                <w:szCs w:val="22"/>
              </w:rPr>
              <w:t>4</w:t>
            </w:r>
          </w:p>
        </w:tc>
        <w:tc>
          <w:tcPr>
            <w:tcW w:w="1063" w:type="dxa"/>
            <w:tcBorders>
              <w:top w:val="nil"/>
              <w:left w:val="single" w:sz="8" w:space="0" w:color="000000" w:themeColor="text1"/>
              <w:bottom w:val="nil"/>
              <w:right w:val="nil"/>
            </w:tcBorders>
            <w:shd w:val="clear" w:color="auto" w:fill="FFE2C2"/>
            <w:tcMar>
              <w:top w:w="15" w:type="dxa"/>
              <w:left w:w="15" w:type="dxa"/>
              <w:right w:w="15" w:type="dxa"/>
            </w:tcMar>
            <w:vAlign w:val="bottom"/>
          </w:tcPr>
          <w:p w14:paraId="628A7550" w14:textId="3F0F6872" w:rsidR="2F61107E" w:rsidRDefault="2F61107E" w:rsidP="2F61107E">
            <w:pPr>
              <w:spacing w:after="0"/>
              <w:jc w:val="center"/>
            </w:pPr>
            <w:r w:rsidRPr="2F61107E">
              <w:rPr>
                <w:rFonts w:ascii="Aptos Narrow" w:eastAsia="Aptos Narrow" w:hAnsi="Aptos Narrow" w:cs="Aptos Narrow"/>
                <w:color w:val="000000" w:themeColor="text1"/>
                <w:sz w:val="22"/>
                <w:szCs w:val="22"/>
              </w:rPr>
              <w:t>0x7a25...f2488d</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129ECB50" w14:textId="4E94F614" w:rsidR="2F61107E" w:rsidRDefault="2F61107E" w:rsidP="2F61107E">
            <w:pPr>
              <w:spacing w:after="0"/>
              <w:jc w:val="center"/>
            </w:pPr>
            <w:r w:rsidRPr="2F61107E">
              <w:rPr>
                <w:rFonts w:ascii="Aptos Narrow" w:eastAsia="Aptos Narrow" w:hAnsi="Aptos Narrow" w:cs="Aptos Narrow"/>
                <w:color w:val="000000" w:themeColor="text1"/>
                <w:sz w:val="22"/>
                <w:szCs w:val="22"/>
              </w:rPr>
              <w:t>3,972</w:t>
            </w:r>
          </w:p>
        </w:tc>
        <w:tc>
          <w:tcPr>
            <w:tcW w:w="1063" w:type="dxa"/>
            <w:tcBorders>
              <w:top w:val="nil"/>
              <w:left w:val="single" w:sz="8" w:space="0" w:color="000000" w:themeColor="text1"/>
              <w:bottom w:val="nil"/>
              <w:right w:val="nil"/>
            </w:tcBorders>
            <w:shd w:val="clear" w:color="auto" w:fill="FFE2C2"/>
            <w:tcMar>
              <w:top w:w="15" w:type="dxa"/>
              <w:left w:w="15" w:type="dxa"/>
              <w:right w:w="15" w:type="dxa"/>
            </w:tcMar>
            <w:vAlign w:val="bottom"/>
          </w:tcPr>
          <w:p w14:paraId="4F964373" w14:textId="39CBA055" w:rsidR="2F61107E" w:rsidRDefault="2F61107E" w:rsidP="2F61107E">
            <w:pPr>
              <w:spacing w:after="0"/>
              <w:jc w:val="center"/>
            </w:pPr>
            <w:r w:rsidRPr="2F61107E">
              <w:rPr>
                <w:rFonts w:ascii="Aptos Narrow" w:eastAsia="Aptos Narrow" w:hAnsi="Aptos Narrow" w:cs="Aptos Narrow"/>
                <w:color w:val="000000" w:themeColor="text1"/>
                <w:sz w:val="22"/>
                <w:szCs w:val="22"/>
              </w:rPr>
              <w:t>0x7a25...f2488d</w:t>
            </w:r>
          </w:p>
        </w:tc>
        <w:tc>
          <w:tcPr>
            <w:tcW w:w="1072" w:type="dxa"/>
            <w:tcBorders>
              <w:top w:val="nil"/>
              <w:left w:val="nil"/>
              <w:bottom w:val="nil"/>
              <w:right w:val="nil"/>
            </w:tcBorders>
            <w:tcMar>
              <w:top w:w="15" w:type="dxa"/>
              <w:left w:w="15" w:type="dxa"/>
              <w:right w:w="15" w:type="dxa"/>
            </w:tcMar>
            <w:vAlign w:val="bottom"/>
          </w:tcPr>
          <w:p w14:paraId="737EADC8" w14:textId="15DAC9F0" w:rsidR="2F61107E" w:rsidRDefault="2F61107E" w:rsidP="2F61107E">
            <w:pPr>
              <w:spacing w:after="0"/>
              <w:jc w:val="center"/>
            </w:pPr>
            <w:r w:rsidRPr="2F61107E">
              <w:rPr>
                <w:rFonts w:ascii="Aptos Narrow" w:eastAsia="Aptos Narrow" w:hAnsi="Aptos Narrow" w:cs="Aptos Narrow"/>
                <w:color w:val="000000" w:themeColor="text1"/>
                <w:sz w:val="22"/>
                <w:szCs w:val="22"/>
              </w:rPr>
              <w:t>3,092</w:t>
            </w:r>
          </w:p>
        </w:tc>
        <w:tc>
          <w:tcPr>
            <w:tcW w:w="1063" w:type="dxa"/>
            <w:tcBorders>
              <w:top w:val="nil"/>
              <w:left w:val="single" w:sz="8" w:space="0" w:color="000000" w:themeColor="text1"/>
              <w:bottom w:val="nil"/>
              <w:right w:val="nil"/>
            </w:tcBorders>
            <w:shd w:val="clear" w:color="auto" w:fill="FFE2C2"/>
            <w:tcMar>
              <w:top w:w="15" w:type="dxa"/>
              <w:left w:w="15" w:type="dxa"/>
              <w:right w:w="15" w:type="dxa"/>
            </w:tcMar>
            <w:vAlign w:val="bottom"/>
          </w:tcPr>
          <w:p w14:paraId="3762670A" w14:textId="5B2EA21C" w:rsidR="2F61107E" w:rsidRDefault="2F61107E" w:rsidP="2F61107E">
            <w:pPr>
              <w:spacing w:after="0"/>
              <w:jc w:val="center"/>
            </w:pPr>
            <w:r w:rsidRPr="2F61107E">
              <w:rPr>
                <w:rFonts w:ascii="Aptos Narrow" w:eastAsia="Aptos Narrow" w:hAnsi="Aptos Narrow" w:cs="Aptos Narrow"/>
                <w:color w:val="000000" w:themeColor="text1"/>
                <w:sz w:val="22"/>
                <w:szCs w:val="22"/>
              </w:rPr>
              <w:t>0x7a25...f2488d</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249EB768" w14:textId="29EF4E51" w:rsidR="2F61107E" w:rsidRDefault="2F61107E" w:rsidP="2F61107E">
            <w:pPr>
              <w:spacing w:after="0"/>
              <w:jc w:val="center"/>
            </w:pPr>
            <w:r w:rsidRPr="2F61107E">
              <w:rPr>
                <w:rFonts w:ascii="Aptos Narrow" w:eastAsia="Aptos Narrow" w:hAnsi="Aptos Narrow" w:cs="Aptos Narrow"/>
                <w:color w:val="000000" w:themeColor="text1"/>
                <w:sz w:val="22"/>
                <w:szCs w:val="22"/>
              </w:rPr>
              <w:t>3,021</w:t>
            </w:r>
          </w:p>
        </w:tc>
        <w:tc>
          <w:tcPr>
            <w:tcW w:w="1063" w:type="dxa"/>
            <w:tcBorders>
              <w:top w:val="nil"/>
              <w:left w:val="single" w:sz="8" w:space="0" w:color="000000" w:themeColor="text1"/>
              <w:bottom w:val="nil"/>
              <w:right w:val="nil"/>
            </w:tcBorders>
            <w:shd w:val="clear" w:color="auto" w:fill="FFE2C2"/>
            <w:tcMar>
              <w:top w:w="15" w:type="dxa"/>
              <w:left w:w="15" w:type="dxa"/>
              <w:right w:w="15" w:type="dxa"/>
            </w:tcMar>
            <w:vAlign w:val="bottom"/>
          </w:tcPr>
          <w:p w14:paraId="3DCB0E14" w14:textId="4340523C" w:rsidR="2F61107E" w:rsidRDefault="2F61107E" w:rsidP="2F61107E">
            <w:pPr>
              <w:spacing w:after="0"/>
              <w:jc w:val="center"/>
            </w:pPr>
            <w:r w:rsidRPr="2F61107E">
              <w:rPr>
                <w:rFonts w:ascii="Aptos Narrow" w:eastAsia="Aptos Narrow" w:hAnsi="Aptos Narrow" w:cs="Aptos Narrow"/>
                <w:color w:val="000000" w:themeColor="text1"/>
                <w:sz w:val="22"/>
                <w:szCs w:val="22"/>
              </w:rPr>
              <w:t>0x7a25...f2488d</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5F2C8DA9" w14:textId="2E98D821" w:rsidR="2F61107E" w:rsidRDefault="2F61107E" w:rsidP="2F61107E">
            <w:pPr>
              <w:spacing w:after="0"/>
              <w:jc w:val="center"/>
            </w:pPr>
            <w:r w:rsidRPr="2F61107E">
              <w:rPr>
                <w:rFonts w:ascii="Aptos Narrow" w:eastAsia="Aptos Narrow" w:hAnsi="Aptos Narrow" w:cs="Aptos Narrow"/>
                <w:color w:val="000000" w:themeColor="text1"/>
                <w:sz w:val="22"/>
                <w:szCs w:val="22"/>
              </w:rPr>
              <w:t>3,131</w:t>
            </w:r>
          </w:p>
        </w:tc>
      </w:tr>
      <w:tr w:rsidR="2F61107E" w14:paraId="38C4A720" w14:textId="77777777" w:rsidTr="2F61107E">
        <w:trPr>
          <w:trHeight w:val="300"/>
        </w:trPr>
        <w:tc>
          <w:tcPr>
            <w:tcW w:w="819" w:type="dxa"/>
            <w:tcBorders>
              <w:top w:val="nil"/>
              <w:left w:val="single" w:sz="8" w:space="0" w:color="000000" w:themeColor="text1"/>
              <w:bottom w:val="nil"/>
              <w:right w:val="nil"/>
            </w:tcBorders>
            <w:tcMar>
              <w:top w:w="15" w:type="dxa"/>
              <w:left w:w="15" w:type="dxa"/>
              <w:right w:w="15" w:type="dxa"/>
            </w:tcMar>
            <w:vAlign w:val="bottom"/>
          </w:tcPr>
          <w:p w14:paraId="60F5A12E" w14:textId="722E3465" w:rsidR="2F61107E" w:rsidRDefault="2F61107E" w:rsidP="2F61107E">
            <w:pPr>
              <w:spacing w:after="0"/>
              <w:jc w:val="center"/>
            </w:pPr>
            <w:r w:rsidRPr="2F61107E">
              <w:rPr>
                <w:rFonts w:ascii="Aptos Narrow" w:eastAsia="Aptos Narrow" w:hAnsi="Aptos Narrow" w:cs="Aptos Narrow"/>
                <w:b/>
                <w:bCs/>
                <w:color w:val="000000" w:themeColor="text1"/>
                <w:sz w:val="22"/>
                <w:szCs w:val="22"/>
              </w:rPr>
              <w:t>5</w:t>
            </w:r>
          </w:p>
        </w:tc>
        <w:tc>
          <w:tcPr>
            <w:tcW w:w="1063" w:type="dxa"/>
            <w:tcBorders>
              <w:top w:val="nil"/>
              <w:left w:val="single" w:sz="8" w:space="0" w:color="000000" w:themeColor="text1"/>
              <w:bottom w:val="nil"/>
              <w:right w:val="nil"/>
            </w:tcBorders>
            <w:tcMar>
              <w:top w:w="15" w:type="dxa"/>
              <w:left w:w="15" w:type="dxa"/>
              <w:right w:w="15" w:type="dxa"/>
            </w:tcMar>
            <w:vAlign w:val="bottom"/>
          </w:tcPr>
          <w:p w14:paraId="3288A2CF" w14:textId="58287828" w:rsidR="2F61107E" w:rsidRDefault="2F61107E" w:rsidP="2F61107E">
            <w:pPr>
              <w:spacing w:after="0"/>
              <w:jc w:val="center"/>
            </w:pPr>
            <w:r w:rsidRPr="2F61107E">
              <w:rPr>
                <w:rFonts w:ascii="Aptos Narrow" w:eastAsia="Aptos Narrow" w:hAnsi="Aptos Narrow" w:cs="Aptos Narrow"/>
                <w:color w:val="000000" w:themeColor="text1"/>
                <w:sz w:val="22"/>
                <w:szCs w:val="22"/>
              </w:rPr>
              <w:t>0xa0b8...06eb48</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47780EF4" w14:textId="557D988C" w:rsidR="2F61107E" w:rsidRDefault="2F61107E" w:rsidP="2F61107E">
            <w:pPr>
              <w:spacing w:after="0"/>
              <w:jc w:val="center"/>
            </w:pPr>
            <w:r w:rsidRPr="2F61107E">
              <w:rPr>
                <w:rFonts w:ascii="Aptos Narrow" w:eastAsia="Aptos Narrow" w:hAnsi="Aptos Narrow" w:cs="Aptos Narrow"/>
                <w:color w:val="000000" w:themeColor="text1"/>
                <w:sz w:val="22"/>
                <w:szCs w:val="22"/>
              </w:rPr>
              <w:t>2,804</w:t>
            </w:r>
          </w:p>
        </w:tc>
        <w:tc>
          <w:tcPr>
            <w:tcW w:w="1063" w:type="dxa"/>
            <w:tcBorders>
              <w:top w:val="nil"/>
              <w:left w:val="single" w:sz="8" w:space="0" w:color="000000" w:themeColor="text1"/>
              <w:bottom w:val="nil"/>
              <w:right w:val="nil"/>
            </w:tcBorders>
            <w:tcMar>
              <w:top w:w="15" w:type="dxa"/>
              <w:left w:w="15" w:type="dxa"/>
              <w:right w:w="15" w:type="dxa"/>
            </w:tcMar>
            <w:vAlign w:val="bottom"/>
          </w:tcPr>
          <w:p w14:paraId="4E6CE17F" w14:textId="29141555" w:rsidR="2F61107E" w:rsidRDefault="2F61107E" w:rsidP="2F61107E">
            <w:pPr>
              <w:spacing w:after="0"/>
              <w:jc w:val="center"/>
            </w:pPr>
            <w:r w:rsidRPr="2F61107E">
              <w:rPr>
                <w:rFonts w:ascii="Aptos Narrow" w:eastAsia="Aptos Narrow" w:hAnsi="Aptos Narrow" w:cs="Aptos Narrow"/>
                <w:color w:val="000000" w:themeColor="text1"/>
                <w:sz w:val="22"/>
                <w:szCs w:val="22"/>
              </w:rPr>
              <w:t>0xa0b8...06eb48</w:t>
            </w:r>
          </w:p>
        </w:tc>
        <w:tc>
          <w:tcPr>
            <w:tcW w:w="1072" w:type="dxa"/>
            <w:tcBorders>
              <w:top w:val="nil"/>
              <w:left w:val="nil"/>
              <w:bottom w:val="nil"/>
              <w:right w:val="nil"/>
            </w:tcBorders>
            <w:tcMar>
              <w:top w:w="15" w:type="dxa"/>
              <w:left w:w="15" w:type="dxa"/>
              <w:right w:w="15" w:type="dxa"/>
            </w:tcMar>
            <w:vAlign w:val="bottom"/>
          </w:tcPr>
          <w:p w14:paraId="26918A1B" w14:textId="133B9A17" w:rsidR="2F61107E" w:rsidRDefault="2F61107E" w:rsidP="2F61107E">
            <w:pPr>
              <w:spacing w:after="0"/>
              <w:jc w:val="center"/>
            </w:pPr>
            <w:r w:rsidRPr="2F61107E">
              <w:rPr>
                <w:rFonts w:ascii="Aptos Narrow" w:eastAsia="Aptos Narrow" w:hAnsi="Aptos Narrow" w:cs="Aptos Narrow"/>
                <w:color w:val="000000" w:themeColor="text1"/>
                <w:sz w:val="22"/>
                <w:szCs w:val="22"/>
              </w:rPr>
              <w:t>2,592</w:t>
            </w:r>
          </w:p>
        </w:tc>
        <w:tc>
          <w:tcPr>
            <w:tcW w:w="1063" w:type="dxa"/>
            <w:tcBorders>
              <w:top w:val="nil"/>
              <w:left w:val="single" w:sz="8" w:space="0" w:color="000000" w:themeColor="text1"/>
              <w:bottom w:val="nil"/>
              <w:right w:val="nil"/>
            </w:tcBorders>
            <w:tcMar>
              <w:top w:w="15" w:type="dxa"/>
              <w:left w:w="15" w:type="dxa"/>
              <w:right w:w="15" w:type="dxa"/>
            </w:tcMar>
            <w:vAlign w:val="bottom"/>
          </w:tcPr>
          <w:p w14:paraId="21853BB2" w14:textId="2ABDBB94" w:rsidR="2F61107E" w:rsidRDefault="2F61107E" w:rsidP="2F61107E">
            <w:pPr>
              <w:spacing w:after="0"/>
              <w:jc w:val="center"/>
            </w:pPr>
            <w:r w:rsidRPr="2F61107E">
              <w:rPr>
                <w:rFonts w:ascii="Aptos Narrow" w:eastAsia="Aptos Narrow" w:hAnsi="Aptos Narrow" w:cs="Aptos Narrow"/>
                <w:color w:val="000000" w:themeColor="text1"/>
                <w:sz w:val="22"/>
                <w:szCs w:val="22"/>
              </w:rPr>
              <w:t>0xa0b8...06eb48</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2E7E7FEF" w14:textId="0CDC4BD8" w:rsidR="2F61107E" w:rsidRDefault="2F61107E" w:rsidP="2F61107E">
            <w:pPr>
              <w:spacing w:after="0"/>
              <w:jc w:val="center"/>
            </w:pPr>
            <w:r w:rsidRPr="2F61107E">
              <w:rPr>
                <w:rFonts w:ascii="Aptos Narrow" w:eastAsia="Aptos Narrow" w:hAnsi="Aptos Narrow" w:cs="Aptos Narrow"/>
                <w:color w:val="000000" w:themeColor="text1"/>
                <w:sz w:val="22"/>
                <w:szCs w:val="22"/>
              </w:rPr>
              <w:t>2,387</w:t>
            </w:r>
          </w:p>
        </w:tc>
        <w:tc>
          <w:tcPr>
            <w:tcW w:w="1063" w:type="dxa"/>
            <w:tcBorders>
              <w:top w:val="nil"/>
              <w:left w:val="single" w:sz="8" w:space="0" w:color="000000" w:themeColor="text1"/>
              <w:bottom w:val="nil"/>
              <w:right w:val="nil"/>
            </w:tcBorders>
            <w:tcMar>
              <w:top w:w="15" w:type="dxa"/>
              <w:left w:w="15" w:type="dxa"/>
              <w:right w:w="15" w:type="dxa"/>
            </w:tcMar>
            <w:vAlign w:val="bottom"/>
          </w:tcPr>
          <w:p w14:paraId="425DE7F3" w14:textId="58A1C4A9" w:rsidR="2F61107E" w:rsidRDefault="2F61107E" w:rsidP="2F61107E">
            <w:pPr>
              <w:spacing w:after="0"/>
              <w:jc w:val="center"/>
            </w:pPr>
            <w:r w:rsidRPr="2F61107E">
              <w:rPr>
                <w:rFonts w:ascii="Aptos Narrow" w:eastAsia="Aptos Narrow" w:hAnsi="Aptos Narrow" w:cs="Aptos Narrow"/>
                <w:color w:val="000000" w:themeColor="text1"/>
                <w:sz w:val="22"/>
                <w:szCs w:val="22"/>
              </w:rPr>
              <w:t>0xa0b8...06eb48</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5B4F3508" w14:textId="0EBB0C74" w:rsidR="2F61107E" w:rsidRDefault="2F61107E" w:rsidP="2F61107E">
            <w:pPr>
              <w:spacing w:after="0"/>
              <w:jc w:val="center"/>
            </w:pPr>
            <w:r w:rsidRPr="2F61107E">
              <w:rPr>
                <w:rFonts w:ascii="Aptos Narrow" w:eastAsia="Aptos Narrow" w:hAnsi="Aptos Narrow" w:cs="Aptos Narrow"/>
                <w:color w:val="000000" w:themeColor="text1"/>
                <w:sz w:val="22"/>
                <w:szCs w:val="22"/>
              </w:rPr>
              <w:t>2,170</w:t>
            </w:r>
          </w:p>
        </w:tc>
      </w:tr>
      <w:tr w:rsidR="2F61107E" w14:paraId="41B7D2BB" w14:textId="77777777" w:rsidTr="2F61107E">
        <w:trPr>
          <w:trHeight w:val="300"/>
        </w:trPr>
        <w:tc>
          <w:tcPr>
            <w:tcW w:w="819" w:type="dxa"/>
            <w:tcBorders>
              <w:top w:val="nil"/>
              <w:left w:val="single" w:sz="8" w:space="0" w:color="000000" w:themeColor="text1"/>
              <w:bottom w:val="nil"/>
              <w:right w:val="nil"/>
            </w:tcBorders>
            <w:tcMar>
              <w:top w:w="15" w:type="dxa"/>
              <w:left w:w="15" w:type="dxa"/>
              <w:right w:w="15" w:type="dxa"/>
            </w:tcMar>
            <w:vAlign w:val="bottom"/>
          </w:tcPr>
          <w:p w14:paraId="05658297" w14:textId="54F8DF96" w:rsidR="2F61107E" w:rsidRDefault="2F61107E" w:rsidP="2F61107E">
            <w:pPr>
              <w:spacing w:after="0"/>
              <w:jc w:val="center"/>
            </w:pPr>
            <w:r w:rsidRPr="2F61107E">
              <w:rPr>
                <w:rFonts w:ascii="Aptos Narrow" w:eastAsia="Aptos Narrow" w:hAnsi="Aptos Narrow" w:cs="Aptos Narrow"/>
                <w:b/>
                <w:bCs/>
                <w:color w:val="000000" w:themeColor="text1"/>
                <w:sz w:val="22"/>
                <w:szCs w:val="22"/>
              </w:rPr>
              <w:t>6</w:t>
            </w:r>
          </w:p>
        </w:tc>
        <w:tc>
          <w:tcPr>
            <w:tcW w:w="1063" w:type="dxa"/>
            <w:tcBorders>
              <w:top w:val="nil"/>
              <w:left w:val="single" w:sz="8" w:space="0" w:color="000000" w:themeColor="text1"/>
              <w:bottom w:val="nil"/>
              <w:right w:val="nil"/>
            </w:tcBorders>
            <w:tcMar>
              <w:top w:w="15" w:type="dxa"/>
              <w:left w:w="15" w:type="dxa"/>
              <w:right w:w="15" w:type="dxa"/>
            </w:tcMar>
            <w:vAlign w:val="bottom"/>
          </w:tcPr>
          <w:p w14:paraId="112707FF" w14:textId="6EA673D6" w:rsidR="2F61107E" w:rsidRDefault="2F61107E" w:rsidP="2F61107E">
            <w:pPr>
              <w:spacing w:after="0"/>
              <w:jc w:val="center"/>
            </w:pPr>
            <w:r w:rsidRPr="2F61107E">
              <w:rPr>
                <w:rFonts w:ascii="Aptos Narrow" w:eastAsia="Aptos Narrow" w:hAnsi="Aptos Narrow" w:cs="Aptos Narrow"/>
                <w:color w:val="000000" w:themeColor="text1"/>
                <w:sz w:val="22"/>
                <w:szCs w:val="22"/>
              </w:rPr>
              <w:t>0x80a6...cd5d9e</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6805D24B" w14:textId="2CA3C127" w:rsidR="2F61107E" w:rsidRDefault="2F61107E" w:rsidP="2F61107E">
            <w:pPr>
              <w:spacing w:after="0"/>
              <w:jc w:val="center"/>
            </w:pPr>
            <w:r w:rsidRPr="2F61107E">
              <w:rPr>
                <w:rFonts w:ascii="Aptos Narrow" w:eastAsia="Aptos Narrow" w:hAnsi="Aptos Narrow" w:cs="Aptos Narrow"/>
                <w:color w:val="000000" w:themeColor="text1"/>
                <w:sz w:val="22"/>
                <w:szCs w:val="22"/>
              </w:rPr>
              <w:t>2,336</w:t>
            </w:r>
          </w:p>
        </w:tc>
        <w:tc>
          <w:tcPr>
            <w:tcW w:w="1063" w:type="dxa"/>
            <w:tcBorders>
              <w:top w:val="nil"/>
              <w:left w:val="single" w:sz="8" w:space="0" w:color="000000" w:themeColor="text1"/>
              <w:bottom w:val="nil"/>
              <w:right w:val="nil"/>
            </w:tcBorders>
            <w:tcMar>
              <w:top w:w="15" w:type="dxa"/>
              <w:left w:w="15" w:type="dxa"/>
              <w:right w:w="15" w:type="dxa"/>
            </w:tcMar>
            <w:vAlign w:val="bottom"/>
          </w:tcPr>
          <w:p w14:paraId="534EE02A" w14:textId="75374D13" w:rsidR="2F61107E" w:rsidRDefault="2F61107E" w:rsidP="2F61107E">
            <w:pPr>
              <w:spacing w:after="0"/>
              <w:jc w:val="center"/>
            </w:pPr>
            <w:r w:rsidRPr="2F61107E">
              <w:rPr>
                <w:rFonts w:ascii="Aptos Narrow" w:eastAsia="Aptos Narrow" w:hAnsi="Aptos Narrow" w:cs="Aptos Narrow"/>
                <w:color w:val="000000" w:themeColor="text1"/>
                <w:sz w:val="22"/>
                <w:szCs w:val="22"/>
              </w:rPr>
              <w:t>0x80a6...cd5d9e</w:t>
            </w:r>
          </w:p>
        </w:tc>
        <w:tc>
          <w:tcPr>
            <w:tcW w:w="1072" w:type="dxa"/>
            <w:tcBorders>
              <w:top w:val="nil"/>
              <w:left w:val="nil"/>
              <w:bottom w:val="nil"/>
              <w:right w:val="nil"/>
            </w:tcBorders>
            <w:tcMar>
              <w:top w:w="15" w:type="dxa"/>
              <w:left w:w="15" w:type="dxa"/>
              <w:right w:w="15" w:type="dxa"/>
            </w:tcMar>
            <w:vAlign w:val="bottom"/>
          </w:tcPr>
          <w:p w14:paraId="6F8A5526" w14:textId="6D432BA5" w:rsidR="2F61107E" w:rsidRDefault="2F61107E" w:rsidP="2F61107E">
            <w:pPr>
              <w:spacing w:after="0"/>
              <w:jc w:val="center"/>
            </w:pPr>
            <w:r w:rsidRPr="2F61107E">
              <w:rPr>
                <w:rFonts w:ascii="Aptos Narrow" w:eastAsia="Aptos Narrow" w:hAnsi="Aptos Narrow" w:cs="Aptos Narrow"/>
                <w:color w:val="000000" w:themeColor="text1"/>
                <w:sz w:val="22"/>
                <w:szCs w:val="22"/>
              </w:rPr>
              <w:t>2,456</w:t>
            </w:r>
          </w:p>
        </w:tc>
        <w:tc>
          <w:tcPr>
            <w:tcW w:w="1063" w:type="dxa"/>
            <w:tcBorders>
              <w:top w:val="nil"/>
              <w:left w:val="single" w:sz="8" w:space="0" w:color="000000" w:themeColor="text1"/>
              <w:bottom w:val="nil"/>
              <w:right w:val="nil"/>
            </w:tcBorders>
            <w:tcMar>
              <w:top w:w="15" w:type="dxa"/>
              <w:left w:w="15" w:type="dxa"/>
              <w:right w:w="15" w:type="dxa"/>
            </w:tcMar>
            <w:vAlign w:val="bottom"/>
          </w:tcPr>
          <w:p w14:paraId="38EFA81D" w14:textId="19F150CE" w:rsidR="2F61107E" w:rsidRDefault="2F61107E" w:rsidP="2F61107E">
            <w:pPr>
              <w:spacing w:after="0"/>
              <w:jc w:val="center"/>
            </w:pPr>
            <w:r w:rsidRPr="2F61107E">
              <w:rPr>
                <w:rFonts w:ascii="Aptos Narrow" w:eastAsia="Aptos Narrow" w:hAnsi="Aptos Narrow" w:cs="Aptos Narrow"/>
                <w:color w:val="000000" w:themeColor="text1"/>
                <w:sz w:val="22"/>
                <w:szCs w:val="22"/>
              </w:rPr>
              <w:t>0x80a6...cd5d9e</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3E79A55A" w14:textId="3555A81D" w:rsidR="2F61107E" w:rsidRDefault="2F61107E" w:rsidP="2F61107E">
            <w:pPr>
              <w:spacing w:after="0"/>
              <w:jc w:val="center"/>
            </w:pPr>
            <w:r w:rsidRPr="2F61107E">
              <w:rPr>
                <w:rFonts w:ascii="Aptos Narrow" w:eastAsia="Aptos Narrow" w:hAnsi="Aptos Narrow" w:cs="Aptos Narrow"/>
                <w:color w:val="000000" w:themeColor="text1"/>
                <w:sz w:val="22"/>
                <w:szCs w:val="22"/>
              </w:rPr>
              <w:t>1,797</w:t>
            </w:r>
          </w:p>
        </w:tc>
        <w:tc>
          <w:tcPr>
            <w:tcW w:w="1063" w:type="dxa"/>
            <w:tcBorders>
              <w:top w:val="nil"/>
              <w:left w:val="single" w:sz="8" w:space="0" w:color="000000" w:themeColor="text1"/>
              <w:bottom w:val="nil"/>
              <w:right w:val="nil"/>
            </w:tcBorders>
            <w:tcMar>
              <w:top w:w="15" w:type="dxa"/>
              <w:left w:w="15" w:type="dxa"/>
              <w:right w:w="15" w:type="dxa"/>
            </w:tcMar>
            <w:vAlign w:val="bottom"/>
          </w:tcPr>
          <w:p w14:paraId="7295A762" w14:textId="631AEA60" w:rsidR="2F61107E" w:rsidRDefault="2F61107E" w:rsidP="2F61107E">
            <w:pPr>
              <w:spacing w:after="0"/>
              <w:jc w:val="center"/>
            </w:pPr>
            <w:r w:rsidRPr="2F61107E">
              <w:rPr>
                <w:rFonts w:ascii="Aptos Narrow" w:eastAsia="Aptos Narrow" w:hAnsi="Aptos Narrow" w:cs="Aptos Narrow"/>
                <w:color w:val="000000" w:themeColor="text1"/>
                <w:sz w:val="22"/>
                <w:szCs w:val="22"/>
              </w:rPr>
              <w:t>0x3328...309c49</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68984C3A" w14:textId="61FB1F7F" w:rsidR="2F61107E" w:rsidRDefault="2F61107E" w:rsidP="2F61107E">
            <w:pPr>
              <w:spacing w:after="0"/>
              <w:jc w:val="center"/>
            </w:pPr>
            <w:r w:rsidRPr="2F61107E">
              <w:rPr>
                <w:rFonts w:ascii="Aptos Narrow" w:eastAsia="Aptos Narrow" w:hAnsi="Aptos Narrow" w:cs="Aptos Narrow"/>
                <w:color w:val="000000" w:themeColor="text1"/>
                <w:sz w:val="22"/>
                <w:szCs w:val="22"/>
              </w:rPr>
              <w:t>1,956</w:t>
            </w:r>
          </w:p>
        </w:tc>
      </w:tr>
      <w:tr w:rsidR="2F61107E" w14:paraId="46EE597F" w14:textId="77777777" w:rsidTr="2F61107E">
        <w:trPr>
          <w:trHeight w:val="300"/>
        </w:trPr>
        <w:tc>
          <w:tcPr>
            <w:tcW w:w="819" w:type="dxa"/>
            <w:tcBorders>
              <w:top w:val="nil"/>
              <w:left w:val="single" w:sz="8" w:space="0" w:color="000000" w:themeColor="text1"/>
              <w:bottom w:val="nil"/>
              <w:right w:val="nil"/>
            </w:tcBorders>
            <w:tcMar>
              <w:top w:w="15" w:type="dxa"/>
              <w:left w:w="15" w:type="dxa"/>
              <w:right w:w="15" w:type="dxa"/>
            </w:tcMar>
            <w:vAlign w:val="bottom"/>
          </w:tcPr>
          <w:p w14:paraId="3A039A00" w14:textId="034021B3" w:rsidR="2F61107E" w:rsidRDefault="2F61107E" w:rsidP="2F61107E">
            <w:pPr>
              <w:spacing w:after="0"/>
              <w:jc w:val="center"/>
            </w:pPr>
            <w:r w:rsidRPr="2F61107E">
              <w:rPr>
                <w:rFonts w:ascii="Aptos Narrow" w:eastAsia="Aptos Narrow" w:hAnsi="Aptos Narrow" w:cs="Aptos Narrow"/>
                <w:b/>
                <w:bCs/>
                <w:color w:val="000000" w:themeColor="text1"/>
                <w:sz w:val="22"/>
                <w:szCs w:val="22"/>
              </w:rPr>
              <w:t>7</w:t>
            </w:r>
          </w:p>
        </w:tc>
        <w:tc>
          <w:tcPr>
            <w:tcW w:w="1063" w:type="dxa"/>
            <w:tcBorders>
              <w:top w:val="nil"/>
              <w:left w:val="single" w:sz="8" w:space="0" w:color="000000" w:themeColor="text1"/>
              <w:bottom w:val="nil"/>
              <w:right w:val="nil"/>
            </w:tcBorders>
            <w:tcMar>
              <w:top w:w="15" w:type="dxa"/>
              <w:left w:w="15" w:type="dxa"/>
              <w:right w:w="15" w:type="dxa"/>
            </w:tcMar>
            <w:vAlign w:val="bottom"/>
          </w:tcPr>
          <w:p w14:paraId="62FFA8C3" w14:textId="5C1DCAEF" w:rsidR="2F61107E" w:rsidRDefault="2F61107E" w:rsidP="2F61107E">
            <w:pPr>
              <w:spacing w:after="0"/>
              <w:jc w:val="center"/>
            </w:pPr>
            <w:r w:rsidRPr="2F61107E">
              <w:rPr>
                <w:rFonts w:ascii="Aptos Narrow" w:eastAsia="Aptos Narrow" w:hAnsi="Aptos Narrow" w:cs="Aptos Narrow"/>
                <w:color w:val="000000" w:themeColor="text1"/>
                <w:sz w:val="22"/>
                <w:szCs w:val="22"/>
              </w:rPr>
              <w:t>0x1111...960582</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347C242D" w14:textId="7F8CD51B" w:rsidR="2F61107E" w:rsidRDefault="2F61107E" w:rsidP="2F61107E">
            <w:pPr>
              <w:spacing w:after="0"/>
              <w:jc w:val="center"/>
            </w:pPr>
            <w:r w:rsidRPr="2F61107E">
              <w:rPr>
                <w:rFonts w:ascii="Aptos Narrow" w:eastAsia="Aptos Narrow" w:hAnsi="Aptos Narrow" w:cs="Aptos Narrow"/>
                <w:color w:val="000000" w:themeColor="text1"/>
                <w:sz w:val="22"/>
                <w:szCs w:val="22"/>
              </w:rPr>
              <w:t>2,103</w:t>
            </w:r>
          </w:p>
        </w:tc>
        <w:tc>
          <w:tcPr>
            <w:tcW w:w="1063" w:type="dxa"/>
            <w:tcBorders>
              <w:top w:val="nil"/>
              <w:left w:val="single" w:sz="8" w:space="0" w:color="000000" w:themeColor="text1"/>
              <w:bottom w:val="nil"/>
              <w:right w:val="nil"/>
            </w:tcBorders>
            <w:tcMar>
              <w:top w:w="15" w:type="dxa"/>
              <w:left w:w="15" w:type="dxa"/>
              <w:right w:w="15" w:type="dxa"/>
            </w:tcMar>
            <w:vAlign w:val="bottom"/>
          </w:tcPr>
          <w:p w14:paraId="67B4BF7F" w14:textId="109912DF" w:rsidR="2F61107E" w:rsidRDefault="2F61107E" w:rsidP="2F61107E">
            <w:pPr>
              <w:spacing w:after="0"/>
              <w:jc w:val="center"/>
            </w:pPr>
            <w:r w:rsidRPr="2F61107E">
              <w:rPr>
                <w:rFonts w:ascii="Aptos Narrow" w:eastAsia="Aptos Narrow" w:hAnsi="Aptos Narrow" w:cs="Aptos Narrow"/>
                <w:color w:val="000000" w:themeColor="text1"/>
                <w:sz w:val="22"/>
                <w:szCs w:val="22"/>
              </w:rPr>
              <w:t>0x51c7...502a7f</w:t>
            </w:r>
          </w:p>
        </w:tc>
        <w:tc>
          <w:tcPr>
            <w:tcW w:w="1072" w:type="dxa"/>
            <w:tcBorders>
              <w:top w:val="nil"/>
              <w:left w:val="nil"/>
              <w:bottom w:val="nil"/>
              <w:right w:val="nil"/>
            </w:tcBorders>
            <w:tcMar>
              <w:top w:w="15" w:type="dxa"/>
              <w:left w:w="15" w:type="dxa"/>
              <w:right w:w="15" w:type="dxa"/>
            </w:tcMar>
            <w:vAlign w:val="bottom"/>
          </w:tcPr>
          <w:p w14:paraId="51E097BA" w14:textId="5B876A8D" w:rsidR="2F61107E" w:rsidRDefault="2F61107E" w:rsidP="2F61107E">
            <w:pPr>
              <w:spacing w:after="0"/>
              <w:jc w:val="center"/>
            </w:pPr>
            <w:r w:rsidRPr="2F61107E">
              <w:rPr>
                <w:rFonts w:ascii="Aptos Narrow" w:eastAsia="Aptos Narrow" w:hAnsi="Aptos Narrow" w:cs="Aptos Narrow"/>
                <w:color w:val="000000" w:themeColor="text1"/>
                <w:sz w:val="22"/>
                <w:szCs w:val="22"/>
              </w:rPr>
              <w:t>2,092</w:t>
            </w:r>
          </w:p>
        </w:tc>
        <w:tc>
          <w:tcPr>
            <w:tcW w:w="1063" w:type="dxa"/>
            <w:tcBorders>
              <w:top w:val="nil"/>
              <w:left w:val="single" w:sz="8" w:space="0" w:color="000000" w:themeColor="text1"/>
              <w:bottom w:val="nil"/>
              <w:right w:val="nil"/>
            </w:tcBorders>
            <w:tcMar>
              <w:top w:w="15" w:type="dxa"/>
              <w:left w:w="15" w:type="dxa"/>
              <w:right w:w="15" w:type="dxa"/>
            </w:tcMar>
            <w:vAlign w:val="bottom"/>
          </w:tcPr>
          <w:p w14:paraId="1A3767DA" w14:textId="28DB147D" w:rsidR="2F61107E" w:rsidRDefault="2F61107E" w:rsidP="2F61107E">
            <w:pPr>
              <w:spacing w:after="0"/>
              <w:jc w:val="center"/>
            </w:pPr>
            <w:r w:rsidRPr="2F61107E">
              <w:rPr>
                <w:rFonts w:ascii="Aptos Narrow" w:eastAsia="Aptos Narrow" w:hAnsi="Aptos Narrow" w:cs="Aptos Narrow"/>
                <w:color w:val="000000" w:themeColor="text1"/>
                <w:sz w:val="22"/>
                <w:szCs w:val="22"/>
              </w:rPr>
              <w:t>0x9522...4bafe5</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59075965" w14:textId="4DE8420F" w:rsidR="2F61107E" w:rsidRDefault="2F61107E" w:rsidP="2F61107E">
            <w:pPr>
              <w:spacing w:after="0"/>
              <w:jc w:val="center"/>
            </w:pPr>
            <w:r w:rsidRPr="2F61107E">
              <w:rPr>
                <w:rFonts w:ascii="Aptos Narrow" w:eastAsia="Aptos Narrow" w:hAnsi="Aptos Narrow" w:cs="Aptos Narrow"/>
                <w:color w:val="000000" w:themeColor="text1"/>
                <w:sz w:val="22"/>
                <w:szCs w:val="22"/>
              </w:rPr>
              <w:t>1,612</w:t>
            </w:r>
          </w:p>
        </w:tc>
        <w:tc>
          <w:tcPr>
            <w:tcW w:w="1063" w:type="dxa"/>
            <w:tcBorders>
              <w:top w:val="nil"/>
              <w:left w:val="single" w:sz="8" w:space="0" w:color="000000" w:themeColor="text1"/>
              <w:bottom w:val="nil"/>
              <w:right w:val="nil"/>
            </w:tcBorders>
            <w:tcMar>
              <w:top w:w="15" w:type="dxa"/>
              <w:left w:w="15" w:type="dxa"/>
              <w:right w:w="15" w:type="dxa"/>
            </w:tcMar>
            <w:vAlign w:val="bottom"/>
          </w:tcPr>
          <w:p w14:paraId="6C1C405F" w14:textId="2D0C72B6" w:rsidR="2F61107E" w:rsidRDefault="2F61107E" w:rsidP="2F61107E">
            <w:pPr>
              <w:spacing w:after="0"/>
              <w:jc w:val="center"/>
            </w:pPr>
            <w:r w:rsidRPr="2F61107E">
              <w:rPr>
                <w:rFonts w:ascii="Aptos Narrow" w:eastAsia="Aptos Narrow" w:hAnsi="Aptos Narrow" w:cs="Aptos Narrow"/>
                <w:color w:val="000000" w:themeColor="text1"/>
                <w:sz w:val="22"/>
                <w:szCs w:val="22"/>
              </w:rPr>
              <w:t>0x80a6...cd5d9e</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2CE39E8B" w14:textId="3D4364FC" w:rsidR="2F61107E" w:rsidRDefault="2F61107E" w:rsidP="2F61107E">
            <w:pPr>
              <w:spacing w:after="0"/>
              <w:jc w:val="center"/>
            </w:pPr>
            <w:r w:rsidRPr="2F61107E">
              <w:rPr>
                <w:rFonts w:ascii="Aptos Narrow" w:eastAsia="Aptos Narrow" w:hAnsi="Aptos Narrow" w:cs="Aptos Narrow"/>
                <w:color w:val="000000" w:themeColor="text1"/>
                <w:sz w:val="22"/>
                <w:szCs w:val="22"/>
              </w:rPr>
              <w:t>1,624</w:t>
            </w:r>
          </w:p>
        </w:tc>
      </w:tr>
      <w:tr w:rsidR="2F61107E" w14:paraId="0397960A" w14:textId="77777777" w:rsidTr="2F61107E">
        <w:trPr>
          <w:trHeight w:val="300"/>
        </w:trPr>
        <w:tc>
          <w:tcPr>
            <w:tcW w:w="819" w:type="dxa"/>
            <w:tcBorders>
              <w:top w:val="nil"/>
              <w:left w:val="single" w:sz="8" w:space="0" w:color="000000" w:themeColor="text1"/>
              <w:bottom w:val="nil"/>
              <w:right w:val="nil"/>
            </w:tcBorders>
            <w:tcMar>
              <w:top w:w="15" w:type="dxa"/>
              <w:left w:w="15" w:type="dxa"/>
              <w:right w:w="15" w:type="dxa"/>
            </w:tcMar>
            <w:vAlign w:val="bottom"/>
          </w:tcPr>
          <w:p w14:paraId="3F6A24E2" w14:textId="181C33CD" w:rsidR="2F61107E" w:rsidRDefault="2F61107E" w:rsidP="2F61107E">
            <w:pPr>
              <w:spacing w:after="0"/>
              <w:jc w:val="center"/>
            </w:pPr>
            <w:r w:rsidRPr="2F61107E">
              <w:rPr>
                <w:rFonts w:ascii="Aptos Narrow" w:eastAsia="Aptos Narrow" w:hAnsi="Aptos Narrow" w:cs="Aptos Narrow"/>
                <w:b/>
                <w:bCs/>
                <w:color w:val="000000" w:themeColor="text1"/>
                <w:sz w:val="22"/>
                <w:szCs w:val="22"/>
              </w:rPr>
              <w:t>8</w:t>
            </w:r>
          </w:p>
        </w:tc>
        <w:tc>
          <w:tcPr>
            <w:tcW w:w="1063" w:type="dxa"/>
            <w:tcBorders>
              <w:top w:val="nil"/>
              <w:left w:val="single" w:sz="8" w:space="0" w:color="000000" w:themeColor="text1"/>
              <w:bottom w:val="nil"/>
              <w:right w:val="nil"/>
            </w:tcBorders>
            <w:tcMar>
              <w:top w:w="15" w:type="dxa"/>
              <w:left w:w="15" w:type="dxa"/>
              <w:right w:w="15" w:type="dxa"/>
            </w:tcMar>
            <w:vAlign w:val="bottom"/>
          </w:tcPr>
          <w:p w14:paraId="10EB6E29" w14:textId="34914BB3" w:rsidR="2F61107E" w:rsidRDefault="2F61107E" w:rsidP="2F61107E">
            <w:pPr>
              <w:spacing w:after="0"/>
              <w:jc w:val="center"/>
            </w:pPr>
            <w:r w:rsidRPr="2F61107E">
              <w:rPr>
                <w:rFonts w:ascii="Aptos Narrow" w:eastAsia="Aptos Narrow" w:hAnsi="Aptos Narrow" w:cs="Aptos Narrow"/>
                <w:color w:val="000000" w:themeColor="text1"/>
                <w:sz w:val="22"/>
                <w:szCs w:val="22"/>
              </w:rPr>
              <w:t>0x69a4...152cea</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263573C8" w14:textId="69B7066B" w:rsidR="2F61107E" w:rsidRDefault="2F61107E" w:rsidP="2F61107E">
            <w:pPr>
              <w:spacing w:after="0"/>
              <w:jc w:val="center"/>
            </w:pPr>
            <w:r w:rsidRPr="2F61107E">
              <w:rPr>
                <w:rFonts w:ascii="Aptos Narrow" w:eastAsia="Aptos Narrow" w:hAnsi="Aptos Narrow" w:cs="Aptos Narrow"/>
                <w:color w:val="000000" w:themeColor="text1"/>
                <w:sz w:val="22"/>
                <w:szCs w:val="22"/>
              </w:rPr>
              <w:t>1,636</w:t>
            </w:r>
          </w:p>
        </w:tc>
        <w:tc>
          <w:tcPr>
            <w:tcW w:w="1063" w:type="dxa"/>
            <w:tcBorders>
              <w:top w:val="nil"/>
              <w:left w:val="single" w:sz="8" w:space="0" w:color="000000" w:themeColor="text1"/>
              <w:bottom w:val="nil"/>
              <w:right w:val="nil"/>
            </w:tcBorders>
            <w:tcMar>
              <w:top w:w="15" w:type="dxa"/>
              <w:left w:w="15" w:type="dxa"/>
              <w:right w:w="15" w:type="dxa"/>
            </w:tcMar>
            <w:vAlign w:val="bottom"/>
          </w:tcPr>
          <w:p w14:paraId="3D6CA52C" w14:textId="4396A1A7" w:rsidR="2F61107E" w:rsidRDefault="2F61107E" w:rsidP="2F61107E">
            <w:pPr>
              <w:spacing w:after="0"/>
              <w:jc w:val="center"/>
            </w:pPr>
            <w:r w:rsidRPr="2F61107E">
              <w:rPr>
                <w:rFonts w:ascii="Aptos Narrow" w:eastAsia="Aptos Narrow" w:hAnsi="Aptos Narrow" w:cs="Aptos Narrow"/>
                <w:color w:val="000000" w:themeColor="text1"/>
                <w:sz w:val="22"/>
                <w:szCs w:val="22"/>
              </w:rPr>
              <w:t>0x1f90...76c326</w:t>
            </w:r>
          </w:p>
        </w:tc>
        <w:tc>
          <w:tcPr>
            <w:tcW w:w="1072" w:type="dxa"/>
            <w:tcBorders>
              <w:top w:val="nil"/>
              <w:left w:val="nil"/>
              <w:bottom w:val="nil"/>
              <w:right w:val="nil"/>
            </w:tcBorders>
            <w:tcMar>
              <w:top w:w="15" w:type="dxa"/>
              <w:left w:w="15" w:type="dxa"/>
              <w:right w:w="15" w:type="dxa"/>
            </w:tcMar>
            <w:vAlign w:val="bottom"/>
          </w:tcPr>
          <w:p w14:paraId="25BF4537" w14:textId="7C2EAF2B" w:rsidR="2F61107E" w:rsidRDefault="2F61107E" w:rsidP="2F61107E">
            <w:pPr>
              <w:spacing w:after="0"/>
              <w:jc w:val="center"/>
            </w:pPr>
            <w:r w:rsidRPr="2F61107E">
              <w:rPr>
                <w:rFonts w:ascii="Aptos Narrow" w:eastAsia="Aptos Narrow" w:hAnsi="Aptos Narrow" w:cs="Aptos Narrow"/>
                <w:color w:val="000000" w:themeColor="text1"/>
                <w:sz w:val="22"/>
                <w:szCs w:val="22"/>
              </w:rPr>
              <w:t>1,637</w:t>
            </w:r>
          </w:p>
        </w:tc>
        <w:tc>
          <w:tcPr>
            <w:tcW w:w="1063" w:type="dxa"/>
            <w:tcBorders>
              <w:top w:val="nil"/>
              <w:left w:val="single" w:sz="8" w:space="0" w:color="000000" w:themeColor="text1"/>
              <w:bottom w:val="nil"/>
              <w:right w:val="nil"/>
            </w:tcBorders>
            <w:tcMar>
              <w:top w:w="15" w:type="dxa"/>
              <w:left w:w="15" w:type="dxa"/>
              <w:right w:w="15" w:type="dxa"/>
            </w:tcMar>
            <w:vAlign w:val="bottom"/>
          </w:tcPr>
          <w:p w14:paraId="69AB6821" w14:textId="392188F4" w:rsidR="2F61107E" w:rsidRDefault="2F61107E" w:rsidP="2F61107E">
            <w:pPr>
              <w:spacing w:after="0"/>
              <w:jc w:val="center"/>
            </w:pPr>
            <w:r w:rsidRPr="2F61107E">
              <w:rPr>
                <w:rFonts w:ascii="Aptos Narrow" w:eastAsia="Aptos Narrow" w:hAnsi="Aptos Narrow" w:cs="Aptos Narrow"/>
                <w:color w:val="000000" w:themeColor="text1"/>
                <w:sz w:val="22"/>
                <w:szCs w:val="22"/>
              </w:rPr>
              <w:t>0x3328...309c49</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708BAB23" w14:textId="456968BA" w:rsidR="2F61107E" w:rsidRDefault="2F61107E" w:rsidP="2F61107E">
            <w:pPr>
              <w:spacing w:after="0"/>
              <w:jc w:val="center"/>
            </w:pPr>
            <w:r w:rsidRPr="2F61107E">
              <w:rPr>
                <w:rFonts w:ascii="Aptos Narrow" w:eastAsia="Aptos Narrow" w:hAnsi="Aptos Narrow" w:cs="Aptos Narrow"/>
                <w:color w:val="000000" w:themeColor="text1"/>
                <w:sz w:val="22"/>
                <w:szCs w:val="22"/>
              </w:rPr>
              <w:t>1,260</w:t>
            </w:r>
          </w:p>
        </w:tc>
        <w:tc>
          <w:tcPr>
            <w:tcW w:w="1063" w:type="dxa"/>
            <w:tcBorders>
              <w:top w:val="nil"/>
              <w:left w:val="single" w:sz="8" w:space="0" w:color="000000" w:themeColor="text1"/>
              <w:bottom w:val="nil"/>
              <w:right w:val="nil"/>
            </w:tcBorders>
            <w:tcMar>
              <w:top w:w="15" w:type="dxa"/>
              <w:left w:w="15" w:type="dxa"/>
              <w:right w:w="15" w:type="dxa"/>
            </w:tcMar>
            <w:vAlign w:val="bottom"/>
          </w:tcPr>
          <w:p w14:paraId="0E00B55E" w14:textId="2E49D5CF" w:rsidR="2F61107E" w:rsidRDefault="2F61107E" w:rsidP="2F61107E">
            <w:pPr>
              <w:spacing w:after="0"/>
              <w:jc w:val="center"/>
            </w:pPr>
            <w:r w:rsidRPr="2F61107E">
              <w:rPr>
                <w:rFonts w:ascii="Aptos Narrow" w:eastAsia="Aptos Narrow" w:hAnsi="Aptos Narrow" w:cs="Aptos Narrow"/>
                <w:color w:val="000000" w:themeColor="text1"/>
                <w:sz w:val="22"/>
                <w:szCs w:val="22"/>
              </w:rPr>
              <w:t>0x9522...4bafe5</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263C8B13" w14:textId="6C11AD3B" w:rsidR="2F61107E" w:rsidRDefault="2F61107E" w:rsidP="2F61107E">
            <w:pPr>
              <w:spacing w:after="0"/>
              <w:jc w:val="center"/>
            </w:pPr>
            <w:r w:rsidRPr="2F61107E">
              <w:rPr>
                <w:rFonts w:ascii="Aptos Narrow" w:eastAsia="Aptos Narrow" w:hAnsi="Aptos Narrow" w:cs="Aptos Narrow"/>
                <w:color w:val="000000" w:themeColor="text1"/>
                <w:sz w:val="22"/>
                <w:szCs w:val="22"/>
              </w:rPr>
              <w:t>1,594</w:t>
            </w:r>
          </w:p>
        </w:tc>
      </w:tr>
      <w:tr w:rsidR="2F61107E" w14:paraId="174363A5" w14:textId="77777777" w:rsidTr="2F61107E">
        <w:trPr>
          <w:trHeight w:val="300"/>
        </w:trPr>
        <w:tc>
          <w:tcPr>
            <w:tcW w:w="819" w:type="dxa"/>
            <w:tcBorders>
              <w:top w:val="nil"/>
              <w:left w:val="single" w:sz="8" w:space="0" w:color="000000" w:themeColor="text1"/>
              <w:bottom w:val="nil"/>
              <w:right w:val="nil"/>
            </w:tcBorders>
            <w:tcMar>
              <w:top w:w="15" w:type="dxa"/>
              <w:left w:w="15" w:type="dxa"/>
              <w:right w:w="15" w:type="dxa"/>
            </w:tcMar>
            <w:vAlign w:val="bottom"/>
          </w:tcPr>
          <w:p w14:paraId="4618E7C8" w14:textId="553BC6BA" w:rsidR="2F61107E" w:rsidRDefault="2F61107E" w:rsidP="2F61107E">
            <w:pPr>
              <w:spacing w:after="0"/>
              <w:jc w:val="center"/>
            </w:pPr>
            <w:r w:rsidRPr="2F61107E">
              <w:rPr>
                <w:rFonts w:ascii="Aptos Narrow" w:eastAsia="Aptos Narrow" w:hAnsi="Aptos Narrow" w:cs="Aptos Narrow"/>
                <w:b/>
                <w:bCs/>
                <w:color w:val="000000" w:themeColor="text1"/>
                <w:sz w:val="22"/>
                <w:szCs w:val="22"/>
              </w:rPr>
              <w:t>9</w:t>
            </w:r>
          </w:p>
        </w:tc>
        <w:tc>
          <w:tcPr>
            <w:tcW w:w="1063" w:type="dxa"/>
            <w:tcBorders>
              <w:top w:val="nil"/>
              <w:left w:val="single" w:sz="8" w:space="0" w:color="000000" w:themeColor="text1"/>
              <w:bottom w:val="nil"/>
              <w:right w:val="nil"/>
            </w:tcBorders>
            <w:tcMar>
              <w:top w:w="15" w:type="dxa"/>
              <w:left w:w="15" w:type="dxa"/>
              <w:right w:w="15" w:type="dxa"/>
            </w:tcMar>
            <w:vAlign w:val="bottom"/>
          </w:tcPr>
          <w:p w14:paraId="68E8F3CE" w14:textId="7E357FBD" w:rsidR="2F61107E" w:rsidRDefault="2F61107E" w:rsidP="2F61107E">
            <w:pPr>
              <w:spacing w:after="0"/>
              <w:jc w:val="center"/>
            </w:pPr>
            <w:r w:rsidRPr="2F61107E">
              <w:rPr>
                <w:rFonts w:ascii="Aptos Narrow" w:eastAsia="Aptos Narrow" w:hAnsi="Aptos Narrow" w:cs="Aptos Narrow"/>
                <w:color w:val="000000" w:themeColor="text1"/>
                <w:sz w:val="22"/>
                <w:szCs w:val="22"/>
              </w:rPr>
              <w:t>0x3328...309c49</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02057403" w14:textId="36B7CB1E" w:rsidR="2F61107E" w:rsidRDefault="2F61107E" w:rsidP="2F61107E">
            <w:pPr>
              <w:spacing w:after="0"/>
              <w:jc w:val="center"/>
            </w:pPr>
            <w:r w:rsidRPr="2F61107E">
              <w:rPr>
                <w:rFonts w:ascii="Aptos Narrow" w:eastAsia="Aptos Narrow" w:hAnsi="Aptos Narrow" w:cs="Aptos Narrow"/>
                <w:color w:val="000000" w:themeColor="text1"/>
                <w:sz w:val="22"/>
                <w:szCs w:val="22"/>
              </w:rPr>
              <w:t>1,636</w:t>
            </w:r>
          </w:p>
        </w:tc>
        <w:tc>
          <w:tcPr>
            <w:tcW w:w="1063" w:type="dxa"/>
            <w:tcBorders>
              <w:top w:val="nil"/>
              <w:left w:val="single" w:sz="8" w:space="0" w:color="000000" w:themeColor="text1"/>
              <w:bottom w:val="nil"/>
              <w:right w:val="nil"/>
            </w:tcBorders>
            <w:tcMar>
              <w:top w:w="15" w:type="dxa"/>
              <w:left w:w="15" w:type="dxa"/>
              <w:right w:w="15" w:type="dxa"/>
            </w:tcMar>
            <w:vAlign w:val="bottom"/>
          </w:tcPr>
          <w:p w14:paraId="1619B112" w14:textId="6B5CD359" w:rsidR="2F61107E" w:rsidRDefault="2F61107E" w:rsidP="2F61107E">
            <w:pPr>
              <w:spacing w:after="0"/>
              <w:jc w:val="center"/>
            </w:pPr>
            <w:r w:rsidRPr="2F61107E">
              <w:rPr>
                <w:rFonts w:ascii="Aptos Narrow" w:eastAsia="Aptos Narrow" w:hAnsi="Aptos Narrow" w:cs="Aptos Narrow"/>
                <w:color w:val="000000" w:themeColor="text1"/>
                <w:sz w:val="22"/>
                <w:szCs w:val="22"/>
              </w:rPr>
              <w:t>0xf3de...509127</w:t>
            </w:r>
          </w:p>
        </w:tc>
        <w:tc>
          <w:tcPr>
            <w:tcW w:w="1072" w:type="dxa"/>
            <w:tcBorders>
              <w:top w:val="nil"/>
              <w:left w:val="nil"/>
              <w:bottom w:val="nil"/>
              <w:right w:val="nil"/>
            </w:tcBorders>
            <w:tcMar>
              <w:top w:w="15" w:type="dxa"/>
              <w:left w:w="15" w:type="dxa"/>
              <w:right w:w="15" w:type="dxa"/>
            </w:tcMar>
            <w:vAlign w:val="bottom"/>
          </w:tcPr>
          <w:p w14:paraId="24C93B1B" w14:textId="2FB4C44F" w:rsidR="2F61107E" w:rsidRDefault="2F61107E" w:rsidP="2F61107E">
            <w:pPr>
              <w:spacing w:after="0"/>
              <w:jc w:val="center"/>
            </w:pPr>
            <w:r w:rsidRPr="2F61107E">
              <w:rPr>
                <w:rFonts w:ascii="Aptos Narrow" w:eastAsia="Aptos Narrow" w:hAnsi="Aptos Narrow" w:cs="Aptos Narrow"/>
                <w:color w:val="000000" w:themeColor="text1"/>
                <w:sz w:val="22"/>
                <w:szCs w:val="22"/>
              </w:rPr>
              <w:t>1,319</w:t>
            </w:r>
          </w:p>
        </w:tc>
        <w:tc>
          <w:tcPr>
            <w:tcW w:w="1063" w:type="dxa"/>
            <w:tcBorders>
              <w:top w:val="nil"/>
              <w:left w:val="single" w:sz="8" w:space="0" w:color="000000" w:themeColor="text1"/>
              <w:bottom w:val="nil"/>
              <w:right w:val="nil"/>
            </w:tcBorders>
            <w:tcMar>
              <w:top w:w="15" w:type="dxa"/>
              <w:left w:w="15" w:type="dxa"/>
              <w:right w:w="15" w:type="dxa"/>
            </w:tcMar>
            <w:vAlign w:val="bottom"/>
          </w:tcPr>
          <w:p w14:paraId="504E80F6" w14:textId="532C54B7" w:rsidR="2F61107E" w:rsidRDefault="2F61107E" w:rsidP="2F61107E">
            <w:pPr>
              <w:spacing w:after="0"/>
              <w:jc w:val="center"/>
            </w:pPr>
            <w:r w:rsidRPr="2F61107E">
              <w:rPr>
                <w:rFonts w:ascii="Aptos Narrow" w:eastAsia="Aptos Narrow" w:hAnsi="Aptos Narrow" w:cs="Aptos Narrow"/>
                <w:color w:val="000000" w:themeColor="text1"/>
                <w:sz w:val="22"/>
                <w:szCs w:val="22"/>
              </w:rPr>
              <w:t>0xa69b...56e78c</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022FA3D0" w14:textId="39771B59" w:rsidR="2F61107E" w:rsidRDefault="2F61107E" w:rsidP="2F61107E">
            <w:pPr>
              <w:spacing w:after="0"/>
              <w:jc w:val="center"/>
            </w:pPr>
            <w:r w:rsidRPr="2F61107E">
              <w:rPr>
                <w:rFonts w:ascii="Aptos Narrow" w:eastAsia="Aptos Narrow" w:hAnsi="Aptos Narrow" w:cs="Aptos Narrow"/>
                <w:color w:val="000000" w:themeColor="text1"/>
                <w:sz w:val="22"/>
                <w:szCs w:val="22"/>
              </w:rPr>
              <w:t>1,127</w:t>
            </w:r>
          </w:p>
        </w:tc>
        <w:tc>
          <w:tcPr>
            <w:tcW w:w="1063" w:type="dxa"/>
            <w:tcBorders>
              <w:top w:val="nil"/>
              <w:left w:val="single" w:sz="8" w:space="0" w:color="000000" w:themeColor="text1"/>
              <w:bottom w:val="nil"/>
              <w:right w:val="nil"/>
            </w:tcBorders>
            <w:tcMar>
              <w:top w:w="15" w:type="dxa"/>
              <w:left w:w="15" w:type="dxa"/>
              <w:right w:w="15" w:type="dxa"/>
            </w:tcMar>
            <w:vAlign w:val="bottom"/>
          </w:tcPr>
          <w:p w14:paraId="2D1D33AD" w14:textId="2E34C79F" w:rsidR="2F61107E" w:rsidRDefault="2F61107E" w:rsidP="2F61107E">
            <w:pPr>
              <w:spacing w:after="0"/>
              <w:jc w:val="center"/>
            </w:pPr>
            <w:r w:rsidRPr="2F61107E">
              <w:rPr>
                <w:rFonts w:ascii="Aptos Narrow" w:eastAsia="Aptos Narrow" w:hAnsi="Aptos Narrow" w:cs="Aptos Narrow"/>
                <w:color w:val="000000" w:themeColor="text1"/>
                <w:sz w:val="22"/>
                <w:szCs w:val="22"/>
              </w:rPr>
              <w:t>0xa69b...56e78c</w:t>
            </w:r>
          </w:p>
        </w:tc>
        <w:tc>
          <w:tcPr>
            <w:tcW w:w="1072" w:type="dxa"/>
            <w:tcBorders>
              <w:top w:val="nil"/>
              <w:left w:val="nil"/>
              <w:bottom w:val="nil"/>
              <w:right w:val="single" w:sz="8" w:space="0" w:color="000000" w:themeColor="text1"/>
            </w:tcBorders>
            <w:tcMar>
              <w:top w:w="15" w:type="dxa"/>
              <w:left w:w="15" w:type="dxa"/>
              <w:right w:w="15" w:type="dxa"/>
            </w:tcMar>
            <w:vAlign w:val="bottom"/>
          </w:tcPr>
          <w:p w14:paraId="1A715E24" w14:textId="1C9B93E3" w:rsidR="2F61107E" w:rsidRDefault="2F61107E" w:rsidP="2F61107E">
            <w:pPr>
              <w:spacing w:after="0"/>
              <w:jc w:val="center"/>
            </w:pPr>
            <w:r w:rsidRPr="2F61107E">
              <w:rPr>
                <w:rFonts w:ascii="Aptos Narrow" w:eastAsia="Aptos Narrow" w:hAnsi="Aptos Narrow" w:cs="Aptos Narrow"/>
                <w:color w:val="000000" w:themeColor="text1"/>
                <w:sz w:val="22"/>
                <w:szCs w:val="22"/>
              </w:rPr>
              <w:t>1,214</w:t>
            </w:r>
          </w:p>
        </w:tc>
      </w:tr>
      <w:tr w:rsidR="2F61107E" w14:paraId="088C7339" w14:textId="77777777" w:rsidTr="2F61107E">
        <w:trPr>
          <w:trHeight w:val="300"/>
        </w:trPr>
        <w:tc>
          <w:tcPr>
            <w:tcW w:w="819"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01D10D62" w14:textId="569A3E6E" w:rsidR="2F61107E" w:rsidRDefault="2F61107E" w:rsidP="2F61107E">
            <w:pPr>
              <w:spacing w:after="0"/>
              <w:jc w:val="center"/>
            </w:pPr>
            <w:r w:rsidRPr="2F61107E">
              <w:rPr>
                <w:rFonts w:ascii="Aptos Narrow" w:eastAsia="Aptos Narrow" w:hAnsi="Aptos Narrow" w:cs="Aptos Narrow"/>
                <w:b/>
                <w:bCs/>
                <w:color w:val="000000" w:themeColor="text1"/>
                <w:sz w:val="22"/>
                <w:szCs w:val="22"/>
              </w:rPr>
              <w:t>10</w:t>
            </w:r>
          </w:p>
        </w:tc>
        <w:tc>
          <w:tcPr>
            <w:tcW w:w="1063"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02BB83B5" w14:textId="6E8B2297" w:rsidR="2F61107E" w:rsidRDefault="2F61107E" w:rsidP="2F61107E">
            <w:pPr>
              <w:spacing w:after="0"/>
              <w:jc w:val="center"/>
            </w:pPr>
            <w:r w:rsidRPr="2F61107E">
              <w:rPr>
                <w:rFonts w:ascii="Aptos Narrow" w:eastAsia="Aptos Narrow" w:hAnsi="Aptos Narrow" w:cs="Aptos Narrow"/>
                <w:color w:val="000000" w:themeColor="text1"/>
                <w:sz w:val="22"/>
                <w:szCs w:val="22"/>
              </w:rPr>
              <w:t>0xa8f2...2acba4</w:t>
            </w:r>
          </w:p>
        </w:tc>
        <w:tc>
          <w:tcPr>
            <w:tcW w:w="1072"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47B60D42" w14:textId="3FFC63FD" w:rsidR="2F61107E" w:rsidRDefault="2F61107E" w:rsidP="2F61107E">
            <w:pPr>
              <w:spacing w:after="0"/>
              <w:jc w:val="center"/>
            </w:pPr>
            <w:r w:rsidRPr="2F61107E">
              <w:rPr>
                <w:rFonts w:ascii="Aptos Narrow" w:eastAsia="Aptos Narrow" w:hAnsi="Aptos Narrow" w:cs="Aptos Narrow"/>
                <w:color w:val="000000" w:themeColor="text1"/>
                <w:sz w:val="22"/>
                <w:szCs w:val="22"/>
              </w:rPr>
              <w:t>1,401</w:t>
            </w:r>
          </w:p>
        </w:tc>
        <w:tc>
          <w:tcPr>
            <w:tcW w:w="1063"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155FC89D" w14:textId="1AA4C29F" w:rsidR="2F61107E" w:rsidRDefault="2F61107E" w:rsidP="2F61107E">
            <w:pPr>
              <w:spacing w:after="0"/>
              <w:jc w:val="center"/>
            </w:pPr>
            <w:r w:rsidRPr="2F61107E">
              <w:rPr>
                <w:rFonts w:ascii="Aptos Narrow" w:eastAsia="Aptos Narrow" w:hAnsi="Aptos Narrow" w:cs="Aptos Narrow"/>
                <w:color w:val="000000" w:themeColor="text1"/>
                <w:sz w:val="22"/>
                <w:szCs w:val="22"/>
              </w:rPr>
              <w:t>0x1111...960582</w:t>
            </w:r>
          </w:p>
        </w:tc>
        <w:tc>
          <w:tcPr>
            <w:tcW w:w="1072" w:type="dxa"/>
            <w:tcBorders>
              <w:top w:val="nil"/>
              <w:left w:val="nil"/>
              <w:bottom w:val="single" w:sz="8" w:space="0" w:color="000000" w:themeColor="text1"/>
              <w:right w:val="nil"/>
            </w:tcBorders>
            <w:tcMar>
              <w:top w:w="15" w:type="dxa"/>
              <w:left w:w="15" w:type="dxa"/>
              <w:right w:w="15" w:type="dxa"/>
            </w:tcMar>
            <w:vAlign w:val="bottom"/>
          </w:tcPr>
          <w:p w14:paraId="5B80AFBA" w14:textId="605E74DF" w:rsidR="2F61107E" w:rsidRDefault="2F61107E" w:rsidP="2F61107E">
            <w:pPr>
              <w:spacing w:after="0"/>
              <w:jc w:val="center"/>
            </w:pPr>
            <w:r w:rsidRPr="2F61107E">
              <w:rPr>
                <w:rFonts w:ascii="Aptos Narrow" w:eastAsia="Aptos Narrow" w:hAnsi="Aptos Narrow" w:cs="Aptos Narrow"/>
                <w:color w:val="000000" w:themeColor="text1"/>
                <w:sz w:val="22"/>
                <w:szCs w:val="22"/>
              </w:rPr>
              <w:t>1,228</w:t>
            </w:r>
          </w:p>
        </w:tc>
        <w:tc>
          <w:tcPr>
            <w:tcW w:w="1063"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55A13AD9" w14:textId="259CA1EB" w:rsidR="2F61107E" w:rsidRDefault="2F61107E" w:rsidP="2F61107E">
            <w:pPr>
              <w:spacing w:after="0"/>
              <w:jc w:val="center"/>
            </w:pPr>
            <w:r w:rsidRPr="2F61107E">
              <w:rPr>
                <w:rFonts w:ascii="Aptos Narrow" w:eastAsia="Aptos Narrow" w:hAnsi="Aptos Narrow" w:cs="Aptos Narrow"/>
                <w:color w:val="000000" w:themeColor="text1"/>
                <w:sz w:val="22"/>
                <w:szCs w:val="22"/>
              </w:rPr>
              <w:t>0x51c7...502a7f</w:t>
            </w:r>
          </w:p>
        </w:tc>
        <w:tc>
          <w:tcPr>
            <w:tcW w:w="1072"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4CA16394" w14:textId="63E99932" w:rsidR="2F61107E" w:rsidRDefault="2F61107E" w:rsidP="2F61107E">
            <w:pPr>
              <w:spacing w:after="0"/>
              <w:jc w:val="center"/>
            </w:pPr>
            <w:r w:rsidRPr="2F61107E">
              <w:rPr>
                <w:rFonts w:ascii="Aptos Narrow" w:eastAsia="Aptos Narrow" w:hAnsi="Aptos Narrow" w:cs="Aptos Narrow"/>
                <w:color w:val="000000" w:themeColor="text1"/>
                <w:sz w:val="22"/>
                <w:szCs w:val="22"/>
              </w:rPr>
              <w:t>1,066</w:t>
            </w:r>
          </w:p>
        </w:tc>
        <w:tc>
          <w:tcPr>
            <w:tcW w:w="1063"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7D268C6F" w14:textId="08E75B69" w:rsidR="2F61107E" w:rsidRDefault="2F61107E" w:rsidP="2F61107E">
            <w:pPr>
              <w:spacing w:after="0"/>
              <w:jc w:val="center"/>
            </w:pPr>
            <w:r w:rsidRPr="2F61107E">
              <w:rPr>
                <w:rFonts w:ascii="Aptos Narrow" w:eastAsia="Aptos Narrow" w:hAnsi="Aptos Narrow" w:cs="Aptos Narrow"/>
                <w:color w:val="000000" w:themeColor="text1"/>
                <w:sz w:val="22"/>
                <w:szCs w:val="22"/>
              </w:rPr>
              <w:t>0x1111...960582</w:t>
            </w:r>
          </w:p>
        </w:tc>
        <w:tc>
          <w:tcPr>
            <w:tcW w:w="1072"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4CC3853B" w14:textId="26441647" w:rsidR="2F61107E" w:rsidRDefault="2F61107E" w:rsidP="2F61107E">
            <w:pPr>
              <w:spacing w:after="0"/>
              <w:jc w:val="center"/>
            </w:pPr>
            <w:r w:rsidRPr="2F61107E">
              <w:rPr>
                <w:rFonts w:ascii="Aptos Narrow" w:eastAsia="Aptos Narrow" w:hAnsi="Aptos Narrow" w:cs="Aptos Narrow"/>
                <w:color w:val="000000" w:themeColor="text1"/>
                <w:sz w:val="22"/>
                <w:szCs w:val="22"/>
              </w:rPr>
              <w:t>1,100</w:t>
            </w:r>
          </w:p>
        </w:tc>
      </w:tr>
    </w:tbl>
    <w:p w14:paraId="018C11D0" w14:textId="421F87B8" w:rsidR="2F61107E" w:rsidRDefault="2F61107E" w:rsidP="2F61107E"/>
    <w:tbl>
      <w:tblPr>
        <w:tblW w:w="0" w:type="auto"/>
        <w:tblLayout w:type="fixed"/>
        <w:tblLook w:val="06A0" w:firstRow="1" w:lastRow="0" w:firstColumn="1" w:lastColumn="0" w:noHBand="1" w:noVBand="1"/>
      </w:tblPr>
      <w:tblGrid>
        <w:gridCol w:w="1003"/>
        <w:gridCol w:w="1023"/>
        <w:gridCol w:w="1008"/>
        <w:gridCol w:w="1023"/>
        <w:gridCol w:w="1086"/>
        <w:gridCol w:w="1023"/>
        <w:gridCol w:w="1086"/>
        <w:gridCol w:w="1023"/>
        <w:gridCol w:w="1086"/>
      </w:tblGrid>
      <w:tr w:rsidR="2F61107E" w14:paraId="757E1C55" w14:textId="77777777" w:rsidTr="2F61107E">
        <w:trPr>
          <w:trHeight w:val="300"/>
        </w:trPr>
        <w:tc>
          <w:tcPr>
            <w:tcW w:w="9361" w:type="dxa"/>
            <w:gridSpan w:val="9"/>
            <w:tcBorders>
              <w:top w:val="single" w:sz="8" w:space="0" w:color="000000" w:themeColor="text1"/>
              <w:left w:val="single" w:sz="8" w:space="0" w:color="000000" w:themeColor="text1"/>
              <w:bottom w:val="nil"/>
              <w:right w:val="nil"/>
            </w:tcBorders>
            <w:tcMar>
              <w:top w:w="15" w:type="dxa"/>
              <w:left w:w="15" w:type="dxa"/>
              <w:right w:w="15" w:type="dxa"/>
            </w:tcMar>
            <w:vAlign w:val="bottom"/>
          </w:tcPr>
          <w:p w14:paraId="0F79396B" w14:textId="64C5B5AA" w:rsidR="2F61107E" w:rsidRDefault="2F61107E" w:rsidP="2F61107E">
            <w:pPr>
              <w:spacing w:after="0"/>
              <w:jc w:val="center"/>
            </w:pPr>
            <w:r w:rsidRPr="2F61107E">
              <w:rPr>
                <w:rFonts w:ascii="Aptos Narrow" w:eastAsia="Aptos Narrow" w:hAnsi="Aptos Narrow" w:cs="Aptos Narrow"/>
                <w:b/>
                <w:bCs/>
                <w:color w:val="000000" w:themeColor="text1"/>
                <w:sz w:val="22"/>
                <w:szCs w:val="22"/>
              </w:rPr>
              <w:t xml:space="preserve">Table 4A. Query 2.2 </w:t>
            </w:r>
            <w:r w:rsidR="00F32178">
              <w:rPr>
                <w:rFonts w:ascii="Aptos Narrow" w:eastAsia="Aptos Narrow" w:hAnsi="Aptos Narrow" w:cs="Aptos Narrow"/>
                <w:b/>
                <w:bCs/>
                <w:color w:val="000000" w:themeColor="text1"/>
                <w:sz w:val="22"/>
                <w:szCs w:val="22"/>
              </w:rPr>
              <w:t>f</w:t>
            </w:r>
            <w:r w:rsidR="00F32178" w:rsidRPr="2F61107E">
              <w:rPr>
                <w:rFonts w:ascii="Aptos Narrow" w:eastAsia="Aptos Narrow" w:hAnsi="Aptos Narrow" w:cs="Aptos Narrow"/>
                <w:b/>
                <w:bCs/>
                <w:color w:val="000000" w:themeColor="text1"/>
                <w:sz w:val="22"/>
                <w:szCs w:val="22"/>
              </w:rPr>
              <w:t xml:space="preserve">or </w:t>
            </w:r>
            <w:r w:rsidR="00F32178" w:rsidRPr="00F32178">
              <w:rPr>
                <w:rFonts w:ascii="Aptos Narrow" w:eastAsia="Aptos Narrow" w:hAnsi="Aptos Narrow" w:cs="Aptos Narrow"/>
                <w:b/>
                <w:bCs/>
                <w:color w:val="000000" w:themeColor="text1"/>
                <w:sz w:val="22"/>
                <w:szCs w:val="22"/>
              </w:rPr>
              <w:t>each set of blocks</w:t>
            </w:r>
          </w:p>
        </w:tc>
      </w:tr>
      <w:tr w:rsidR="2F61107E" w14:paraId="205F9C28" w14:textId="77777777" w:rsidTr="2F61107E">
        <w:trPr>
          <w:trHeight w:val="300"/>
        </w:trPr>
        <w:tc>
          <w:tcPr>
            <w:tcW w:w="1003"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178AAEB5" w14:textId="2B2BA407" w:rsidR="2F61107E" w:rsidRDefault="00BF41D8" w:rsidP="2F61107E">
            <w:pPr>
              <w:spacing w:after="0"/>
              <w:jc w:val="center"/>
            </w:pPr>
            <w:r>
              <w:rPr>
                <w:rFonts w:ascii="Aptos Narrow" w:eastAsia="Aptos Narrow" w:hAnsi="Aptos Narrow" w:cs="Aptos Narrow"/>
                <w:color w:val="000000" w:themeColor="text1"/>
                <w:sz w:val="22"/>
                <w:szCs w:val="22"/>
              </w:rPr>
              <w:t>Number of blocks</w:t>
            </w:r>
          </w:p>
        </w:tc>
        <w:tc>
          <w:tcPr>
            <w:tcW w:w="2031" w:type="dxa"/>
            <w:gridSpan w:val="2"/>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6DDD5610" w14:textId="390F161E"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c>
          <w:tcPr>
            <w:tcW w:w="2109" w:type="dxa"/>
            <w:gridSpan w:val="2"/>
            <w:tcBorders>
              <w:top w:val="single" w:sz="8" w:space="0" w:color="000000" w:themeColor="text1"/>
              <w:left w:val="nil"/>
              <w:bottom w:val="single" w:sz="8" w:space="0" w:color="000000" w:themeColor="text1"/>
              <w:right w:val="nil"/>
            </w:tcBorders>
            <w:tcMar>
              <w:top w:w="15" w:type="dxa"/>
              <w:left w:w="15" w:type="dxa"/>
              <w:right w:w="15" w:type="dxa"/>
            </w:tcMar>
            <w:vAlign w:val="bottom"/>
          </w:tcPr>
          <w:p w14:paraId="5B3FC67E" w14:textId="48891A00" w:rsidR="2F61107E" w:rsidRDefault="2F61107E" w:rsidP="2F61107E">
            <w:pPr>
              <w:spacing w:after="0"/>
              <w:jc w:val="center"/>
            </w:pPr>
            <w:r w:rsidRPr="2F61107E">
              <w:rPr>
                <w:rFonts w:ascii="Aptos Narrow" w:eastAsia="Aptos Narrow" w:hAnsi="Aptos Narrow" w:cs="Aptos Narrow"/>
                <w:color w:val="000000" w:themeColor="text1"/>
                <w:sz w:val="22"/>
                <w:szCs w:val="22"/>
              </w:rPr>
              <w:t>10</w:t>
            </w:r>
          </w:p>
        </w:tc>
        <w:tc>
          <w:tcPr>
            <w:tcW w:w="2109" w:type="dxa"/>
            <w:gridSpan w:val="2"/>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7AF58239" w14:textId="30FB2C5B" w:rsidR="2F61107E" w:rsidRDefault="2F61107E" w:rsidP="2F61107E">
            <w:pPr>
              <w:spacing w:after="0"/>
              <w:jc w:val="center"/>
            </w:pPr>
            <w:r w:rsidRPr="2F61107E">
              <w:rPr>
                <w:rFonts w:ascii="Aptos Narrow" w:eastAsia="Aptos Narrow" w:hAnsi="Aptos Narrow" w:cs="Aptos Narrow"/>
                <w:color w:val="000000" w:themeColor="text1"/>
                <w:sz w:val="22"/>
                <w:szCs w:val="22"/>
              </w:rPr>
              <w:t>50</w:t>
            </w:r>
          </w:p>
        </w:tc>
        <w:tc>
          <w:tcPr>
            <w:tcW w:w="2109" w:type="dxa"/>
            <w:gridSpan w:val="2"/>
            <w:tcBorders>
              <w:top w:val="single" w:sz="8" w:space="0" w:color="000000" w:themeColor="text1"/>
              <w:left w:val="nil"/>
              <w:bottom w:val="single" w:sz="8" w:space="0" w:color="000000" w:themeColor="text1"/>
              <w:right w:val="nil"/>
            </w:tcBorders>
            <w:tcMar>
              <w:top w:w="15" w:type="dxa"/>
              <w:left w:w="15" w:type="dxa"/>
              <w:right w:w="15" w:type="dxa"/>
            </w:tcMar>
            <w:vAlign w:val="bottom"/>
          </w:tcPr>
          <w:p w14:paraId="42CFE7CC" w14:textId="0FDE42F8" w:rsidR="2F61107E" w:rsidRDefault="2F61107E" w:rsidP="2F61107E">
            <w:pPr>
              <w:spacing w:after="0"/>
              <w:jc w:val="center"/>
            </w:pPr>
            <w:r w:rsidRPr="2F61107E">
              <w:rPr>
                <w:rFonts w:ascii="Aptos Narrow" w:eastAsia="Aptos Narrow" w:hAnsi="Aptos Narrow" w:cs="Aptos Narrow"/>
                <w:color w:val="000000" w:themeColor="text1"/>
                <w:sz w:val="22"/>
                <w:szCs w:val="22"/>
              </w:rPr>
              <w:t>100</w:t>
            </w:r>
          </w:p>
        </w:tc>
      </w:tr>
      <w:tr w:rsidR="2F61107E" w14:paraId="29C692FA" w14:textId="77777777" w:rsidTr="2F61107E">
        <w:trPr>
          <w:trHeight w:val="300"/>
        </w:trPr>
        <w:tc>
          <w:tcPr>
            <w:tcW w:w="1003"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5CD0B5D5" w14:textId="6583A0E8" w:rsidR="2F61107E" w:rsidRDefault="2F61107E" w:rsidP="2F61107E">
            <w:pPr>
              <w:spacing w:after="0"/>
              <w:jc w:val="center"/>
            </w:pPr>
            <w:r w:rsidRPr="2F61107E">
              <w:rPr>
                <w:rFonts w:ascii="Aptos Narrow" w:eastAsia="Aptos Narrow" w:hAnsi="Aptos Narrow" w:cs="Aptos Narrow"/>
                <w:color w:val="000000" w:themeColor="text1"/>
                <w:sz w:val="22"/>
                <w:szCs w:val="22"/>
              </w:rPr>
              <w:t>Rank</w:t>
            </w:r>
          </w:p>
        </w:tc>
        <w:tc>
          <w:tcPr>
            <w:tcW w:w="1023"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3CC22409" w14:textId="0D8B805E"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08"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0AEF76A1" w14:textId="02D2938A" w:rsidR="2F61107E" w:rsidRDefault="2F61107E" w:rsidP="2F61107E">
            <w:pPr>
              <w:spacing w:after="0"/>
              <w:jc w:val="center"/>
            </w:pPr>
            <w:r w:rsidRPr="2F61107E">
              <w:rPr>
                <w:rFonts w:ascii="Aptos Narrow" w:eastAsia="Aptos Narrow" w:hAnsi="Aptos Narrow" w:cs="Aptos Narrow"/>
                <w:color w:val="000000" w:themeColor="text1"/>
                <w:sz w:val="22"/>
                <w:szCs w:val="22"/>
              </w:rPr>
              <w:t>Sent Percentage (%)</w:t>
            </w:r>
          </w:p>
        </w:tc>
        <w:tc>
          <w:tcPr>
            <w:tcW w:w="1023"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5882BCE4" w14:textId="1F63B082"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86"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77662588" w14:textId="4B529BB7" w:rsidR="2F61107E" w:rsidRDefault="2F61107E" w:rsidP="2F61107E">
            <w:pPr>
              <w:spacing w:after="0"/>
              <w:jc w:val="center"/>
            </w:pPr>
            <w:r w:rsidRPr="2F61107E">
              <w:rPr>
                <w:rFonts w:ascii="Aptos Narrow" w:eastAsia="Aptos Narrow" w:hAnsi="Aptos Narrow" w:cs="Aptos Narrow"/>
                <w:color w:val="000000" w:themeColor="text1"/>
                <w:sz w:val="22"/>
                <w:szCs w:val="22"/>
              </w:rPr>
              <w:t>Sent Percentage (%)</w:t>
            </w:r>
          </w:p>
        </w:tc>
        <w:tc>
          <w:tcPr>
            <w:tcW w:w="1023"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7E2CF32A" w14:textId="04773BB2"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86"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118643B3" w14:textId="59F5A34D" w:rsidR="2F61107E" w:rsidRDefault="2F61107E" w:rsidP="2F61107E">
            <w:pPr>
              <w:spacing w:after="0"/>
              <w:jc w:val="center"/>
            </w:pPr>
            <w:r w:rsidRPr="2F61107E">
              <w:rPr>
                <w:rFonts w:ascii="Aptos Narrow" w:eastAsia="Aptos Narrow" w:hAnsi="Aptos Narrow" w:cs="Aptos Narrow"/>
                <w:color w:val="000000" w:themeColor="text1"/>
                <w:sz w:val="22"/>
                <w:szCs w:val="22"/>
              </w:rPr>
              <w:t>Sent Percentage (%)</w:t>
            </w:r>
          </w:p>
        </w:tc>
        <w:tc>
          <w:tcPr>
            <w:tcW w:w="1023"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60F4510C" w14:textId="48475444"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86"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1078D7E6" w14:textId="3BF68B24" w:rsidR="2F61107E" w:rsidRDefault="2F61107E" w:rsidP="2F61107E">
            <w:pPr>
              <w:spacing w:after="0"/>
              <w:jc w:val="center"/>
            </w:pPr>
            <w:r w:rsidRPr="2F61107E">
              <w:rPr>
                <w:rFonts w:ascii="Aptos Narrow" w:eastAsia="Aptos Narrow" w:hAnsi="Aptos Narrow" w:cs="Aptos Narrow"/>
                <w:color w:val="000000" w:themeColor="text1"/>
                <w:sz w:val="22"/>
                <w:szCs w:val="22"/>
              </w:rPr>
              <w:t>Sent Percentage (%)</w:t>
            </w:r>
          </w:p>
        </w:tc>
      </w:tr>
      <w:tr w:rsidR="2F61107E" w14:paraId="41EB9091" w14:textId="77777777" w:rsidTr="2F61107E">
        <w:trPr>
          <w:trHeight w:val="300"/>
        </w:trPr>
        <w:tc>
          <w:tcPr>
            <w:tcW w:w="1003" w:type="dxa"/>
            <w:tcBorders>
              <w:top w:val="single" w:sz="8" w:space="0" w:color="000000" w:themeColor="text1"/>
              <w:left w:val="single" w:sz="8" w:space="0" w:color="000000" w:themeColor="text1"/>
              <w:bottom w:val="nil"/>
              <w:right w:val="nil"/>
            </w:tcBorders>
            <w:tcMar>
              <w:top w:w="15" w:type="dxa"/>
              <w:left w:w="15" w:type="dxa"/>
              <w:right w:w="15" w:type="dxa"/>
            </w:tcMar>
            <w:vAlign w:val="bottom"/>
          </w:tcPr>
          <w:p w14:paraId="1A77EE02" w14:textId="5477BB60" w:rsidR="2F61107E" w:rsidRDefault="2F61107E" w:rsidP="2F61107E">
            <w:pPr>
              <w:spacing w:after="0"/>
              <w:jc w:val="center"/>
            </w:pPr>
            <w:r w:rsidRPr="2F61107E">
              <w:rPr>
                <w:rFonts w:ascii="Aptos Narrow" w:eastAsia="Aptos Narrow" w:hAnsi="Aptos Narrow" w:cs="Aptos Narrow"/>
                <w:b/>
                <w:bCs/>
                <w:color w:val="000000" w:themeColor="text1"/>
                <w:sz w:val="22"/>
                <w:szCs w:val="22"/>
              </w:rPr>
              <w:t>1</w:t>
            </w:r>
          </w:p>
        </w:tc>
        <w:tc>
          <w:tcPr>
            <w:tcW w:w="1023" w:type="dxa"/>
            <w:tcBorders>
              <w:top w:val="single" w:sz="8" w:space="0" w:color="000000" w:themeColor="text1"/>
              <w:left w:val="single" w:sz="8" w:space="0" w:color="000000" w:themeColor="text1"/>
              <w:bottom w:val="nil"/>
              <w:right w:val="nil"/>
            </w:tcBorders>
            <w:shd w:val="clear" w:color="auto" w:fill="CAD8FC"/>
            <w:tcMar>
              <w:top w:w="15" w:type="dxa"/>
              <w:left w:w="15" w:type="dxa"/>
              <w:right w:w="15" w:type="dxa"/>
            </w:tcMar>
            <w:vAlign w:val="bottom"/>
          </w:tcPr>
          <w:p w14:paraId="6DD66E37" w14:textId="7AF4FE02"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1008" w:type="dxa"/>
            <w:tcBorders>
              <w:top w:val="single" w:sz="8" w:space="0" w:color="000000" w:themeColor="text1"/>
              <w:left w:val="nil"/>
              <w:bottom w:val="nil"/>
              <w:right w:val="single" w:sz="8" w:space="0" w:color="000000" w:themeColor="text1"/>
            </w:tcBorders>
            <w:tcMar>
              <w:top w:w="15" w:type="dxa"/>
              <w:left w:w="15" w:type="dxa"/>
              <w:right w:w="15" w:type="dxa"/>
            </w:tcMar>
            <w:vAlign w:val="bottom"/>
          </w:tcPr>
          <w:p w14:paraId="67DABE35" w14:textId="025D8358" w:rsidR="2F61107E" w:rsidRDefault="2F61107E" w:rsidP="2F61107E">
            <w:pPr>
              <w:spacing w:after="0"/>
              <w:jc w:val="center"/>
            </w:pPr>
            <w:r w:rsidRPr="2F61107E">
              <w:rPr>
                <w:rFonts w:ascii="Aptos Narrow" w:eastAsia="Aptos Narrow" w:hAnsi="Aptos Narrow" w:cs="Aptos Narrow"/>
                <w:color w:val="000000" w:themeColor="text1"/>
                <w:sz w:val="22"/>
                <w:szCs w:val="22"/>
              </w:rPr>
              <w:t>7,243</w:t>
            </w:r>
          </w:p>
        </w:tc>
        <w:tc>
          <w:tcPr>
            <w:tcW w:w="1023" w:type="dxa"/>
            <w:tcBorders>
              <w:top w:val="single" w:sz="8" w:space="0" w:color="000000" w:themeColor="text1"/>
              <w:left w:val="single" w:sz="8" w:space="0" w:color="000000" w:themeColor="text1"/>
              <w:bottom w:val="nil"/>
              <w:right w:val="nil"/>
            </w:tcBorders>
            <w:shd w:val="clear" w:color="auto" w:fill="CAD8FC"/>
            <w:tcMar>
              <w:top w:w="15" w:type="dxa"/>
              <w:left w:w="15" w:type="dxa"/>
              <w:right w:w="15" w:type="dxa"/>
            </w:tcMar>
            <w:vAlign w:val="bottom"/>
          </w:tcPr>
          <w:p w14:paraId="253413DB" w14:textId="024B4EB3"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1086" w:type="dxa"/>
            <w:tcBorders>
              <w:top w:val="single" w:sz="8" w:space="0" w:color="000000" w:themeColor="text1"/>
              <w:left w:val="nil"/>
              <w:bottom w:val="nil"/>
              <w:right w:val="nil"/>
            </w:tcBorders>
            <w:tcMar>
              <w:top w:w="15" w:type="dxa"/>
              <w:left w:w="15" w:type="dxa"/>
              <w:right w:w="15" w:type="dxa"/>
            </w:tcMar>
            <w:vAlign w:val="bottom"/>
          </w:tcPr>
          <w:p w14:paraId="1F659D6C" w14:textId="60643481" w:rsidR="2F61107E" w:rsidRDefault="2F61107E" w:rsidP="2F61107E">
            <w:pPr>
              <w:spacing w:after="0"/>
              <w:jc w:val="center"/>
            </w:pPr>
            <w:r w:rsidRPr="2F61107E">
              <w:rPr>
                <w:rFonts w:ascii="Aptos Narrow" w:eastAsia="Aptos Narrow" w:hAnsi="Aptos Narrow" w:cs="Aptos Narrow"/>
                <w:color w:val="000000" w:themeColor="text1"/>
                <w:sz w:val="22"/>
                <w:szCs w:val="22"/>
              </w:rPr>
              <w:t>6,219</w:t>
            </w:r>
          </w:p>
        </w:tc>
        <w:tc>
          <w:tcPr>
            <w:tcW w:w="1023" w:type="dxa"/>
            <w:tcBorders>
              <w:top w:val="single" w:sz="8" w:space="0" w:color="000000" w:themeColor="text1"/>
              <w:left w:val="single" w:sz="8" w:space="0" w:color="000000" w:themeColor="text1"/>
              <w:bottom w:val="nil"/>
              <w:right w:val="nil"/>
            </w:tcBorders>
            <w:shd w:val="clear" w:color="auto" w:fill="CAD8FC"/>
            <w:tcMar>
              <w:top w:w="15" w:type="dxa"/>
              <w:left w:w="15" w:type="dxa"/>
              <w:right w:w="15" w:type="dxa"/>
            </w:tcMar>
            <w:vAlign w:val="bottom"/>
          </w:tcPr>
          <w:p w14:paraId="55B37D87" w14:textId="7BEF225B"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1086" w:type="dxa"/>
            <w:tcBorders>
              <w:top w:val="single" w:sz="8" w:space="0" w:color="000000" w:themeColor="text1"/>
              <w:left w:val="nil"/>
              <w:bottom w:val="nil"/>
              <w:right w:val="single" w:sz="8" w:space="0" w:color="000000" w:themeColor="text1"/>
            </w:tcBorders>
            <w:tcMar>
              <w:top w:w="15" w:type="dxa"/>
              <w:left w:w="15" w:type="dxa"/>
              <w:right w:w="15" w:type="dxa"/>
            </w:tcMar>
            <w:vAlign w:val="bottom"/>
          </w:tcPr>
          <w:p w14:paraId="41F1ACB5" w14:textId="58F22744" w:rsidR="2F61107E" w:rsidRDefault="2F61107E" w:rsidP="2F61107E">
            <w:pPr>
              <w:spacing w:after="0"/>
              <w:jc w:val="center"/>
            </w:pPr>
            <w:r w:rsidRPr="2F61107E">
              <w:rPr>
                <w:rFonts w:ascii="Aptos Narrow" w:eastAsia="Aptos Narrow" w:hAnsi="Aptos Narrow" w:cs="Aptos Narrow"/>
                <w:color w:val="000000" w:themeColor="text1"/>
                <w:sz w:val="22"/>
                <w:szCs w:val="22"/>
              </w:rPr>
              <w:t>5,931</w:t>
            </w:r>
          </w:p>
        </w:tc>
        <w:tc>
          <w:tcPr>
            <w:tcW w:w="1023" w:type="dxa"/>
            <w:tcBorders>
              <w:top w:val="single" w:sz="8" w:space="0" w:color="000000" w:themeColor="text1"/>
              <w:left w:val="single" w:sz="8" w:space="0" w:color="000000" w:themeColor="text1"/>
              <w:bottom w:val="nil"/>
              <w:right w:val="nil"/>
            </w:tcBorders>
            <w:shd w:val="clear" w:color="auto" w:fill="CAD8FC"/>
            <w:tcMar>
              <w:top w:w="15" w:type="dxa"/>
              <w:left w:w="15" w:type="dxa"/>
              <w:right w:w="15" w:type="dxa"/>
            </w:tcMar>
            <w:vAlign w:val="bottom"/>
          </w:tcPr>
          <w:p w14:paraId="43208DA2" w14:textId="348BF5E6"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1086" w:type="dxa"/>
            <w:tcBorders>
              <w:top w:val="single" w:sz="8" w:space="0" w:color="000000" w:themeColor="text1"/>
              <w:left w:val="nil"/>
              <w:bottom w:val="nil"/>
              <w:right w:val="single" w:sz="8" w:space="0" w:color="000000" w:themeColor="text1"/>
            </w:tcBorders>
            <w:tcMar>
              <w:top w:w="15" w:type="dxa"/>
              <w:left w:w="15" w:type="dxa"/>
              <w:right w:w="15" w:type="dxa"/>
            </w:tcMar>
            <w:vAlign w:val="bottom"/>
          </w:tcPr>
          <w:p w14:paraId="4E56BFD8" w14:textId="7EE4B829" w:rsidR="2F61107E" w:rsidRDefault="2F61107E" w:rsidP="2F61107E">
            <w:pPr>
              <w:spacing w:after="0"/>
              <w:jc w:val="center"/>
            </w:pPr>
            <w:r w:rsidRPr="2F61107E">
              <w:rPr>
                <w:rFonts w:ascii="Aptos Narrow" w:eastAsia="Aptos Narrow" w:hAnsi="Aptos Narrow" w:cs="Aptos Narrow"/>
                <w:color w:val="000000" w:themeColor="text1"/>
                <w:sz w:val="22"/>
                <w:szCs w:val="22"/>
              </w:rPr>
              <w:t>6,044</w:t>
            </w:r>
          </w:p>
        </w:tc>
      </w:tr>
      <w:tr w:rsidR="2F61107E" w14:paraId="6281DD15" w14:textId="77777777" w:rsidTr="2F61107E">
        <w:trPr>
          <w:trHeight w:val="300"/>
        </w:trPr>
        <w:tc>
          <w:tcPr>
            <w:tcW w:w="1003" w:type="dxa"/>
            <w:tcBorders>
              <w:top w:val="nil"/>
              <w:left w:val="single" w:sz="8" w:space="0" w:color="000000" w:themeColor="text1"/>
              <w:bottom w:val="nil"/>
              <w:right w:val="nil"/>
            </w:tcBorders>
            <w:tcMar>
              <w:top w:w="15" w:type="dxa"/>
              <w:left w:w="15" w:type="dxa"/>
              <w:right w:w="15" w:type="dxa"/>
            </w:tcMar>
            <w:vAlign w:val="bottom"/>
          </w:tcPr>
          <w:p w14:paraId="59BFD5A0" w14:textId="4C428970" w:rsidR="2F61107E" w:rsidRDefault="2F61107E" w:rsidP="2F61107E">
            <w:pPr>
              <w:spacing w:after="0"/>
              <w:jc w:val="center"/>
            </w:pPr>
            <w:r w:rsidRPr="2F61107E">
              <w:rPr>
                <w:rFonts w:ascii="Aptos Narrow" w:eastAsia="Aptos Narrow" w:hAnsi="Aptos Narrow" w:cs="Aptos Narrow"/>
                <w:b/>
                <w:bCs/>
                <w:color w:val="000000" w:themeColor="text1"/>
                <w:sz w:val="22"/>
                <w:szCs w:val="22"/>
              </w:rPr>
              <w:t>2</w:t>
            </w:r>
          </w:p>
        </w:tc>
        <w:tc>
          <w:tcPr>
            <w:tcW w:w="1023" w:type="dxa"/>
            <w:tcBorders>
              <w:top w:val="nil"/>
              <w:left w:val="single" w:sz="8" w:space="0" w:color="000000" w:themeColor="text1"/>
              <w:bottom w:val="nil"/>
              <w:right w:val="nil"/>
            </w:tcBorders>
            <w:shd w:val="clear" w:color="auto" w:fill="FFE2C2"/>
            <w:tcMar>
              <w:top w:w="15" w:type="dxa"/>
              <w:left w:w="15" w:type="dxa"/>
              <w:right w:w="15" w:type="dxa"/>
            </w:tcMar>
            <w:vAlign w:val="bottom"/>
          </w:tcPr>
          <w:p w14:paraId="288F16E0" w14:textId="4C5439C8" w:rsidR="2F61107E" w:rsidRDefault="2F61107E" w:rsidP="2F61107E">
            <w:pPr>
              <w:spacing w:after="0"/>
              <w:jc w:val="center"/>
            </w:pPr>
            <w:r w:rsidRPr="2F61107E">
              <w:rPr>
                <w:rFonts w:ascii="Aptos Narrow" w:eastAsia="Aptos Narrow" w:hAnsi="Aptos Narrow" w:cs="Aptos Narrow"/>
                <w:color w:val="000000" w:themeColor="text1"/>
                <w:sz w:val="22"/>
                <w:szCs w:val="22"/>
              </w:rPr>
              <w:t>0x7a25...f2488d</w:t>
            </w:r>
          </w:p>
        </w:tc>
        <w:tc>
          <w:tcPr>
            <w:tcW w:w="1008" w:type="dxa"/>
            <w:tcBorders>
              <w:top w:val="nil"/>
              <w:left w:val="nil"/>
              <w:bottom w:val="nil"/>
              <w:right w:val="single" w:sz="8" w:space="0" w:color="000000" w:themeColor="text1"/>
            </w:tcBorders>
            <w:tcMar>
              <w:top w:w="15" w:type="dxa"/>
              <w:left w:w="15" w:type="dxa"/>
              <w:right w:w="15" w:type="dxa"/>
            </w:tcMar>
            <w:vAlign w:val="bottom"/>
          </w:tcPr>
          <w:p w14:paraId="31293361" w14:textId="1814C7B7" w:rsidR="2F61107E" w:rsidRDefault="2F61107E" w:rsidP="2F61107E">
            <w:pPr>
              <w:spacing w:after="0"/>
              <w:jc w:val="center"/>
            </w:pPr>
            <w:r w:rsidRPr="2F61107E">
              <w:rPr>
                <w:rFonts w:ascii="Aptos Narrow" w:eastAsia="Aptos Narrow" w:hAnsi="Aptos Narrow" w:cs="Aptos Narrow"/>
                <w:color w:val="000000" w:themeColor="text1"/>
                <w:sz w:val="22"/>
                <w:szCs w:val="22"/>
              </w:rPr>
              <w:t>3,271</w:t>
            </w:r>
          </w:p>
        </w:tc>
        <w:tc>
          <w:tcPr>
            <w:tcW w:w="1023" w:type="dxa"/>
            <w:tcBorders>
              <w:top w:val="nil"/>
              <w:left w:val="single" w:sz="8" w:space="0" w:color="000000" w:themeColor="text1"/>
              <w:bottom w:val="nil"/>
              <w:right w:val="nil"/>
            </w:tcBorders>
            <w:shd w:val="clear" w:color="auto" w:fill="FCF6CA"/>
            <w:tcMar>
              <w:top w:w="15" w:type="dxa"/>
              <w:left w:w="15" w:type="dxa"/>
              <w:right w:w="15" w:type="dxa"/>
            </w:tcMar>
            <w:vAlign w:val="bottom"/>
          </w:tcPr>
          <w:p w14:paraId="2E7D8E0F" w14:textId="60186794" w:rsidR="2F61107E" w:rsidRDefault="2F61107E" w:rsidP="2F61107E">
            <w:pPr>
              <w:spacing w:after="0"/>
              <w:jc w:val="center"/>
            </w:pPr>
            <w:r w:rsidRPr="2F61107E">
              <w:rPr>
                <w:rFonts w:ascii="Aptos Narrow" w:eastAsia="Aptos Narrow" w:hAnsi="Aptos Narrow" w:cs="Aptos Narrow"/>
                <w:color w:val="000000" w:themeColor="text1"/>
                <w:sz w:val="22"/>
                <w:szCs w:val="22"/>
              </w:rPr>
              <w:t>0x3fc9...2b7fad</w:t>
            </w:r>
          </w:p>
        </w:tc>
        <w:tc>
          <w:tcPr>
            <w:tcW w:w="1086" w:type="dxa"/>
            <w:tcBorders>
              <w:top w:val="nil"/>
              <w:left w:val="nil"/>
              <w:bottom w:val="nil"/>
              <w:right w:val="nil"/>
            </w:tcBorders>
            <w:tcMar>
              <w:top w:w="15" w:type="dxa"/>
              <w:left w:w="15" w:type="dxa"/>
              <w:right w:w="15" w:type="dxa"/>
            </w:tcMar>
            <w:vAlign w:val="bottom"/>
          </w:tcPr>
          <w:p w14:paraId="42377BDA" w14:textId="1B9DBEA1" w:rsidR="2F61107E" w:rsidRDefault="2F61107E" w:rsidP="2F61107E">
            <w:pPr>
              <w:spacing w:after="0"/>
              <w:jc w:val="center"/>
            </w:pPr>
            <w:r w:rsidRPr="2F61107E">
              <w:rPr>
                <w:rFonts w:ascii="Aptos Narrow" w:eastAsia="Aptos Narrow" w:hAnsi="Aptos Narrow" w:cs="Aptos Narrow"/>
                <w:color w:val="000000" w:themeColor="text1"/>
                <w:sz w:val="22"/>
                <w:szCs w:val="22"/>
              </w:rPr>
              <w:t>3,177</w:t>
            </w:r>
          </w:p>
        </w:tc>
        <w:tc>
          <w:tcPr>
            <w:tcW w:w="1023" w:type="dxa"/>
            <w:tcBorders>
              <w:top w:val="nil"/>
              <w:left w:val="single" w:sz="8" w:space="0" w:color="000000" w:themeColor="text1"/>
              <w:bottom w:val="nil"/>
              <w:right w:val="nil"/>
            </w:tcBorders>
            <w:shd w:val="clear" w:color="auto" w:fill="FCF6CA"/>
            <w:tcMar>
              <w:top w:w="15" w:type="dxa"/>
              <w:left w:w="15" w:type="dxa"/>
              <w:right w:w="15" w:type="dxa"/>
            </w:tcMar>
            <w:vAlign w:val="bottom"/>
          </w:tcPr>
          <w:p w14:paraId="034EE072" w14:textId="59F6BA50" w:rsidR="2F61107E" w:rsidRDefault="2F61107E" w:rsidP="2F61107E">
            <w:pPr>
              <w:spacing w:after="0"/>
              <w:jc w:val="center"/>
            </w:pPr>
            <w:r w:rsidRPr="2F61107E">
              <w:rPr>
                <w:rFonts w:ascii="Aptos Narrow" w:eastAsia="Aptos Narrow" w:hAnsi="Aptos Narrow" w:cs="Aptos Narrow"/>
                <w:color w:val="000000" w:themeColor="text1"/>
                <w:sz w:val="22"/>
                <w:szCs w:val="22"/>
              </w:rPr>
              <w:t>0x3fc9...2b7fad</w:t>
            </w:r>
          </w:p>
        </w:tc>
        <w:tc>
          <w:tcPr>
            <w:tcW w:w="1086" w:type="dxa"/>
            <w:tcBorders>
              <w:top w:val="nil"/>
              <w:left w:val="nil"/>
              <w:bottom w:val="nil"/>
              <w:right w:val="single" w:sz="8" w:space="0" w:color="000000" w:themeColor="text1"/>
            </w:tcBorders>
            <w:tcMar>
              <w:top w:w="15" w:type="dxa"/>
              <w:left w:w="15" w:type="dxa"/>
              <w:right w:w="15" w:type="dxa"/>
            </w:tcMar>
            <w:vAlign w:val="bottom"/>
          </w:tcPr>
          <w:p w14:paraId="46981582" w14:textId="6BA3DC1E" w:rsidR="2F61107E" w:rsidRDefault="2F61107E" w:rsidP="2F61107E">
            <w:pPr>
              <w:spacing w:after="0"/>
              <w:jc w:val="center"/>
            </w:pPr>
            <w:r w:rsidRPr="2F61107E">
              <w:rPr>
                <w:rFonts w:ascii="Aptos Narrow" w:eastAsia="Aptos Narrow" w:hAnsi="Aptos Narrow" w:cs="Aptos Narrow"/>
                <w:color w:val="000000" w:themeColor="text1"/>
                <w:sz w:val="22"/>
                <w:szCs w:val="22"/>
              </w:rPr>
              <w:t>3,370</w:t>
            </w:r>
          </w:p>
        </w:tc>
        <w:tc>
          <w:tcPr>
            <w:tcW w:w="1023" w:type="dxa"/>
            <w:tcBorders>
              <w:top w:val="nil"/>
              <w:left w:val="single" w:sz="8" w:space="0" w:color="000000" w:themeColor="text1"/>
              <w:bottom w:val="nil"/>
              <w:right w:val="nil"/>
            </w:tcBorders>
            <w:shd w:val="clear" w:color="auto" w:fill="FCF6CA"/>
            <w:tcMar>
              <w:top w:w="15" w:type="dxa"/>
              <w:left w:w="15" w:type="dxa"/>
              <w:right w:w="15" w:type="dxa"/>
            </w:tcMar>
            <w:vAlign w:val="bottom"/>
          </w:tcPr>
          <w:p w14:paraId="5F8EC8BC" w14:textId="06A0221F" w:rsidR="2F61107E" w:rsidRDefault="2F61107E" w:rsidP="2F61107E">
            <w:pPr>
              <w:spacing w:after="0"/>
              <w:jc w:val="center"/>
            </w:pPr>
            <w:r w:rsidRPr="2F61107E">
              <w:rPr>
                <w:rFonts w:ascii="Aptos Narrow" w:eastAsia="Aptos Narrow" w:hAnsi="Aptos Narrow" w:cs="Aptos Narrow"/>
                <w:color w:val="000000" w:themeColor="text1"/>
                <w:sz w:val="22"/>
                <w:szCs w:val="22"/>
              </w:rPr>
              <w:t>0x3fc9...2b7fad</w:t>
            </w:r>
          </w:p>
        </w:tc>
        <w:tc>
          <w:tcPr>
            <w:tcW w:w="1086" w:type="dxa"/>
            <w:tcBorders>
              <w:top w:val="nil"/>
              <w:left w:val="nil"/>
              <w:bottom w:val="nil"/>
              <w:right w:val="single" w:sz="8" w:space="0" w:color="000000" w:themeColor="text1"/>
            </w:tcBorders>
            <w:tcMar>
              <w:top w:w="15" w:type="dxa"/>
              <w:left w:w="15" w:type="dxa"/>
              <w:right w:w="15" w:type="dxa"/>
            </w:tcMar>
            <w:vAlign w:val="bottom"/>
          </w:tcPr>
          <w:p w14:paraId="6E9968D0" w14:textId="4E51B130" w:rsidR="2F61107E" w:rsidRDefault="2F61107E" w:rsidP="2F61107E">
            <w:pPr>
              <w:spacing w:after="0"/>
              <w:jc w:val="center"/>
            </w:pPr>
            <w:r w:rsidRPr="2F61107E">
              <w:rPr>
                <w:rFonts w:ascii="Aptos Narrow" w:eastAsia="Aptos Narrow" w:hAnsi="Aptos Narrow" w:cs="Aptos Narrow"/>
                <w:color w:val="000000" w:themeColor="text1"/>
                <w:sz w:val="22"/>
                <w:szCs w:val="22"/>
              </w:rPr>
              <w:t>3,011</w:t>
            </w:r>
          </w:p>
        </w:tc>
      </w:tr>
      <w:tr w:rsidR="2F61107E" w14:paraId="1ED31C7C" w14:textId="77777777" w:rsidTr="2F61107E">
        <w:trPr>
          <w:trHeight w:val="300"/>
        </w:trPr>
        <w:tc>
          <w:tcPr>
            <w:tcW w:w="1003" w:type="dxa"/>
            <w:tcBorders>
              <w:top w:val="nil"/>
              <w:left w:val="single" w:sz="8" w:space="0" w:color="000000" w:themeColor="text1"/>
              <w:bottom w:val="nil"/>
              <w:right w:val="nil"/>
            </w:tcBorders>
            <w:tcMar>
              <w:top w:w="15" w:type="dxa"/>
              <w:left w:w="15" w:type="dxa"/>
              <w:right w:w="15" w:type="dxa"/>
            </w:tcMar>
            <w:vAlign w:val="bottom"/>
          </w:tcPr>
          <w:p w14:paraId="0FC33C44" w14:textId="79096441" w:rsidR="2F61107E" w:rsidRDefault="2F61107E" w:rsidP="2F61107E">
            <w:pPr>
              <w:spacing w:after="0"/>
              <w:jc w:val="center"/>
            </w:pPr>
            <w:r w:rsidRPr="2F61107E">
              <w:rPr>
                <w:rFonts w:ascii="Aptos Narrow" w:eastAsia="Aptos Narrow" w:hAnsi="Aptos Narrow" w:cs="Aptos Narrow"/>
                <w:b/>
                <w:bCs/>
                <w:color w:val="000000" w:themeColor="text1"/>
                <w:sz w:val="22"/>
                <w:szCs w:val="22"/>
              </w:rPr>
              <w:t>3</w:t>
            </w:r>
          </w:p>
        </w:tc>
        <w:tc>
          <w:tcPr>
            <w:tcW w:w="1023" w:type="dxa"/>
            <w:tcBorders>
              <w:top w:val="nil"/>
              <w:left w:val="single" w:sz="8" w:space="0" w:color="000000" w:themeColor="text1"/>
              <w:bottom w:val="nil"/>
              <w:right w:val="nil"/>
            </w:tcBorders>
            <w:shd w:val="clear" w:color="auto" w:fill="FCF6CA"/>
            <w:tcMar>
              <w:top w:w="15" w:type="dxa"/>
              <w:left w:w="15" w:type="dxa"/>
              <w:right w:w="15" w:type="dxa"/>
            </w:tcMar>
            <w:vAlign w:val="bottom"/>
          </w:tcPr>
          <w:p w14:paraId="61F7A3A4" w14:textId="092F3343" w:rsidR="2F61107E" w:rsidRDefault="2F61107E" w:rsidP="2F61107E">
            <w:pPr>
              <w:spacing w:after="0"/>
              <w:jc w:val="center"/>
            </w:pPr>
            <w:r w:rsidRPr="2F61107E">
              <w:rPr>
                <w:rFonts w:ascii="Aptos Narrow" w:eastAsia="Aptos Narrow" w:hAnsi="Aptos Narrow" w:cs="Aptos Narrow"/>
                <w:color w:val="000000" w:themeColor="text1"/>
                <w:sz w:val="22"/>
                <w:szCs w:val="22"/>
              </w:rPr>
              <w:t>0x3fc9...2b7fad</w:t>
            </w:r>
          </w:p>
        </w:tc>
        <w:tc>
          <w:tcPr>
            <w:tcW w:w="1008" w:type="dxa"/>
            <w:tcBorders>
              <w:top w:val="nil"/>
              <w:left w:val="nil"/>
              <w:bottom w:val="nil"/>
              <w:right w:val="single" w:sz="8" w:space="0" w:color="000000" w:themeColor="text1"/>
            </w:tcBorders>
            <w:tcMar>
              <w:top w:w="15" w:type="dxa"/>
              <w:left w:w="15" w:type="dxa"/>
              <w:right w:w="15" w:type="dxa"/>
            </w:tcMar>
            <w:vAlign w:val="bottom"/>
          </w:tcPr>
          <w:p w14:paraId="3ED6274D" w14:textId="32BC55ED" w:rsidR="2F61107E" w:rsidRDefault="2F61107E" w:rsidP="2F61107E">
            <w:pPr>
              <w:spacing w:after="0"/>
              <w:jc w:val="center"/>
            </w:pPr>
            <w:r w:rsidRPr="2F61107E">
              <w:rPr>
                <w:rFonts w:ascii="Aptos Narrow" w:eastAsia="Aptos Narrow" w:hAnsi="Aptos Narrow" w:cs="Aptos Narrow"/>
                <w:color w:val="000000" w:themeColor="text1"/>
                <w:sz w:val="22"/>
                <w:szCs w:val="22"/>
              </w:rPr>
              <w:t>3,271</w:t>
            </w:r>
          </w:p>
        </w:tc>
        <w:tc>
          <w:tcPr>
            <w:tcW w:w="1023" w:type="dxa"/>
            <w:tcBorders>
              <w:top w:val="nil"/>
              <w:left w:val="single" w:sz="8" w:space="0" w:color="000000" w:themeColor="text1"/>
              <w:bottom w:val="nil"/>
              <w:right w:val="nil"/>
            </w:tcBorders>
            <w:shd w:val="clear" w:color="auto" w:fill="FFE2C2"/>
            <w:tcMar>
              <w:top w:w="15" w:type="dxa"/>
              <w:left w:w="15" w:type="dxa"/>
              <w:right w:w="15" w:type="dxa"/>
            </w:tcMar>
            <w:vAlign w:val="bottom"/>
          </w:tcPr>
          <w:p w14:paraId="2B87DCF8" w14:textId="1E34888E" w:rsidR="2F61107E" w:rsidRDefault="2F61107E" w:rsidP="2F61107E">
            <w:pPr>
              <w:spacing w:after="0"/>
              <w:jc w:val="center"/>
            </w:pPr>
            <w:r w:rsidRPr="2F61107E">
              <w:rPr>
                <w:rFonts w:ascii="Aptos Narrow" w:eastAsia="Aptos Narrow" w:hAnsi="Aptos Narrow" w:cs="Aptos Narrow"/>
                <w:color w:val="000000" w:themeColor="text1"/>
                <w:sz w:val="22"/>
                <w:szCs w:val="22"/>
              </w:rPr>
              <w:t>0x7a25...f2488d</w:t>
            </w:r>
          </w:p>
        </w:tc>
        <w:tc>
          <w:tcPr>
            <w:tcW w:w="1086" w:type="dxa"/>
            <w:tcBorders>
              <w:top w:val="nil"/>
              <w:left w:val="nil"/>
              <w:bottom w:val="nil"/>
              <w:right w:val="nil"/>
            </w:tcBorders>
            <w:tcMar>
              <w:top w:w="15" w:type="dxa"/>
              <w:left w:w="15" w:type="dxa"/>
              <w:right w:w="15" w:type="dxa"/>
            </w:tcMar>
            <w:vAlign w:val="bottom"/>
          </w:tcPr>
          <w:p w14:paraId="77FC3DD8" w14:textId="30D2C9BC" w:rsidR="2F61107E" w:rsidRDefault="2F61107E" w:rsidP="2F61107E">
            <w:pPr>
              <w:spacing w:after="0"/>
              <w:jc w:val="center"/>
            </w:pPr>
            <w:r w:rsidRPr="2F61107E">
              <w:rPr>
                <w:rFonts w:ascii="Aptos Narrow" w:eastAsia="Aptos Narrow" w:hAnsi="Aptos Narrow" w:cs="Aptos Narrow"/>
                <w:color w:val="000000" w:themeColor="text1"/>
                <w:sz w:val="22"/>
                <w:szCs w:val="22"/>
              </w:rPr>
              <w:t>2,179</w:t>
            </w:r>
          </w:p>
        </w:tc>
        <w:tc>
          <w:tcPr>
            <w:tcW w:w="1023" w:type="dxa"/>
            <w:tcBorders>
              <w:top w:val="nil"/>
              <w:left w:val="single" w:sz="8" w:space="0" w:color="000000" w:themeColor="text1"/>
              <w:bottom w:val="nil"/>
              <w:right w:val="nil"/>
            </w:tcBorders>
            <w:shd w:val="clear" w:color="auto" w:fill="FFE2C2"/>
            <w:tcMar>
              <w:top w:w="15" w:type="dxa"/>
              <w:left w:w="15" w:type="dxa"/>
              <w:right w:w="15" w:type="dxa"/>
            </w:tcMar>
            <w:vAlign w:val="bottom"/>
          </w:tcPr>
          <w:p w14:paraId="007489A6" w14:textId="53677358" w:rsidR="2F61107E" w:rsidRDefault="2F61107E" w:rsidP="2F61107E">
            <w:pPr>
              <w:spacing w:after="0"/>
              <w:jc w:val="center"/>
            </w:pPr>
            <w:r w:rsidRPr="2F61107E">
              <w:rPr>
                <w:rFonts w:ascii="Aptos Narrow" w:eastAsia="Aptos Narrow" w:hAnsi="Aptos Narrow" w:cs="Aptos Narrow"/>
                <w:color w:val="000000" w:themeColor="text1"/>
                <w:sz w:val="22"/>
                <w:szCs w:val="22"/>
              </w:rPr>
              <w:t>0x7a25...f2488d</w:t>
            </w:r>
          </w:p>
        </w:tc>
        <w:tc>
          <w:tcPr>
            <w:tcW w:w="1086" w:type="dxa"/>
            <w:tcBorders>
              <w:top w:val="nil"/>
              <w:left w:val="nil"/>
              <w:bottom w:val="nil"/>
              <w:right w:val="single" w:sz="8" w:space="0" w:color="000000" w:themeColor="text1"/>
            </w:tcBorders>
            <w:tcMar>
              <w:top w:w="15" w:type="dxa"/>
              <w:left w:w="15" w:type="dxa"/>
              <w:right w:w="15" w:type="dxa"/>
            </w:tcMar>
            <w:vAlign w:val="bottom"/>
          </w:tcPr>
          <w:p w14:paraId="188AFC93" w14:textId="463EE854" w:rsidR="2F61107E" w:rsidRDefault="2F61107E" w:rsidP="2F61107E">
            <w:pPr>
              <w:spacing w:after="0"/>
              <w:jc w:val="center"/>
            </w:pPr>
            <w:r w:rsidRPr="2F61107E">
              <w:rPr>
                <w:rFonts w:ascii="Aptos Narrow" w:eastAsia="Aptos Narrow" w:hAnsi="Aptos Narrow" w:cs="Aptos Narrow"/>
                <w:color w:val="000000" w:themeColor="text1"/>
                <w:sz w:val="22"/>
                <w:szCs w:val="22"/>
              </w:rPr>
              <w:t>1,989</w:t>
            </w:r>
          </w:p>
        </w:tc>
        <w:tc>
          <w:tcPr>
            <w:tcW w:w="1023" w:type="dxa"/>
            <w:tcBorders>
              <w:top w:val="nil"/>
              <w:left w:val="single" w:sz="8" w:space="0" w:color="000000" w:themeColor="text1"/>
              <w:bottom w:val="nil"/>
              <w:right w:val="nil"/>
            </w:tcBorders>
            <w:shd w:val="clear" w:color="auto" w:fill="FFE2C2"/>
            <w:tcMar>
              <w:top w:w="15" w:type="dxa"/>
              <w:left w:w="15" w:type="dxa"/>
              <w:right w:w="15" w:type="dxa"/>
            </w:tcMar>
            <w:vAlign w:val="bottom"/>
          </w:tcPr>
          <w:p w14:paraId="002034F1" w14:textId="65473B43" w:rsidR="2F61107E" w:rsidRDefault="2F61107E" w:rsidP="2F61107E">
            <w:pPr>
              <w:spacing w:after="0"/>
              <w:jc w:val="center"/>
            </w:pPr>
            <w:r w:rsidRPr="2F61107E">
              <w:rPr>
                <w:rFonts w:ascii="Aptos Narrow" w:eastAsia="Aptos Narrow" w:hAnsi="Aptos Narrow" w:cs="Aptos Narrow"/>
                <w:color w:val="000000" w:themeColor="text1"/>
                <w:sz w:val="22"/>
                <w:szCs w:val="22"/>
              </w:rPr>
              <w:t>0x7a25...f2488d</w:t>
            </w:r>
          </w:p>
        </w:tc>
        <w:tc>
          <w:tcPr>
            <w:tcW w:w="1086" w:type="dxa"/>
            <w:tcBorders>
              <w:top w:val="nil"/>
              <w:left w:val="nil"/>
              <w:bottom w:val="nil"/>
              <w:right w:val="single" w:sz="8" w:space="0" w:color="000000" w:themeColor="text1"/>
            </w:tcBorders>
            <w:tcMar>
              <w:top w:w="15" w:type="dxa"/>
              <w:left w:w="15" w:type="dxa"/>
              <w:right w:w="15" w:type="dxa"/>
            </w:tcMar>
            <w:vAlign w:val="bottom"/>
          </w:tcPr>
          <w:p w14:paraId="2A6DAE35" w14:textId="3A07EDA6" w:rsidR="2F61107E" w:rsidRDefault="2F61107E" w:rsidP="2F61107E">
            <w:pPr>
              <w:spacing w:after="0"/>
              <w:jc w:val="center"/>
            </w:pPr>
            <w:r w:rsidRPr="2F61107E">
              <w:rPr>
                <w:rFonts w:ascii="Aptos Narrow" w:eastAsia="Aptos Narrow" w:hAnsi="Aptos Narrow" w:cs="Aptos Narrow"/>
                <w:color w:val="000000" w:themeColor="text1"/>
                <w:sz w:val="22"/>
                <w:szCs w:val="22"/>
              </w:rPr>
              <w:t>2,225</w:t>
            </w:r>
          </w:p>
        </w:tc>
      </w:tr>
      <w:tr w:rsidR="2F61107E" w14:paraId="137A47DF" w14:textId="77777777" w:rsidTr="2F61107E">
        <w:trPr>
          <w:trHeight w:val="300"/>
        </w:trPr>
        <w:tc>
          <w:tcPr>
            <w:tcW w:w="1003" w:type="dxa"/>
            <w:tcBorders>
              <w:top w:val="nil"/>
              <w:left w:val="single" w:sz="8" w:space="0" w:color="000000" w:themeColor="text1"/>
              <w:bottom w:val="nil"/>
              <w:right w:val="nil"/>
            </w:tcBorders>
            <w:tcMar>
              <w:top w:w="15" w:type="dxa"/>
              <w:left w:w="15" w:type="dxa"/>
              <w:right w:w="15" w:type="dxa"/>
            </w:tcMar>
            <w:vAlign w:val="bottom"/>
          </w:tcPr>
          <w:p w14:paraId="663E4329" w14:textId="5CF8BDEF" w:rsidR="2F61107E" w:rsidRDefault="2F61107E" w:rsidP="2F61107E">
            <w:pPr>
              <w:spacing w:after="0"/>
              <w:jc w:val="center"/>
            </w:pPr>
            <w:r w:rsidRPr="2F61107E">
              <w:rPr>
                <w:rFonts w:ascii="Aptos Narrow" w:eastAsia="Aptos Narrow" w:hAnsi="Aptos Narrow" w:cs="Aptos Narrow"/>
                <w:b/>
                <w:bCs/>
                <w:color w:val="000000" w:themeColor="text1"/>
                <w:sz w:val="22"/>
                <w:szCs w:val="22"/>
              </w:rPr>
              <w:t>4</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7F16DEE1" w14:textId="2C392E85" w:rsidR="2F61107E" w:rsidRDefault="2F61107E" w:rsidP="2F61107E">
            <w:pPr>
              <w:spacing w:after="0"/>
              <w:jc w:val="center"/>
            </w:pPr>
            <w:r w:rsidRPr="2F61107E">
              <w:rPr>
                <w:rFonts w:ascii="Aptos Narrow" w:eastAsia="Aptos Narrow" w:hAnsi="Aptos Narrow" w:cs="Aptos Narrow"/>
                <w:color w:val="000000" w:themeColor="text1"/>
                <w:sz w:val="22"/>
                <w:szCs w:val="22"/>
              </w:rPr>
              <w:t>0xe37e...57bd09</w:t>
            </w:r>
          </w:p>
        </w:tc>
        <w:tc>
          <w:tcPr>
            <w:tcW w:w="1008" w:type="dxa"/>
            <w:tcBorders>
              <w:top w:val="nil"/>
              <w:left w:val="nil"/>
              <w:bottom w:val="nil"/>
              <w:right w:val="single" w:sz="8" w:space="0" w:color="000000" w:themeColor="text1"/>
            </w:tcBorders>
            <w:tcMar>
              <w:top w:w="15" w:type="dxa"/>
              <w:left w:w="15" w:type="dxa"/>
              <w:right w:w="15" w:type="dxa"/>
            </w:tcMar>
            <w:vAlign w:val="bottom"/>
          </w:tcPr>
          <w:p w14:paraId="7747C175" w14:textId="08F2BA2E" w:rsidR="2F61107E" w:rsidRDefault="2F61107E" w:rsidP="2F61107E">
            <w:pPr>
              <w:spacing w:after="0"/>
              <w:jc w:val="center"/>
            </w:pPr>
            <w:r w:rsidRPr="2F61107E">
              <w:rPr>
                <w:rFonts w:ascii="Aptos Narrow" w:eastAsia="Aptos Narrow" w:hAnsi="Aptos Narrow" w:cs="Aptos Narrow"/>
                <w:color w:val="000000" w:themeColor="text1"/>
                <w:sz w:val="22"/>
                <w:szCs w:val="22"/>
              </w:rPr>
              <w:t>2,336</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7BA88B3C" w14:textId="3E8B74BF" w:rsidR="2F61107E" w:rsidRDefault="2F61107E" w:rsidP="2F61107E">
            <w:pPr>
              <w:spacing w:after="0"/>
              <w:jc w:val="center"/>
            </w:pPr>
            <w:r w:rsidRPr="2F61107E">
              <w:rPr>
                <w:rFonts w:ascii="Aptos Narrow" w:eastAsia="Aptos Narrow" w:hAnsi="Aptos Narrow" w:cs="Aptos Narrow"/>
                <w:color w:val="000000" w:themeColor="text1"/>
                <w:sz w:val="22"/>
                <w:szCs w:val="22"/>
              </w:rPr>
              <w:t>0x51c7...502a7f</w:t>
            </w:r>
          </w:p>
        </w:tc>
        <w:tc>
          <w:tcPr>
            <w:tcW w:w="1086" w:type="dxa"/>
            <w:tcBorders>
              <w:top w:val="nil"/>
              <w:left w:val="nil"/>
              <w:bottom w:val="nil"/>
              <w:right w:val="nil"/>
            </w:tcBorders>
            <w:tcMar>
              <w:top w:w="15" w:type="dxa"/>
              <w:left w:w="15" w:type="dxa"/>
              <w:right w:w="15" w:type="dxa"/>
            </w:tcMar>
            <w:vAlign w:val="bottom"/>
          </w:tcPr>
          <w:p w14:paraId="5BDE150A" w14:textId="34D1943F" w:rsidR="2F61107E" w:rsidRDefault="2F61107E" w:rsidP="2F61107E">
            <w:pPr>
              <w:spacing w:after="0"/>
              <w:jc w:val="center"/>
            </w:pPr>
            <w:r w:rsidRPr="2F61107E">
              <w:rPr>
                <w:rFonts w:ascii="Aptos Narrow" w:eastAsia="Aptos Narrow" w:hAnsi="Aptos Narrow" w:cs="Aptos Narrow"/>
                <w:color w:val="000000" w:themeColor="text1"/>
                <w:sz w:val="22"/>
                <w:szCs w:val="22"/>
              </w:rPr>
              <w:t>1,589</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67A959D5" w14:textId="7DADED87" w:rsidR="2F61107E" w:rsidRDefault="2F61107E" w:rsidP="2F61107E">
            <w:pPr>
              <w:spacing w:after="0"/>
              <w:jc w:val="center"/>
            </w:pPr>
            <w:r w:rsidRPr="2F61107E">
              <w:rPr>
                <w:rFonts w:ascii="Aptos Narrow" w:eastAsia="Aptos Narrow" w:hAnsi="Aptos Narrow" w:cs="Aptos Narrow"/>
                <w:color w:val="000000" w:themeColor="text1"/>
                <w:sz w:val="22"/>
                <w:szCs w:val="22"/>
              </w:rPr>
              <w:t>0x80a6...cd5d9e</w:t>
            </w:r>
          </w:p>
        </w:tc>
        <w:tc>
          <w:tcPr>
            <w:tcW w:w="1086" w:type="dxa"/>
            <w:tcBorders>
              <w:top w:val="nil"/>
              <w:left w:val="nil"/>
              <w:bottom w:val="nil"/>
              <w:right w:val="single" w:sz="8" w:space="0" w:color="000000" w:themeColor="text1"/>
            </w:tcBorders>
            <w:tcMar>
              <w:top w:w="15" w:type="dxa"/>
              <w:left w:w="15" w:type="dxa"/>
              <w:right w:w="15" w:type="dxa"/>
            </w:tcMar>
            <w:vAlign w:val="bottom"/>
          </w:tcPr>
          <w:p w14:paraId="6A4D6663" w14:textId="43B0CFAC" w:rsidR="2F61107E" w:rsidRDefault="2F61107E" w:rsidP="2F61107E">
            <w:pPr>
              <w:spacing w:after="0"/>
              <w:jc w:val="center"/>
            </w:pPr>
            <w:r w:rsidRPr="2F61107E">
              <w:rPr>
                <w:rFonts w:ascii="Aptos Narrow" w:eastAsia="Aptos Narrow" w:hAnsi="Aptos Narrow" w:cs="Aptos Narrow"/>
                <w:color w:val="000000" w:themeColor="text1"/>
                <w:sz w:val="22"/>
                <w:szCs w:val="22"/>
              </w:rPr>
              <w:t>1,162</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29DA43B3" w14:textId="771790AE" w:rsidR="2F61107E" w:rsidRDefault="2F61107E" w:rsidP="2F61107E">
            <w:pPr>
              <w:spacing w:after="0"/>
              <w:jc w:val="center"/>
            </w:pPr>
            <w:r w:rsidRPr="2F61107E">
              <w:rPr>
                <w:rFonts w:ascii="Aptos Narrow" w:eastAsia="Aptos Narrow" w:hAnsi="Aptos Narrow" w:cs="Aptos Narrow"/>
                <w:color w:val="000000" w:themeColor="text1"/>
                <w:sz w:val="22"/>
                <w:szCs w:val="22"/>
              </w:rPr>
              <w:t>0x3328...309c49</w:t>
            </w:r>
          </w:p>
        </w:tc>
        <w:tc>
          <w:tcPr>
            <w:tcW w:w="1086" w:type="dxa"/>
            <w:tcBorders>
              <w:top w:val="nil"/>
              <w:left w:val="nil"/>
              <w:bottom w:val="nil"/>
              <w:right w:val="single" w:sz="8" w:space="0" w:color="000000" w:themeColor="text1"/>
            </w:tcBorders>
            <w:tcMar>
              <w:top w:w="15" w:type="dxa"/>
              <w:left w:w="15" w:type="dxa"/>
              <w:right w:w="15" w:type="dxa"/>
            </w:tcMar>
            <w:vAlign w:val="bottom"/>
          </w:tcPr>
          <w:p w14:paraId="649EBBD7" w14:textId="4105C113" w:rsidR="2F61107E" w:rsidRDefault="2F61107E" w:rsidP="2F61107E">
            <w:pPr>
              <w:spacing w:after="0"/>
              <w:jc w:val="center"/>
            </w:pPr>
            <w:r w:rsidRPr="2F61107E">
              <w:rPr>
                <w:rFonts w:ascii="Aptos Narrow" w:eastAsia="Aptos Narrow" w:hAnsi="Aptos Narrow" w:cs="Aptos Narrow"/>
                <w:color w:val="000000" w:themeColor="text1"/>
                <w:sz w:val="22"/>
                <w:szCs w:val="22"/>
              </w:rPr>
              <w:t>2,033</w:t>
            </w:r>
          </w:p>
        </w:tc>
      </w:tr>
      <w:tr w:rsidR="2F61107E" w14:paraId="06665018" w14:textId="77777777" w:rsidTr="2F61107E">
        <w:trPr>
          <w:trHeight w:val="300"/>
        </w:trPr>
        <w:tc>
          <w:tcPr>
            <w:tcW w:w="1003" w:type="dxa"/>
            <w:tcBorders>
              <w:top w:val="nil"/>
              <w:left w:val="single" w:sz="8" w:space="0" w:color="000000" w:themeColor="text1"/>
              <w:bottom w:val="nil"/>
              <w:right w:val="nil"/>
            </w:tcBorders>
            <w:tcMar>
              <w:top w:w="15" w:type="dxa"/>
              <w:left w:w="15" w:type="dxa"/>
              <w:right w:w="15" w:type="dxa"/>
            </w:tcMar>
            <w:vAlign w:val="bottom"/>
          </w:tcPr>
          <w:p w14:paraId="072358FE" w14:textId="609056A5" w:rsidR="2F61107E" w:rsidRDefault="2F61107E" w:rsidP="2F61107E">
            <w:pPr>
              <w:spacing w:after="0"/>
              <w:jc w:val="center"/>
            </w:pPr>
            <w:r w:rsidRPr="2F61107E">
              <w:rPr>
                <w:rFonts w:ascii="Aptos Narrow" w:eastAsia="Aptos Narrow" w:hAnsi="Aptos Narrow" w:cs="Aptos Narrow"/>
                <w:b/>
                <w:bCs/>
                <w:color w:val="000000" w:themeColor="text1"/>
                <w:sz w:val="22"/>
                <w:szCs w:val="22"/>
              </w:rPr>
              <w:t>5</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45C91DD4" w14:textId="6A7262E6" w:rsidR="2F61107E" w:rsidRDefault="2F61107E" w:rsidP="2F61107E">
            <w:pPr>
              <w:spacing w:after="0"/>
              <w:jc w:val="center"/>
            </w:pPr>
            <w:r w:rsidRPr="2F61107E">
              <w:rPr>
                <w:rFonts w:ascii="Aptos Narrow" w:eastAsia="Aptos Narrow" w:hAnsi="Aptos Narrow" w:cs="Aptos Narrow"/>
                <w:color w:val="000000" w:themeColor="text1"/>
                <w:sz w:val="22"/>
                <w:szCs w:val="22"/>
              </w:rPr>
              <w:t>0x1111...960582</w:t>
            </w:r>
          </w:p>
        </w:tc>
        <w:tc>
          <w:tcPr>
            <w:tcW w:w="1008" w:type="dxa"/>
            <w:tcBorders>
              <w:top w:val="nil"/>
              <w:left w:val="nil"/>
              <w:bottom w:val="nil"/>
              <w:right w:val="single" w:sz="8" w:space="0" w:color="000000" w:themeColor="text1"/>
            </w:tcBorders>
            <w:tcMar>
              <w:top w:w="15" w:type="dxa"/>
              <w:left w:w="15" w:type="dxa"/>
              <w:right w:w="15" w:type="dxa"/>
            </w:tcMar>
            <w:vAlign w:val="bottom"/>
          </w:tcPr>
          <w:p w14:paraId="3CAC13D6" w14:textId="4556DB07" w:rsidR="2F61107E" w:rsidRDefault="2F61107E" w:rsidP="2F61107E">
            <w:pPr>
              <w:spacing w:after="0"/>
              <w:jc w:val="center"/>
            </w:pPr>
            <w:r w:rsidRPr="2F61107E">
              <w:rPr>
                <w:rFonts w:ascii="Aptos Narrow" w:eastAsia="Aptos Narrow" w:hAnsi="Aptos Narrow" w:cs="Aptos Narrow"/>
                <w:color w:val="000000" w:themeColor="text1"/>
                <w:sz w:val="22"/>
                <w:szCs w:val="22"/>
              </w:rPr>
              <w:t>1,402</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3A6E7B5A" w14:textId="4E2C6044" w:rsidR="2F61107E" w:rsidRDefault="2F61107E" w:rsidP="2F61107E">
            <w:pPr>
              <w:spacing w:after="0"/>
              <w:jc w:val="center"/>
            </w:pPr>
            <w:r w:rsidRPr="2F61107E">
              <w:rPr>
                <w:rFonts w:ascii="Aptos Narrow" w:eastAsia="Aptos Narrow" w:hAnsi="Aptos Narrow" w:cs="Aptos Narrow"/>
                <w:color w:val="000000" w:themeColor="text1"/>
                <w:sz w:val="22"/>
                <w:szCs w:val="22"/>
              </w:rPr>
              <w:t>0x80a6...cd5d9e</w:t>
            </w:r>
          </w:p>
        </w:tc>
        <w:tc>
          <w:tcPr>
            <w:tcW w:w="1086" w:type="dxa"/>
            <w:tcBorders>
              <w:top w:val="nil"/>
              <w:left w:val="nil"/>
              <w:bottom w:val="nil"/>
              <w:right w:val="nil"/>
            </w:tcBorders>
            <w:tcMar>
              <w:top w:w="15" w:type="dxa"/>
              <w:left w:w="15" w:type="dxa"/>
              <w:right w:w="15" w:type="dxa"/>
            </w:tcMar>
            <w:vAlign w:val="bottom"/>
          </w:tcPr>
          <w:p w14:paraId="35989187" w14:textId="17F393AA" w:rsidR="2F61107E" w:rsidRDefault="2F61107E" w:rsidP="2F61107E">
            <w:pPr>
              <w:spacing w:after="0"/>
              <w:jc w:val="center"/>
            </w:pPr>
            <w:r w:rsidRPr="2F61107E">
              <w:rPr>
                <w:rFonts w:ascii="Aptos Narrow" w:eastAsia="Aptos Narrow" w:hAnsi="Aptos Narrow" w:cs="Aptos Narrow"/>
                <w:color w:val="000000" w:themeColor="text1"/>
                <w:sz w:val="22"/>
                <w:szCs w:val="22"/>
              </w:rPr>
              <w:t>1,589</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66BA6023" w14:textId="345F7001" w:rsidR="2F61107E" w:rsidRDefault="2F61107E" w:rsidP="2F61107E">
            <w:pPr>
              <w:spacing w:after="0"/>
              <w:jc w:val="center"/>
            </w:pPr>
            <w:r w:rsidRPr="2F61107E">
              <w:rPr>
                <w:rFonts w:ascii="Aptos Narrow" w:eastAsia="Aptos Narrow" w:hAnsi="Aptos Narrow" w:cs="Aptos Narrow"/>
                <w:color w:val="000000" w:themeColor="text1"/>
                <w:sz w:val="22"/>
                <w:szCs w:val="22"/>
              </w:rPr>
              <w:t>0xa9d1...1d3e43</w:t>
            </w:r>
          </w:p>
        </w:tc>
        <w:tc>
          <w:tcPr>
            <w:tcW w:w="1086" w:type="dxa"/>
            <w:tcBorders>
              <w:top w:val="nil"/>
              <w:left w:val="nil"/>
              <w:bottom w:val="nil"/>
              <w:right w:val="single" w:sz="8" w:space="0" w:color="000000" w:themeColor="text1"/>
            </w:tcBorders>
            <w:tcMar>
              <w:top w:w="15" w:type="dxa"/>
              <w:left w:w="15" w:type="dxa"/>
              <w:right w:w="15" w:type="dxa"/>
            </w:tcMar>
            <w:vAlign w:val="bottom"/>
          </w:tcPr>
          <w:p w14:paraId="68733DBF" w14:textId="7DE67E86" w:rsidR="2F61107E" w:rsidRDefault="2F61107E" w:rsidP="2F61107E">
            <w:pPr>
              <w:spacing w:after="0"/>
              <w:jc w:val="center"/>
            </w:pPr>
            <w:r w:rsidRPr="2F61107E">
              <w:rPr>
                <w:rFonts w:ascii="Aptos Narrow" w:eastAsia="Aptos Narrow" w:hAnsi="Aptos Narrow" w:cs="Aptos Narrow"/>
                <w:color w:val="000000" w:themeColor="text1"/>
                <w:sz w:val="22"/>
                <w:szCs w:val="22"/>
              </w:rPr>
              <w:t>1,074</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2078E658" w14:textId="48FDB664" w:rsidR="2F61107E" w:rsidRDefault="2F61107E" w:rsidP="2F61107E">
            <w:pPr>
              <w:spacing w:after="0"/>
              <w:jc w:val="center"/>
            </w:pPr>
            <w:r w:rsidRPr="2F61107E">
              <w:rPr>
                <w:rFonts w:ascii="Aptos Narrow" w:eastAsia="Aptos Narrow" w:hAnsi="Aptos Narrow" w:cs="Aptos Narrow"/>
                <w:color w:val="000000" w:themeColor="text1"/>
                <w:sz w:val="22"/>
                <w:szCs w:val="22"/>
              </w:rPr>
              <w:t>0x80a6...cd5d9e</w:t>
            </w:r>
          </w:p>
        </w:tc>
        <w:tc>
          <w:tcPr>
            <w:tcW w:w="1086" w:type="dxa"/>
            <w:tcBorders>
              <w:top w:val="nil"/>
              <w:left w:val="nil"/>
              <w:bottom w:val="nil"/>
              <w:right w:val="single" w:sz="8" w:space="0" w:color="000000" w:themeColor="text1"/>
            </w:tcBorders>
            <w:tcMar>
              <w:top w:w="15" w:type="dxa"/>
              <w:left w:w="15" w:type="dxa"/>
              <w:right w:w="15" w:type="dxa"/>
            </w:tcMar>
            <w:vAlign w:val="bottom"/>
          </w:tcPr>
          <w:p w14:paraId="51B132CA" w14:textId="38C21CB0" w:rsidR="2F61107E" w:rsidRDefault="2F61107E" w:rsidP="2F61107E">
            <w:pPr>
              <w:spacing w:after="0"/>
              <w:jc w:val="center"/>
            </w:pPr>
            <w:r w:rsidRPr="2F61107E">
              <w:rPr>
                <w:rFonts w:ascii="Aptos Narrow" w:eastAsia="Aptos Narrow" w:hAnsi="Aptos Narrow" w:cs="Aptos Narrow"/>
                <w:color w:val="000000" w:themeColor="text1"/>
                <w:sz w:val="22"/>
                <w:szCs w:val="22"/>
              </w:rPr>
              <w:t>1,087</w:t>
            </w:r>
          </w:p>
        </w:tc>
      </w:tr>
      <w:tr w:rsidR="2F61107E" w14:paraId="027C132F" w14:textId="77777777" w:rsidTr="2F61107E">
        <w:trPr>
          <w:trHeight w:val="300"/>
        </w:trPr>
        <w:tc>
          <w:tcPr>
            <w:tcW w:w="1003" w:type="dxa"/>
            <w:tcBorders>
              <w:top w:val="nil"/>
              <w:left w:val="single" w:sz="8" w:space="0" w:color="000000" w:themeColor="text1"/>
              <w:bottom w:val="nil"/>
              <w:right w:val="nil"/>
            </w:tcBorders>
            <w:tcMar>
              <w:top w:w="15" w:type="dxa"/>
              <w:left w:w="15" w:type="dxa"/>
              <w:right w:w="15" w:type="dxa"/>
            </w:tcMar>
            <w:vAlign w:val="bottom"/>
          </w:tcPr>
          <w:p w14:paraId="01F48B9A" w14:textId="252013B5" w:rsidR="2F61107E" w:rsidRDefault="2F61107E" w:rsidP="2F61107E">
            <w:pPr>
              <w:spacing w:after="0"/>
              <w:jc w:val="center"/>
            </w:pPr>
            <w:r w:rsidRPr="2F61107E">
              <w:rPr>
                <w:rFonts w:ascii="Aptos Narrow" w:eastAsia="Aptos Narrow" w:hAnsi="Aptos Narrow" w:cs="Aptos Narrow"/>
                <w:b/>
                <w:bCs/>
                <w:color w:val="000000" w:themeColor="text1"/>
                <w:sz w:val="22"/>
                <w:szCs w:val="22"/>
              </w:rPr>
              <w:lastRenderedPageBreak/>
              <w:t>6</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2A081795" w14:textId="62D8FF5A" w:rsidR="2F61107E" w:rsidRDefault="2F61107E" w:rsidP="2F61107E">
            <w:pPr>
              <w:spacing w:after="0"/>
              <w:jc w:val="center"/>
            </w:pPr>
            <w:r w:rsidRPr="2F61107E">
              <w:rPr>
                <w:rFonts w:ascii="Aptos Narrow" w:eastAsia="Aptos Narrow" w:hAnsi="Aptos Narrow" w:cs="Aptos Narrow"/>
                <w:color w:val="000000" w:themeColor="text1"/>
                <w:sz w:val="22"/>
                <w:szCs w:val="22"/>
              </w:rPr>
              <w:t>0x80a6...cd5d9e</w:t>
            </w:r>
          </w:p>
        </w:tc>
        <w:tc>
          <w:tcPr>
            <w:tcW w:w="1008" w:type="dxa"/>
            <w:tcBorders>
              <w:top w:val="nil"/>
              <w:left w:val="nil"/>
              <w:bottom w:val="nil"/>
              <w:right w:val="single" w:sz="8" w:space="0" w:color="000000" w:themeColor="text1"/>
            </w:tcBorders>
            <w:tcMar>
              <w:top w:w="15" w:type="dxa"/>
              <w:left w:w="15" w:type="dxa"/>
              <w:right w:w="15" w:type="dxa"/>
            </w:tcMar>
            <w:vAlign w:val="bottom"/>
          </w:tcPr>
          <w:p w14:paraId="0F210EA9" w14:textId="6B101F42" w:rsidR="2F61107E" w:rsidRDefault="2F61107E" w:rsidP="2F61107E">
            <w:pPr>
              <w:spacing w:after="0"/>
              <w:jc w:val="center"/>
            </w:pPr>
            <w:r w:rsidRPr="2F61107E">
              <w:rPr>
                <w:rFonts w:ascii="Aptos Narrow" w:eastAsia="Aptos Narrow" w:hAnsi="Aptos Narrow" w:cs="Aptos Narrow"/>
                <w:color w:val="000000" w:themeColor="text1"/>
                <w:sz w:val="22"/>
                <w:szCs w:val="22"/>
              </w:rPr>
              <w:t>1,402</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6ED780E7" w14:textId="44786F93" w:rsidR="2F61107E" w:rsidRDefault="2F61107E" w:rsidP="2F61107E">
            <w:pPr>
              <w:spacing w:after="0"/>
              <w:jc w:val="center"/>
            </w:pPr>
            <w:r w:rsidRPr="2F61107E">
              <w:rPr>
                <w:rFonts w:ascii="Aptos Narrow" w:eastAsia="Aptos Narrow" w:hAnsi="Aptos Narrow" w:cs="Aptos Narrow"/>
                <w:color w:val="000000" w:themeColor="text1"/>
                <w:sz w:val="22"/>
                <w:szCs w:val="22"/>
              </w:rPr>
              <w:t>0xa9d1...1d3e43</w:t>
            </w:r>
          </w:p>
        </w:tc>
        <w:tc>
          <w:tcPr>
            <w:tcW w:w="1086" w:type="dxa"/>
            <w:tcBorders>
              <w:top w:val="nil"/>
              <w:left w:val="nil"/>
              <w:bottom w:val="nil"/>
              <w:right w:val="nil"/>
            </w:tcBorders>
            <w:tcMar>
              <w:top w:w="15" w:type="dxa"/>
              <w:left w:w="15" w:type="dxa"/>
              <w:right w:w="15" w:type="dxa"/>
            </w:tcMar>
            <w:vAlign w:val="bottom"/>
          </w:tcPr>
          <w:p w14:paraId="6304EAA0" w14:textId="31AC5BB0" w:rsidR="2F61107E" w:rsidRDefault="2F61107E" w:rsidP="2F61107E">
            <w:pPr>
              <w:spacing w:after="0"/>
              <w:jc w:val="center"/>
            </w:pPr>
            <w:r w:rsidRPr="2F61107E">
              <w:rPr>
                <w:rFonts w:ascii="Aptos Narrow" w:eastAsia="Aptos Narrow" w:hAnsi="Aptos Narrow" w:cs="Aptos Narrow"/>
                <w:color w:val="000000" w:themeColor="text1"/>
                <w:sz w:val="22"/>
                <w:szCs w:val="22"/>
              </w:rPr>
              <w:t>1,044</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5B9982D9" w14:textId="4D3DA051" w:rsidR="2F61107E" w:rsidRDefault="2F61107E" w:rsidP="2F61107E">
            <w:pPr>
              <w:spacing w:after="0"/>
              <w:jc w:val="center"/>
            </w:pPr>
            <w:r w:rsidRPr="2F61107E">
              <w:rPr>
                <w:rFonts w:ascii="Aptos Narrow" w:eastAsia="Aptos Narrow" w:hAnsi="Aptos Narrow" w:cs="Aptos Narrow"/>
                <w:color w:val="000000" w:themeColor="text1"/>
                <w:sz w:val="22"/>
                <w:szCs w:val="22"/>
              </w:rPr>
              <w:t>0xa69b...56e78c</w:t>
            </w:r>
          </w:p>
        </w:tc>
        <w:tc>
          <w:tcPr>
            <w:tcW w:w="1086" w:type="dxa"/>
            <w:tcBorders>
              <w:top w:val="nil"/>
              <w:left w:val="nil"/>
              <w:bottom w:val="nil"/>
              <w:right w:val="single" w:sz="8" w:space="0" w:color="000000" w:themeColor="text1"/>
            </w:tcBorders>
            <w:tcMar>
              <w:top w:w="15" w:type="dxa"/>
              <w:left w:w="15" w:type="dxa"/>
              <w:right w:w="15" w:type="dxa"/>
            </w:tcMar>
            <w:vAlign w:val="bottom"/>
          </w:tcPr>
          <w:p w14:paraId="7E26021D" w14:textId="7C114C27" w:rsidR="2F61107E" w:rsidRDefault="2F61107E" w:rsidP="2F61107E">
            <w:pPr>
              <w:spacing w:after="0"/>
              <w:jc w:val="center"/>
            </w:pPr>
            <w:r w:rsidRPr="2F61107E">
              <w:rPr>
                <w:rFonts w:ascii="Aptos Narrow" w:eastAsia="Aptos Narrow" w:hAnsi="Aptos Narrow" w:cs="Aptos Narrow"/>
                <w:color w:val="000000" w:themeColor="text1"/>
                <w:sz w:val="22"/>
                <w:szCs w:val="22"/>
              </w:rPr>
              <w:t>0,968</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7C31EA59" w14:textId="4670FEDF" w:rsidR="2F61107E" w:rsidRDefault="2F61107E" w:rsidP="2F61107E">
            <w:pPr>
              <w:spacing w:after="0"/>
              <w:jc w:val="center"/>
            </w:pPr>
            <w:r w:rsidRPr="2F61107E">
              <w:rPr>
                <w:rFonts w:ascii="Aptos Narrow" w:eastAsia="Aptos Narrow" w:hAnsi="Aptos Narrow" w:cs="Aptos Narrow"/>
                <w:color w:val="000000" w:themeColor="text1"/>
                <w:sz w:val="22"/>
                <w:szCs w:val="22"/>
              </w:rPr>
              <w:t>0xa9d1...1d3e43</w:t>
            </w:r>
          </w:p>
        </w:tc>
        <w:tc>
          <w:tcPr>
            <w:tcW w:w="1086" w:type="dxa"/>
            <w:tcBorders>
              <w:top w:val="nil"/>
              <w:left w:val="nil"/>
              <w:bottom w:val="nil"/>
              <w:right w:val="single" w:sz="8" w:space="0" w:color="000000" w:themeColor="text1"/>
            </w:tcBorders>
            <w:tcMar>
              <w:top w:w="15" w:type="dxa"/>
              <w:left w:w="15" w:type="dxa"/>
              <w:right w:w="15" w:type="dxa"/>
            </w:tcMar>
            <w:vAlign w:val="bottom"/>
          </w:tcPr>
          <w:p w14:paraId="7913697C" w14:textId="27090E61" w:rsidR="2F61107E" w:rsidRDefault="2F61107E" w:rsidP="2F61107E">
            <w:pPr>
              <w:spacing w:after="0"/>
              <w:jc w:val="center"/>
            </w:pPr>
            <w:r w:rsidRPr="2F61107E">
              <w:rPr>
                <w:rFonts w:ascii="Aptos Narrow" w:eastAsia="Aptos Narrow" w:hAnsi="Aptos Narrow" w:cs="Aptos Narrow"/>
                <w:color w:val="000000" w:themeColor="text1"/>
                <w:sz w:val="22"/>
                <w:szCs w:val="22"/>
              </w:rPr>
              <w:t>1,087</w:t>
            </w:r>
          </w:p>
        </w:tc>
      </w:tr>
      <w:tr w:rsidR="2F61107E" w14:paraId="359F4D63" w14:textId="77777777" w:rsidTr="2F61107E">
        <w:trPr>
          <w:trHeight w:val="300"/>
        </w:trPr>
        <w:tc>
          <w:tcPr>
            <w:tcW w:w="1003" w:type="dxa"/>
            <w:tcBorders>
              <w:top w:val="nil"/>
              <w:left w:val="single" w:sz="8" w:space="0" w:color="000000" w:themeColor="text1"/>
              <w:bottom w:val="nil"/>
              <w:right w:val="nil"/>
            </w:tcBorders>
            <w:tcMar>
              <w:top w:w="15" w:type="dxa"/>
              <w:left w:w="15" w:type="dxa"/>
              <w:right w:w="15" w:type="dxa"/>
            </w:tcMar>
            <w:vAlign w:val="bottom"/>
          </w:tcPr>
          <w:p w14:paraId="3250F635" w14:textId="328ACC0B" w:rsidR="2F61107E" w:rsidRDefault="2F61107E" w:rsidP="2F61107E">
            <w:pPr>
              <w:spacing w:after="0"/>
              <w:jc w:val="center"/>
            </w:pPr>
            <w:r w:rsidRPr="2F61107E">
              <w:rPr>
                <w:rFonts w:ascii="Aptos Narrow" w:eastAsia="Aptos Narrow" w:hAnsi="Aptos Narrow" w:cs="Aptos Narrow"/>
                <w:b/>
                <w:bCs/>
                <w:color w:val="000000" w:themeColor="text1"/>
                <w:sz w:val="22"/>
                <w:szCs w:val="22"/>
              </w:rPr>
              <w:t>7</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53966573" w14:textId="169BD40C" w:rsidR="2F61107E" w:rsidRDefault="2F61107E" w:rsidP="2F61107E">
            <w:pPr>
              <w:spacing w:after="0"/>
              <w:jc w:val="center"/>
            </w:pPr>
            <w:r w:rsidRPr="2F61107E">
              <w:rPr>
                <w:rFonts w:ascii="Aptos Narrow" w:eastAsia="Aptos Narrow" w:hAnsi="Aptos Narrow" w:cs="Aptos Narrow"/>
                <w:color w:val="000000" w:themeColor="text1"/>
                <w:sz w:val="22"/>
                <w:szCs w:val="22"/>
              </w:rPr>
              <w:t>0xdfd5...43963d</w:t>
            </w:r>
          </w:p>
        </w:tc>
        <w:tc>
          <w:tcPr>
            <w:tcW w:w="1008" w:type="dxa"/>
            <w:tcBorders>
              <w:top w:val="nil"/>
              <w:left w:val="nil"/>
              <w:bottom w:val="nil"/>
              <w:right w:val="single" w:sz="8" w:space="0" w:color="000000" w:themeColor="text1"/>
            </w:tcBorders>
            <w:tcMar>
              <w:top w:w="15" w:type="dxa"/>
              <w:left w:w="15" w:type="dxa"/>
              <w:right w:w="15" w:type="dxa"/>
            </w:tcMar>
            <w:vAlign w:val="bottom"/>
          </w:tcPr>
          <w:p w14:paraId="17298B13" w14:textId="7AFB9A2E" w:rsidR="2F61107E" w:rsidRDefault="2F61107E" w:rsidP="2F61107E">
            <w:pPr>
              <w:spacing w:after="0"/>
              <w:jc w:val="center"/>
            </w:pPr>
            <w:r w:rsidRPr="2F61107E">
              <w:rPr>
                <w:rFonts w:ascii="Aptos Narrow" w:eastAsia="Aptos Narrow" w:hAnsi="Aptos Narrow" w:cs="Aptos Narrow"/>
                <w:color w:val="000000" w:themeColor="text1"/>
                <w:sz w:val="22"/>
                <w:szCs w:val="22"/>
              </w:rPr>
              <w:t>1,168</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3B1DF2BE" w14:textId="566CCE64" w:rsidR="2F61107E" w:rsidRDefault="2F61107E" w:rsidP="2F61107E">
            <w:pPr>
              <w:spacing w:after="0"/>
              <w:jc w:val="center"/>
            </w:pPr>
            <w:r w:rsidRPr="2F61107E">
              <w:rPr>
                <w:rFonts w:ascii="Aptos Narrow" w:eastAsia="Aptos Narrow" w:hAnsi="Aptos Narrow" w:cs="Aptos Narrow"/>
                <w:color w:val="000000" w:themeColor="text1"/>
                <w:sz w:val="22"/>
                <w:szCs w:val="22"/>
              </w:rPr>
              <w:t>0xe37e...57bd09</w:t>
            </w:r>
          </w:p>
        </w:tc>
        <w:tc>
          <w:tcPr>
            <w:tcW w:w="1086" w:type="dxa"/>
            <w:tcBorders>
              <w:top w:val="nil"/>
              <w:left w:val="nil"/>
              <w:bottom w:val="nil"/>
              <w:right w:val="nil"/>
            </w:tcBorders>
            <w:tcMar>
              <w:top w:w="15" w:type="dxa"/>
              <w:left w:w="15" w:type="dxa"/>
              <w:right w:w="15" w:type="dxa"/>
            </w:tcMar>
            <w:vAlign w:val="bottom"/>
          </w:tcPr>
          <w:p w14:paraId="4BCA7BE5" w14:textId="525B0BDD" w:rsidR="2F61107E" w:rsidRDefault="2F61107E" w:rsidP="2F61107E">
            <w:pPr>
              <w:spacing w:after="0"/>
              <w:jc w:val="center"/>
            </w:pPr>
            <w:r w:rsidRPr="2F61107E">
              <w:rPr>
                <w:rFonts w:ascii="Aptos Narrow" w:eastAsia="Aptos Narrow" w:hAnsi="Aptos Narrow" w:cs="Aptos Narrow"/>
                <w:color w:val="000000" w:themeColor="text1"/>
                <w:sz w:val="22"/>
                <w:szCs w:val="22"/>
              </w:rPr>
              <w:t>0,953</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3260F47A" w14:textId="4D110F3D" w:rsidR="2F61107E" w:rsidRDefault="2F61107E" w:rsidP="2F61107E">
            <w:pPr>
              <w:spacing w:after="0"/>
              <w:jc w:val="center"/>
            </w:pPr>
            <w:r w:rsidRPr="2F61107E">
              <w:rPr>
                <w:rFonts w:ascii="Aptos Narrow" w:eastAsia="Aptos Narrow" w:hAnsi="Aptos Narrow" w:cs="Aptos Narrow"/>
                <w:color w:val="000000" w:themeColor="text1"/>
                <w:sz w:val="22"/>
                <w:szCs w:val="22"/>
              </w:rPr>
              <w:t>0x3328...309c49</w:t>
            </w:r>
          </w:p>
        </w:tc>
        <w:tc>
          <w:tcPr>
            <w:tcW w:w="1086" w:type="dxa"/>
            <w:tcBorders>
              <w:top w:val="nil"/>
              <w:left w:val="nil"/>
              <w:bottom w:val="nil"/>
              <w:right w:val="single" w:sz="8" w:space="0" w:color="000000" w:themeColor="text1"/>
            </w:tcBorders>
            <w:tcMar>
              <w:top w:w="15" w:type="dxa"/>
              <w:left w:w="15" w:type="dxa"/>
              <w:right w:w="15" w:type="dxa"/>
            </w:tcMar>
            <w:vAlign w:val="bottom"/>
          </w:tcPr>
          <w:p w14:paraId="6098A2C5" w14:textId="4755BA90" w:rsidR="2F61107E" w:rsidRDefault="2F61107E" w:rsidP="2F61107E">
            <w:pPr>
              <w:spacing w:after="0"/>
              <w:jc w:val="center"/>
            </w:pPr>
            <w:r w:rsidRPr="2F61107E">
              <w:rPr>
                <w:rFonts w:ascii="Aptos Narrow" w:eastAsia="Aptos Narrow" w:hAnsi="Aptos Narrow" w:cs="Aptos Narrow"/>
                <w:color w:val="000000" w:themeColor="text1"/>
                <w:sz w:val="22"/>
                <w:szCs w:val="22"/>
              </w:rPr>
              <w:t>0,950</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2D501934" w14:textId="0DC0C236" w:rsidR="2F61107E" w:rsidRDefault="2F61107E" w:rsidP="2F61107E">
            <w:pPr>
              <w:spacing w:after="0"/>
              <w:jc w:val="center"/>
            </w:pPr>
            <w:r w:rsidRPr="2F61107E">
              <w:rPr>
                <w:rFonts w:ascii="Aptos Narrow" w:eastAsia="Aptos Narrow" w:hAnsi="Aptos Narrow" w:cs="Aptos Narrow"/>
                <w:color w:val="000000" w:themeColor="text1"/>
                <w:sz w:val="22"/>
                <w:szCs w:val="22"/>
              </w:rPr>
              <w:t>0xa69b...56e78c</w:t>
            </w:r>
          </w:p>
        </w:tc>
        <w:tc>
          <w:tcPr>
            <w:tcW w:w="1086" w:type="dxa"/>
            <w:tcBorders>
              <w:top w:val="nil"/>
              <w:left w:val="nil"/>
              <w:bottom w:val="nil"/>
              <w:right w:val="single" w:sz="8" w:space="0" w:color="000000" w:themeColor="text1"/>
            </w:tcBorders>
            <w:tcMar>
              <w:top w:w="15" w:type="dxa"/>
              <w:left w:w="15" w:type="dxa"/>
              <w:right w:w="15" w:type="dxa"/>
            </w:tcMar>
            <w:vAlign w:val="bottom"/>
          </w:tcPr>
          <w:p w14:paraId="25AD16D8" w14:textId="08F157E8" w:rsidR="2F61107E" w:rsidRDefault="2F61107E" w:rsidP="2F61107E">
            <w:pPr>
              <w:spacing w:after="0"/>
              <w:jc w:val="center"/>
            </w:pPr>
            <w:r w:rsidRPr="2F61107E">
              <w:rPr>
                <w:rFonts w:ascii="Aptos Narrow" w:eastAsia="Aptos Narrow" w:hAnsi="Aptos Narrow" w:cs="Aptos Narrow"/>
                <w:color w:val="000000" w:themeColor="text1"/>
                <w:sz w:val="22"/>
                <w:szCs w:val="22"/>
              </w:rPr>
              <w:t>0,973</w:t>
            </w:r>
          </w:p>
        </w:tc>
      </w:tr>
      <w:tr w:rsidR="2F61107E" w14:paraId="3ED16507" w14:textId="77777777" w:rsidTr="2F61107E">
        <w:trPr>
          <w:trHeight w:val="300"/>
        </w:trPr>
        <w:tc>
          <w:tcPr>
            <w:tcW w:w="1003" w:type="dxa"/>
            <w:tcBorders>
              <w:top w:val="nil"/>
              <w:left w:val="single" w:sz="8" w:space="0" w:color="000000" w:themeColor="text1"/>
              <w:bottom w:val="nil"/>
              <w:right w:val="nil"/>
            </w:tcBorders>
            <w:tcMar>
              <w:top w:w="15" w:type="dxa"/>
              <w:left w:w="15" w:type="dxa"/>
              <w:right w:w="15" w:type="dxa"/>
            </w:tcMar>
            <w:vAlign w:val="bottom"/>
          </w:tcPr>
          <w:p w14:paraId="62809C17" w14:textId="0D1EA8E3" w:rsidR="2F61107E" w:rsidRDefault="2F61107E" w:rsidP="2F61107E">
            <w:pPr>
              <w:spacing w:after="0"/>
              <w:jc w:val="center"/>
            </w:pPr>
            <w:r w:rsidRPr="2F61107E">
              <w:rPr>
                <w:rFonts w:ascii="Aptos Narrow" w:eastAsia="Aptos Narrow" w:hAnsi="Aptos Narrow" w:cs="Aptos Narrow"/>
                <w:b/>
                <w:bCs/>
                <w:color w:val="000000" w:themeColor="text1"/>
                <w:sz w:val="22"/>
                <w:szCs w:val="22"/>
              </w:rPr>
              <w:t>8</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6F90C0FC" w14:textId="3B51DB2A" w:rsidR="2F61107E" w:rsidRDefault="2F61107E" w:rsidP="2F61107E">
            <w:pPr>
              <w:spacing w:after="0"/>
              <w:jc w:val="center"/>
            </w:pPr>
            <w:r w:rsidRPr="2F61107E">
              <w:rPr>
                <w:rFonts w:ascii="Aptos Narrow" w:eastAsia="Aptos Narrow" w:hAnsi="Aptos Narrow" w:cs="Aptos Narrow"/>
                <w:color w:val="000000" w:themeColor="text1"/>
                <w:sz w:val="22"/>
                <w:szCs w:val="22"/>
              </w:rPr>
              <w:t>0x0000...3eb395</w:t>
            </w:r>
          </w:p>
        </w:tc>
        <w:tc>
          <w:tcPr>
            <w:tcW w:w="1008" w:type="dxa"/>
            <w:tcBorders>
              <w:top w:val="nil"/>
              <w:left w:val="nil"/>
              <w:bottom w:val="nil"/>
              <w:right w:val="single" w:sz="8" w:space="0" w:color="000000" w:themeColor="text1"/>
            </w:tcBorders>
            <w:tcMar>
              <w:top w:w="15" w:type="dxa"/>
              <w:left w:w="15" w:type="dxa"/>
              <w:right w:w="15" w:type="dxa"/>
            </w:tcMar>
            <w:vAlign w:val="bottom"/>
          </w:tcPr>
          <w:p w14:paraId="58C3B099" w14:textId="341C69A6" w:rsidR="2F61107E" w:rsidRDefault="2F61107E" w:rsidP="2F61107E">
            <w:pPr>
              <w:spacing w:after="0"/>
              <w:jc w:val="center"/>
            </w:pPr>
            <w:r w:rsidRPr="2F61107E">
              <w:rPr>
                <w:rFonts w:ascii="Aptos Narrow" w:eastAsia="Aptos Narrow" w:hAnsi="Aptos Narrow" w:cs="Aptos Narrow"/>
                <w:color w:val="000000" w:themeColor="text1"/>
                <w:sz w:val="22"/>
                <w:szCs w:val="22"/>
              </w:rPr>
              <w:t>1,168</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51E55CEA" w14:textId="65AE8231" w:rsidR="2F61107E" w:rsidRDefault="2F61107E" w:rsidP="2F61107E">
            <w:pPr>
              <w:spacing w:after="0"/>
              <w:jc w:val="center"/>
            </w:pPr>
            <w:r w:rsidRPr="2F61107E">
              <w:rPr>
                <w:rFonts w:ascii="Aptos Narrow" w:eastAsia="Aptos Narrow" w:hAnsi="Aptos Narrow" w:cs="Aptos Narrow"/>
                <w:color w:val="000000" w:themeColor="text1"/>
                <w:sz w:val="22"/>
                <w:szCs w:val="22"/>
              </w:rPr>
              <w:t>0xf3de...509127</w:t>
            </w:r>
          </w:p>
        </w:tc>
        <w:tc>
          <w:tcPr>
            <w:tcW w:w="1086" w:type="dxa"/>
            <w:tcBorders>
              <w:top w:val="nil"/>
              <w:left w:val="nil"/>
              <w:bottom w:val="nil"/>
              <w:right w:val="nil"/>
            </w:tcBorders>
            <w:tcMar>
              <w:top w:w="15" w:type="dxa"/>
              <w:left w:w="15" w:type="dxa"/>
              <w:right w:w="15" w:type="dxa"/>
            </w:tcMar>
            <w:vAlign w:val="bottom"/>
          </w:tcPr>
          <w:p w14:paraId="2684A786" w14:textId="04FD93D5" w:rsidR="2F61107E" w:rsidRDefault="2F61107E" w:rsidP="2F61107E">
            <w:pPr>
              <w:spacing w:after="0"/>
              <w:jc w:val="center"/>
            </w:pPr>
            <w:r w:rsidRPr="2F61107E">
              <w:rPr>
                <w:rFonts w:ascii="Aptos Narrow" w:eastAsia="Aptos Narrow" w:hAnsi="Aptos Narrow" w:cs="Aptos Narrow"/>
                <w:color w:val="000000" w:themeColor="text1"/>
                <w:sz w:val="22"/>
                <w:szCs w:val="22"/>
              </w:rPr>
              <w:t>0,862</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07755898" w14:textId="440EE417" w:rsidR="2F61107E" w:rsidRDefault="2F61107E" w:rsidP="2F61107E">
            <w:pPr>
              <w:spacing w:after="0"/>
              <w:jc w:val="center"/>
            </w:pPr>
            <w:r w:rsidRPr="2F61107E">
              <w:rPr>
                <w:rFonts w:ascii="Aptos Narrow" w:eastAsia="Aptos Narrow" w:hAnsi="Aptos Narrow" w:cs="Aptos Narrow"/>
                <w:color w:val="000000" w:themeColor="text1"/>
                <w:sz w:val="22"/>
                <w:szCs w:val="22"/>
              </w:rPr>
              <w:t>0xea22...d676f5</w:t>
            </w:r>
          </w:p>
        </w:tc>
        <w:tc>
          <w:tcPr>
            <w:tcW w:w="1086" w:type="dxa"/>
            <w:tcBorders>
              <w:top w:val="nil"/>
              <w:left w:val="nil"/>
              <w:bottom w:val="nil"/>
              <w:right w:val="single" w:sz="8" w:space="0" w:color="000000" w:themeColor="text1"/>
            </w:tcBorders>
            <w:tcMar>
              <w:top w:w="15" w:type="dxa"/>
              <w:left w:w="15" w:type="dxa"/>
              <w:right w:w="15" w:type="dxa"/>
            </w:tcMar>
            <w:vAlign w:val="bottom"/>
          </w:tcPr>
          <w:p w14:paraId="3432D30A" w14:textId="1DC7008F" w:rsidR="2F61107E" w:rsidRDefault="2F61107E" w:rsidP="2F61107E">
            <w:pPr>
              <w:spacing w:after="0"/>
              <w:jc w:val="center"/>
            </w:pPr>
            <w:r w:rsidRPr="2F61107E">
              <w:rPr>
                <w:rFonts w:ascii="Aptos Narrow" w:eastAsia="Aptos Narrow" w:hAnsi="Aptos Narrow" w:cs="Aptos Narrow"/>
                <w:color w:val="000000" w:themeColor="text1"/>
                <w:sz w:val="22"/>
                <w:szCs w:val="22"/>
              </w:rPr>
              <w:t>0,845</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33D20ECC" w14:textId="19421FF3" w:rsidR="2F61107E" w:rsidRDefault="2F61107E" w:rsidP="2F61107E">
            <w:pPr>
              <w:spacing w:after="0"/>
              <w:jc w:val="center"/>
            </w:pPr>
            <w:r w:rsidRPr="2F61107E">
              <w:rPr>
                <w:rFonts w:ascii="Aptos Narrow" w:eastAsia="Aptos Narrow" w:hAnsi="Aptos Narrow" w:cs="Aptos Narrow"/>
                <w:color w:val="000000" w:themeColor="text1"/>
                <w:sz w:val="22"/>
                <w:szCs w:val="22"/>
              </w:rPr>
              <w:t>0xea22...d676f5</w:t>
            </w:r>
          </w:p>
        </w:tc>
        <w:tc>
          <w:tcPr>
            <w:tcW w:w="1086" w:type="dxa"/>
            <w:tcBorders>
              <w:top w:val="nil"/>
              <w:left w:val="nil"/>
              <w:bottom w:val="nil"/>
              <w:right w:val="single" w:sz="8" w:space="0" w:color="000000" w:themeColor="text1"/>
            </w:tcBorders>
            <w:tcMar>
              <w:top w:w="15" w:type="dxa"/>
              <w:left w:w="15" w:type="dxa"/>
              <w:right w:w="15" w:type="dxa"/>
            </w:tcMar>
            <w:vAlign w:val="bottom"/>
          </w:tcPr>
          <w:p w14:paraId="6E0A2067" w14:textId="270940CE" w:rsidR="2F61107E" w:rsidRDefault="2F61107E" w:rsidP="2F61107E">
            <w:pPr>
              <w:spacing w:after="0"/>
              <w:jc w:val="center"/>
            </w:pPr>
            <w:r w:rsidRPr="2F61107E">
              <w:rPr>
                <w:rFonts w:ascii="Aptos Narrow" w:eastAsia="Aptos Narrow" w:hAnsi="Aptos Narrow" w:cs="Aptos Narrow"/>
                <w:color w:val="000000" w:themeColor="text1"/>
                <w:sz w:val="22"/>
                <w:szCs w:val="22"/>
              </w:rPr>
              <w:t>0,838</w:t>
            </w:r>
          </w:p>
        </w:tc>
      </w:tr>
      <w:tr w:rsidR="2F61107E" w14:paraId="1C0883D6" w14:textId="77777777" w:rsidTr="2F61107E">
        <w:trPr>
          <w:trHeight w:val="300"/>
        </w:trPr>
        <w:tc>
          <w:tcPr>
            <w:tcW w:w="1003" w:type="dxa"/>
            <w:tcBorders>
              <w:top w:val="nil"/>
              <w:left w:val="single" w:sz="8" w:space="0" w:color="000000" w:themeColor="text1"/>
              <w:bottom w:val="nil"/>
              <w:right w:val="nil"/>
            </w:tcBorders>
            <w:tcMar>
              <w:top w:w="15" w:type="dxa"/>
              <w:left w:w="15" w:type="dxa"/>
              <w:right w:w="15" w:type="dxa"/>
            </w:tcMar>
            <w:vAlign w:val="bottom"/>
          </w:tcPr>
          <w:p w14:paraId="3F8A715C" w14:textId="3D03201D" w:rsidR="2F61107E" w:rsidRDefault="2F61107E" w:rsidP="2F61107E">
            <w:pPr>
              <w:spacing w:after="0"/>
              <w:jc w:val="center"/>
            </w:pPr>
            <w:r w:rsidRPr="2F61107E">
              <w:rPr>
                <w:rFonts w:ascii="Aptos Narrow" w:eastAsia="Aptos Narrow" w:hAnsi="Aptos Narrow" w:cs="Aptos Narrow"/>
                <w:b/>
                <w:bCs/>
                <w:color w:val="000000" w:themeColor="text1"/>
                <w:sz w:val="22"/>
                <w:szCs w:val="22"/>
              </w:rPr>
              <w:t>9</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4AA32F98" w14:textId="7EAD1F8A" w:rsidR="2F61107E" w:rsidRDefault="2F61107E" w:rsidP="2F61107E">
            <w:pPr>
              <w:spacing w:after="0"/>
              <w:jc w:val="center"/>
            </w:pPr>
            <w:r w:rsidRPr="2F61107E">
              <w:rPr>
                <w:rFonts w:ascii="Aptos Narrow" w:eastAsia="Aptos Narrow" w:hAnsi="Aptos Narrow" w:cs="Aptos Narrow"/>
                <w:color w:val="000000" w:themeColor="text1"/>
                <w:sz w:val="22"/>
                <w:szCs w:val="22"/>
              </w:rPr>
              <w:t>0x3328...309c49</w:t>
            </w:r>
          </w:p>
        </w:tc>
        <w:tc>
          <w:tcPr>
            <w:tcW w:w="1008" w:type="dxa"/>
            <w:tcBorders>
              <w:top w:val="nil"/>
              <w:left w:val="nil"/>
              <w:bottom w:val="nil"/>
              <w:right w:val="single" w:sz="8" w:space="0" w:color="000000" w:themeColor="text1"/>
            </w:tcBorders>
            <w:tcMar>
              <w:top w:w="15" w:type="dxa"/>
              <w:left w:w="15" w:type="dxa"/>
              <w:right w:w="15" w:type="dxa"/>
            </w:tcMar>
            <w:vAlign w:val="bottom"/>
          </w:tcPr>
          <w:p w14:paraId="267B16DA" w14:textId="4C76C640" w:rsidR="2F61107E" w:rsidRDefault="2F61107E" w:rsidP="2F61107E">
            <w:pPr>
              <w:spacing w:after="0"/>
              <w:jc w:val="center"/>
            </w:pPr>
            <w:r w:rsidRPr="2F61107E">
              <w:rPr>
                <w:rFonts w:ascii="Aptos Narrow" w:eastAsia="Aptos Narrow" w:hAnsi="Aptos Narrow" w:cs="Aptos Narrow"/>
                <w:color w:val="000000" w:themeColor="text1"/>
                <w:sz w:val="22"/>
                <w:szCs w:val="22"/>
              </w:rPr>
              <w:t>1,168</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4218166F" w14:textId="6D66C40D" w:rsidR="2F61107E" w:rsidRDefault="2F61107E" w:rsidP="2F61107E">
            <w:pPr>
              <w:spacing w:after="0"/>
              <w:jc w:val="center"/>
            </w:pPr>
            <w:r w:rsidRPr="2F61107E">
              <w:rPr>
                <w:rFonts w:ascii="Aptos Narrow" w:eastAsia="Aptos Narrow" w:hAnsi="Aptos Narrow" w:cs="Aptos Narrow"/>
                <w:color w:val="000000" w:themeColor="text1"/>
                <w:sz w:val="22"/>
                <w:szCs w:val="22"/>
              </w:rPr>
              <w:t>0xea22...d676f5</w:t>
            </w:r>
          </w:p>
        </w:tc>
        <w:tc>
          <w:tcPr>
            <w:tcW w:w="1086" w:type="dxa"/>
            <w:tcBorders>
              <w:top w:val="nil"/>
              <w:left w:val="nil"/>
              <w:bottom w:val="nil"/>
              <w:right w:val="nil"/>
            </w:tcBorders>
            <w:tcMar>
              <w:top w:w="15" w:type="dxa"/>
              <w:left w:w="15" w:type="dxa"/>
              <w:right w:w="15" w:type="dxa"/>
            </w:tcMar>
            <w:vAlign w:val="bottom"/>
          </w:tcPr>
          <w:p w14:paraId="2C2A4429" w14:textId="30158837" w:rsidR="2F61107E" w:rsidRDefault="2F61107E" w:rsidP="2F61107E">
            <w:pPr>
              <w:spacing w:after="0"/>
              <w:jc w:val="center"/>
            </w:pPr>
            <w:r w:rsidRPr="2F61107E">
              <w:rPr>
                <w:rFonts w:ascii="Aptos Narrow" w:eastAsia="Aptos Narrow" w:hAnsi="Aptos Narrow" w:cs="Aptos Narrow"/>
                <w:color w:val="000000" w:themeColor="text1"/>
                <w:sz w:val="22"/>
                <w:szCs w:val="22"/>
              </w:rPr>
              <w:t>0,817</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3BD02679" w14:textId="16F65BC5" w:rsidR="2F61107E" w:rsidRDefault="2F61107E" w:rsidP="2F61107E">
            <w:pPr>
              <w:spacing w:after="0"/>
              <w:jc w:val="center"/>
            </w:pPr>
            <w:r w:rsidRPr="2F61107E">
              <w:rPr>
                <w:rFonts w:ascii="Aptos Narrow" w:eastAsia="Aptos Narrow" w:hAnsi="Aptos Narrow" w:cs="Aptos Narrow"/>
                <w:color w:val="000000" w:themeColor="text1"/>
                <w:sz w:val="22"/>
                <w:szCs w:val="22"/>
              </w:rPr>
              <w:t>0x51c7...502a7f</w:t>
            </w:r>
          </w:p>
        </w:tc>
        <w:tc>
          <w:tcPr>
            <w:tcW w:w="1086" w:type="dxa"/>
            <w:tcBorders>
              <w:top w:val="nil"/>
              <w:left w:val="nil"/>
              <w:bottom w:val="nil"/>
              <w:right w:val="single" w:sz="8" w:space="0" w:color="000000" w:themeColor="text1"/>
            </w:tcBorders>
            <w:tcMar>
              <w:top w:w="15" w:type="dxa"/>
              <w:left w:w="15" w:type="dxa"/>
              <w:right w:w="15" w:type="dxa"/>
            </w:tcMar>
            <w:vAlign w:val="bottom"/>
          </w:tcPr>
          <w:p w14:paraId="52B7B532" w14:textId="47016C92" w:rsidR="2F61107E" w:rsidRDefault="2F61107E" w:rsidP="2F61107E">
            <w:pPr>
              <w:spacing w:after="0"/>
              <w:jc w:val="center"/>
            </w:pPr>
            <w:r w:rsidRPr="2F61107E">
              <w:rPr>
                <w:rFonts w:ascii="Aptos Narrow" w:eastAsia="Aptos Narrow" w:hAnsi="Aptos Narrow" w:cs="Aptos Narrow"/>
                <w:color w:val="000000" w:themeColor="text1"/>
                <w:sz w:val="22"/>
                <w:szCs w:val="22"/>
              </w:rPr>
              <w:t>0,669</w:t>
            </w:r>
          </w:p>
        </w:tc>
        <w:tc>
          <w:tcPr>
            <w:tcW w:w="1023" w:type="dxa"/>
            <w:tcBorders>
              <w:top w:val="nil"/>
              <w:left w:val="single" w:sz="8" w:space="0" w:color="000000" w:themeColor="text1"/>
              <w:bottom w:val="nil"/>
              <w:right w:val="nil"/>
            </w:tcBorders>
            <w:tcMar>
              <w:top w:w="15" w:type="dxa"/>
              <w:left w:w="15" w:type="dxa"/>
              <w:right w:w="15" w:type="dxa"/>
            </w:tcMar>
            <w:vAlign w:val="bottom"/>
          </w:tcPr>
          <w:p w14:paraId="42FBDCAF" w14:textId="1928EA47" w:rsidR="2F61107E" w:rsidRDefault="2F61107E" w:rsidP="2F61107E">
            <w:pPr>
              <w:spacing w:after="0"/>
              <w:jc w:val="center"/>
            </w:pPr>
            <w:r w:rsidRPr="2F61107E">
              <w:rPr>
                <w:rFonts w:ascii="Aptos Narrow" w:eastAsia="Aptos Narrow" w:hAnsi="Aptos Narrow" w:cs="Aptos Narrow"/>
                <w:color w:val="000000" w:themeColor="text1"/>
                <w:sz w:val="22"/>
                <w:szCs w:val="22"/>
              </w:rPr>
              <w:t>0xe37e...57bd09</w:t>
            </w:r>
          </w:p>
        </w:tc>
        <w:tc>
          <w:tcPr>
            <w:tcW w:w="1086" w:type="dxa"/>
            <w:tcBorders>
              <w:top w:val="nil"/>
              <w:left w:val="nil"/>
              <w:bottom w:val="nil"/>
              <w:right w:val="single" w:sz="8" w:space="0" w:color="000000" w:themeColor="text1"/>
            </w:tcBorders>
            <w:tcMar>
              <w:top w:w="15" w:type="dxa"/>
              <w:left w:w="15" w:type="dxa"/>
              <w:right w:w="15" w:type="dxa"/>
            </w:tcMar>
            <w:vAlign w:val="bottom"/>
          </w:tcPr>
          <w:p w14:paraId="0A21CF04" w14:textId="2CB2D517" w:rsidR="2F61107E" w:rsidRDefault="2F61107E" w:rsidP="2F61107E">
            <w:pPr>
              <w:spacing w:after="0"/>
              <w:jc w:val="center"/>
            </w:pPr>
            <w:r w:rsidRPr="2F61107E">
              <w:rPr>
                <w:rFonts w:ascii="Aptos Narrow" w:eastAsia="Aptos Narrow" w:hAnsi="Aptos Narrow" w:cs="Aptos Narrow"/>
                <w:color w:val="000000" w:themeColor="text1"/>
                <w:sz w:val="22"/>
                <w:szCs w:val="22"/>
              </w:rPr>
              <w:t>0,751</w:t>
            </w:r>
          </w:p>
        </w:tc>
      </w:tr>
      <w:tr w:rsidR="2F61107E" w14:paraId="707BBAA5" w14:textId="77777777" w:rsidTr="2F61107E">
        <w:trPr>
          <w:trHeight w:val="300"/>
        </w:trPr>
        <w:tc>
          <w:tcPr>
            <w:tcW w:w="1003"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21FB1E09" w14:textId="46098C3F" w:rsidR="2F61107E" w:rsidRDefault="2F61107E" w:rsidP="2F61107E">
            <w:pPr>
              <w:spacing w:after="0"/>
              <w:jc w:val="center"/>
            </w:pPr>
            <w:r w:rsidRPr="2F61107E">
              <w:rPr>
                <w:rFonts w:ascii="Aptos Narrow" w:eastAsia="Aptos Narrow" w:hAnsi="Aptos Narrow" w:cs="Aptos Narrow"/>
                <w:b/>
                <w:bCs/>
                <w:color w:val="000000" w:themeColor="text1"/>
                <w:sz w:val="22"/>
                <w:szCs w:val="22"/>
              </w:rPr>
              <w:t>10</w:t>
            </w:r>
          </w:p>
        </w:tc>
        <w:tc>
          <w:tcPr>
            <w:tcW w:w="1023"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4D9A2C36" w14:textId="738C308C" w:rsidR="2F61107E" w:rsidRDefault="2F61107E" w:rsidP="2F61107E">
            <w:pPr>
              <w:spacing w:after="0"/>
              <w:jc w:val="center"/>
            </w:pPr>
            <w:r w:rsidRPr="2F61107E">
              <w:rPr>
                <w:rFonts w:ascii="Aptos Narrow" w:eastAsia="Aptos Narrow" w:hAnsi="Aptos Narrow" w:cs="Aptos Narrow"/>
                <w:color w:val="000000" w:themeColor="text1"/>
                <w:sz w:val="22"/>
                <w:szCs w:val="22"/>
              </w:rPr>
              <w:t>0x4634...eb9758</w:t>
            </w:r>
          </w:p>
        </w:tc>
        <w:tc>
          <w:tcPr>
            <w:tcW w:w="1008"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2DC59F5A" w14:textId="1B95DC6C" w:rsidR="2F61107E" w:rsidRDefault="2F61107E" w:rsidP="2F61107E">
            <w:pPr>
              <w:spacing w:after="0"/>
              <w:jc w:val="center"/>
            </w:pPr>
            <w:r w:rsidRPr="2F61107E">
              <w:rPr>
                <w:rFonts w:ascii="Aptos Narrow" w:eastAsia="Aptos Narrow" w:hAnsi="Aptos Narrow" w:cs="Aptos Narrow"/>
                <w:color w:val="000000" w:themeColor="text1"/>
                <w:sz w:val="22"/>
                <w:szCs w:val="22"/>
              </w:rPr>
              <w:t>1,168</w:t>
            </w:r>
          </w:p>
        </w:tc>
        <w:tc>
          <w:tcPr>
            <w:tcW w:w="1023"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15C540E3" w14:textId="116979CE" w:rsidR="2F61107E" w:rsidRDefault="2F61107E" w:rsidP="2F61107E">
            <w:pPr>
              <w:spacing w:after="0"/>
              <w:jc w:val="center"/>
            </w:pPr>
            <w:r w:rsidRPr="2F61107E">
              <w:rPr>
                <w:rFonts w:ascii="Aptos Narrow" w:eastAsia="Aptos Narrow" w:hAnsi="Aptos Narrow" w:cs="Aptos Narrow"/>
                <w:color w:val="000000" w:themeColor="text1"/>
                <w:sz w:val="22"/>
                <w:szCs w:val="22"/>
              </w:rPr>
              <w:t>0x3a10...1a981f</w:t>
            </w:r>
          </w:p>
        </w:tc>
        <w:tc>
          <w:tcPr>
            <w:tcW w:w="1086" w:type="dxa"/>
            <w:tcBorders>
              <w:top w:val="nil"/>
              <w:left w:val="nil"/>
              <w:bottom w:val="single" w:sz="8" w:space="0" w:color="000000" w:themeColor="text1"/>
              <w:right w:val="nil"/>
            </w:tcBorders>
            <w:tcMar>
              <w:top w:w="15" w:type="dxa"/>
              <w:left w:w="15" w:type="dxa"/>
              <w:right w:w="15" w:type="dxa"/>
            </w:tcMar>
            <w:vAlign w:val="bottom"/>
          </w:tcPr>
          <w:p w14:paraId="2CF9CFB3" w14:textId="1BC1F450" w:rsidR="2F61107E" w:rsidRDefault="2F61107E" w:rsidP="2F61107E">
            <w:pPr>
              <w:spacing w:after="0"/>
              <w:jc w:val="center"/>
            </w:pPr>
            <w:r w:rsidRPr="2F61107E">
              <w:rPr>
                <w:rFonts w:ascii="Aptos Narrow" w:eastAsia="Aptos Narrow" w:hAnsi="Aptos Narrow" w:cs="Aptos Narrow"/>
                <w:color w:val="000000" w:themeColor="text1"/>
                <w:sz w:val="22"/>
                <w:szCs w:val="22"/>
              </w:rPr>
              <w:t>0,817</w:t>
            </w:r>
          </w:p>
        </w:tc>
        <w:tc>
          <w:tcPr>
            <w:tcW w:w="1023"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3B8DD491" w14:textId="3B31C19D" w:rsidR="2F61107E" w:rsidRDefault="2F61107E" w:rsidP="2F61107E">
            <w:pPr>
              <w:spacing w:after="0"/>
              <w:jc w:val="center"/>
            </w:pPr>
            <w:r w:rsidRPr="2F61107E">
              <w:rPr>
                <w:rFonts w:ascii="Aptos Narrow" w:eastAsia="Aptos Narrow" w:hAnsi="Aptos Narrow" w:cs="Aptos Narrow"/>
                <w:color w:val="000000" w:themeColor="text1"/>
                <w:sz w:val="22"/>
                <w:szCs w:val="22"/>
              </w:rPr>
              <w:t>0xe37e...57bd09</w:t>
            </w:r>
          </w:p>
        </w:tc>
        <w:tc>
          <w:tcPr>
            <w:tcW w:w="1086"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25A777B5" w14:textId="4EBBB390" w:rsidR="2F61107E" w:rsidRDefault="2F61107E" w:rsidP="2F61107E">
            <w:pPr>
              <w:spacing w:after="0"/>
              <w:jc w:val="center"/>
            </w:pPr>
            <w:r w:rsidRPr="2F61107E">
              <w:rPr>
                <w:rFonts w:ascii="Aptos Narrow" w:eastAsia="Aptos Narrow" w:hAnsi="Aptos Narrow" w:cs="Aptos Narrow"/>
                <w:color w:val="000000" w:themeColor="text1"/>
                <w:sz w:val="22"/>
                <w:szCs w:val="22"/>
              </w:rPr>
              <w:t>0,660</w:t>
            </w:r>
          </w:p>
        </w:tc>
        <w:tc>
          <w:tcPr>
            <w:tcW w:w="1023"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7EAB399D" w14:textId="16A074AE" w:rsidR="2F61107E" w:rsidRDefault="2F61107E" w:rsidP="2F61107E">
            <w:pPr>
              <w:spacing w:after="0"/>
              <w:jc w:val="center"/>
            </w:pPr>
            <w:r w:rsidRPr="2F61107E">
              <w:rPr>
                <w:rFonts w:ascii="Aptos Narrow" w:eastAsia="Aptos Narrow" w:hAnsi="Aptos Narrow" w:cs="Aptos Narrow"/>
                <w:color w:val="000000" w:themeColor="text1"/>
                <w:sz w:val="22"/>
                <w:szCs w:val="22"/>
              </w:rPr>
              <w:t>0xf3de...509127</w:t>
            </w:r>
          </w:p>
        </w:tc>
        <w:tc>
          <w:tcPr>
            <w:tcW w:w="1086"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52C5E200" w14:textId="486E0209" w:rsidR="2F61107E" w:rsidRDefault="2F61107E" w:rsidP="2F61107E">
            <w:pPr>
              <w:spacing w:after="0"/>
              <w:jc w:val="center"/>
            </w:pPr>
            <w:r w:rsidRPr="2F61107E">
              <w:rPr>
                <w:rFonts w:ascii="Aptos Narrow" w:eastAsia="Aptos Narrow" w:hAnsi="Aptos Narrow" w:cs="Aptos Narrow"/>
                <w:color w:val="000000" w:themeColor="text1"/>
                <w:sz w:val="22"/>
                <w:szCs w:val="22"/>
              </w:rPr>
              <w:t>0,628</w:t>
            </w:r>
          </w:p>
        </w:tc>
      </w:tr>
    </w:tbl>
    <w:p w14:paraId="10BDC051" w14:textId="7DE73C33" w:rsidR="2F61107E" w:rsidRDefault="2F61107E" w:rsidP="2F61107E"/>
    <w:tbl>
      <w:tblPr>
        <w:tblW w:w="9361" w:type="dxa"/>
        <w:tblLayout w:type="fixed"/>
        <w:tblLook w:val="06A0" w:firstRow="1" w:lastRow="0" w:firstColumn="1" w:lastColumn="0" w:noHBand="1" w:noVBand="1"/>
      </w:tblPr>
      <w:tblGrid>
        <w:gridCol w:w="1029"/>
        <w:gridCol w:w="1037"/>
        <w:gridCol w:w="1046"/>
        <w:gridCol w:w="1037"/>
        <w:gridCol w:w="1035"/>
        <w:gridCol w:w="1048"/>
        <w:gridCol w:w="1046"/>
        <w:gridCol w:w="1037"/>
        <w:gridCol w:w="1046"/>
      </w:tblGrid>
      <w:tr w:rsidR="2F61107E" w14:paraId="006181AE" w14:textId="77777777" w:rsidTr="4B74F3D0">
        <w:trPr>
          <w:trHeight w:val="300"/>
        </w:trPr>
        <w:tc>
          <w:tcPr>
            <w:tcW w:w="9361" w:type="dxa"/>
            <w:gridSpan w:val="9"/>
            <w:tcBorders>
              <w:top w:val="single" w:sz="8" w:space="0" w:color="000000" w:themeColor="text1"/>
              <w:left w:val="single" w:sz="8" w:space="0" w:color="000000" w:themeColor="text1"/>
              <w:bottom w:val="nil"/>
              <w:right w:val="nil"/>
            </w:tcBorders>
            <w:tcMar>
              <w:top w:w="15" w:type="dxa"/>
              <w:left w:w="15" w:type="dxa"/>
              <w:right w:w="15" w:type="dxa"/>
            </w:tcMar>
            <w:vAlign w:val="bottom"/>
          </w:tcPr>
          <w:p w14:paraId="089B331D" w14:textId="4C182268" w:rsidR="2F61107E" w:rsidRDefault="2F61107E" w:rsidP="2F61107E">
            <w:pPr>
              <w:spacing w:after="0"/>
              <w:jc w:val="center"/>
            </w:pPr>
            <w:r w:rsidRPr="2F61107E">
              <w:rPr>
                <w:rFonts w:ascii="Aptos Narrow" w:eastAsia="Aptos Narrow" w:hAnsi="Aptos Narrow" w:cs="Aptos Narrow"/>
                <w:b/>
                <w:bCs/>
                <w:color w:val="000000" w:themeColor="text1"/>
                <w:sz w:val="22"/>
                <w:szCs w:val="22"/>
              </w:rPr>
              <w:t xml:space="preserve">Table 5A. Query 2.3 </w:t>
            </w:r>
            <w:r w:rsidR="00F32178">
              <w:rPr>
                <w:rFonts w:ascii="Aptos Narrow" w:eastAsia="Aptos Narrow" w:hAnsi="Aptos Narrow" w:cs="Aptos Narrow"/>
                <w:b/>
                <w:bCs/>
                <w:color w:val="000000" w:themeColor="text1"/>
                <w:sz w:val="22"/>
                <w:szCs w:val="22"/>
              </w:rPr>
              <w:t>f</w:t>
            </w:r>
            <w:r w:rsidR="00F32178" w:rsidRPr="2F61107E">
              <w:rPr>
                <w:rFonts w:ascii="Aptos Narrow" w:eastAsia="Aptos Narrow" w:hAnsi="Aptos Narrow" w:cs="Aptos Narrow"/>
                <w:b/>
                <w:bCs/>
                <w:color w:val="000000" w:themeColor="text1"/>
                <w:sz w:val="22"/>
                <w:szCs w:val="22"/>
              </w:rPr>
              <w:t xml:space="preserve">or </w:t>
            </w:r>
            <w:r w:rsidR="00F32178" w:rsidRPr="00F32178">
              <w:rPr>
                <w:rFonts w:ascii="Aptos Narrow" w:eastAsia="Aptos Narrow" w:hAnsi="Aptos Narrow" w:cs="Aptos Narrow"/>
                <w:b/>
                <w:bCs/>
                <w:color w:val="000000" w:themeColor="text1"/>
                <w:sz w:val="22"/>
                <w:szCs w:val="22"/>
              </w:rPr>
              <w:t>each set of blocks</w:t>
            </w:r>
          </w:p>
        </w:tc>
      </w:tr>
      <w:tr w:rsidR="2F61107E" w14:paraId="43437F67" w14:textId="77777777" w:rsidTr="4B74F3D0">
        <w:trPr>
          <w:trHeight w:val="300"/>
        </w:trPr>
        <w:tc>
          <w:tcPr>
            <w:tcW w:w="1029"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083214B9" w14:textId="781CB959" w:rsidR="2F61107E" w:rsidRDefault="00BF41D8" w:rsidP="2F61107E">
            <w:pPr>
              <w:spacing w:after="0"/>
              <w:jc w:val="center"/>
            </w:pPr>
            <w:r>
              <w:rPr>
                <w:rFonts w:ascii="Aptos Narrow" w:eastAsia="Aptos Narrow" w:hAnsi="Aptos Narrow" w:cs="Aptos Narrow"/>
                <w:color w:val="000000" w:themeColor="text1"/>
                <w:sz w:val="22"/>
                <w:szCs w:val="22"/>
              </w:rPr>
              <w:t>Number of blocks</w:t>
            </w:r>
          </w:p>
        </w:tc>
        <w:tc>
          <w:tcPr>
            <w:tcW w:w="2083" w:type="dxa"/>
            <w:gridSpan w:val="2"/>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53317A6A" w14:textId="0BBFD741"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c>
          <w:tcPr>
            <w:tcW w:w="2072" w:type="dxa"/>
            <w:gridSpan w:val="2"/>
            <w:tcBorders>
              <w:top w:val="single" w:sz="8" w:space="0" w:color="000000" w:themeColor="text1"/>
              <w:left w:val="nil"/>
              <w:bottom w:val="single" w:sz="8" w:space="0" w:color="000000" w:themeColor="text1"/>
              <w:right w:val="nil"/>
            </w:tcBorders>
            <w:tcMar>
              <w:top w:w="15" w:type="dxa"/>
              <w:left w:w="15" w:type="dxa"/>
              <w:right w:w="15" w:type="dxa"/>
            </w:tcMar>
            <w:vAlign w:val="bottom"/>
          </w:tcPr>
          <w:p w14:paraId="10A0B02E" w14:textId="12AB8F76" w:rsidR="2F61107E" w:rsidRDefault="2F61107E" w:rsidP="2F61107E">
            <w:pPr>
              <w:spacing w:after="0"/>
              <w:jc w:val="center"/>
            </w:pPr>
            <w:r w:rsidRPr="2F61107E">
              <w:rPr>
                <w:rFonts w:ascii="Aptos Narrow" w:eastAsia="Aptos Narrow" w:hAnsi="Aptos Narrow" w:cs="Aptos Narrow"/>
                <w:color w:val="000000" w:themeColor="text1"/>
                <w:sz w:val="22"/>
                <w:szCs w:val="22"/>
              </w:rPr>
              <w:t>10</w:t>
            </w:r>
          </w:p>
        </w:tc>
        <w:tc>
          <w:tcPr>
            <w:tcW w:w="2094" w:type="dxa"/>
            <w:gridSpan w:val="2"/>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55096BE0" w14:textId="37B29917" w:rsidR="2F61107E" w:rsidRDefault="2F61107E" w:rsidP="2F61107E">
            <w:pPr>
              <w:spacing w:after="0"/>
              <w:jc w:val="center"/>
            </w:pPr>
            <w:r w:rsidRPr="2F61107E">
              <w:rPr>
                <w:rFonts w:ascii="Aptos Narrow" w:eastAsia="Aptos Narrow" w:hAnsi="Aptos Narrow" w:cs="Aptos Narrow"/>
                <w:color w:val="000000" w:themeColor="text1"/>
                <w:sz w:val="22"/>
                <w:szCs w:val="22"/>
              </w:rPr>
              <w:t>50</w:t>
            </w:r>
          </w:p>
        </w:tc>
        <w:tc>
          <w:tcPr>
            <w:tcW w:w="2083" w:type="dxa"/>
            <w:gridSpan w:val="2"/>
            <w:tcBorders>
              <w:top w:val="single" w:sz="8" w:space="0" w:color="000000" w:themeColor="text1"/>
              <w:left w:val="nil"/>
              <w:bottom w:val="single" w:sz="8" w:space="0" w:color="000000" w:themeColor="text1"/>
              <w:right w:val="nil"/>
            </w:tcBorders>
            <w:tcMar>
              <w:top w:w="15" w:type="dxa"/>
              <w:left w:w="15" w:type="dxa"/>
              <w:right w:w="15" w:type="dxa"/>
            </w:tcMar>
            <w:vAlign w:val="bottom"/>
          </w:tcPr>
          <w:p w14:paraId="7518BC66" w14:textId="42114E87" w:rsidR="2F61107E" w:rsidRDefault="2F61107E" w:rsidP="2F61107E">
            <w:pPr>
              <w:spacing w:after="0"/>
              <w:jc w:val="center"/>
            </w:pPr>
            <w:r w:rsidRPr="2F61107E">
              <w:rPr>
                <w:rFonts w:ascii="Aptos Narrow" w:eastAsia="Aptos Narrow" w:hAnsi="Aptos Narrow" w:cs="Aptos Narrow"/>
                <w:color w:val="000000" w:themeColor="text1"/>
                <w:sz w:val="22"/>
                <w:szCs w:val="22"/>
              </w:rPr>
              <w:t>100</w:t>
            </w:r>
          </w:p>
        </w:tc>
      </w:tr>
      <w:tr w:rsidR="2F61107E" w14:paraId="4A47E713" w14:textId="77777777" w:rsidTr="4B74F3D0">
        <w:trPr>
          <w:trHeight w:val="300"/>
        </w:trPr>
        <w:tc>
          <w:tcPr>
            <w:tcW w:w="1029"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32526AF5" w14:textId="02D82E83" w:rsidR="2F61107E" w:rsidRDefault="2F61107E" w:rsidP="2F61107E">
            <w:pPr>
              <w:spacing w:after="0"/>
              <w:jc w:val="center"/>
            </w:pPr>
            <w:r w:rsidRPr="2F61107E">
              <w:rPr>
                <w:rFonts w:ascii="Aptos Narrow" w:eastAsia="Aptos Narrow" w:hAnsi="Aptos Narrow" w:cs="Aptos Narrow"/>
                <w:color w:val="000000" w:themeColor="text1"/>
                <w:sz w:val="22"/>
                <w:szCs w:val="22"/>
              </w:rPr>
              <w:t>Rank</w:t>
            </w:r>
          </w:p>
        </w:tc>
        <w:tc>
          <w:tcPr>
            <w:tcW w:w="1037"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404E221F" w14:textId="1BB07AD3"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46"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7E56AC18" w14:textId="2B776E29" w:rsidR="2F61107E" w:rsidRDefault="2F61107E" w:rsidP="2F61107E">
            <w:pPr>
              <w:spacing w:after="0"/>
              <w:jc w:val="center"/>
            </w:pPr>
            <w:r w:rsidRPr="2F61107E">
              <w:rPr>
                <w:rFonts w:ascii="Aptos Narrow" w:eastAsia="Aptos Narrow" w:hAnsi="Aptos Narrow" w:cs="Aptos Narrow"/>
                <w:color w:val="000000" w:themeColor="text1"/>
                <w:sz w:val="22"/>
                <w:szCs w:val="22"/>
              </w:rPr>
              <w:t>Total Percentage (%)</w:t>
            </w:r>
          </w:p>
        </w:tc>
        <w:tc>
          <w:tcPr>
            <w:tcW w:w="1037"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63617FFD" w14:textId="3759FE42"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35"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01155234" w14:textId="761B316C" w:rsidR="2F61107E" w:rsidRDefault="2F61107E" w:rsidP="2F61107E">
            <w:pPr>
              <w:spacing w:after="0"/>
              <w:jc w:val="center"/>
            </w:pPr>
            <w:r w:rsidRPr="2F61107E">
              <w:rPr>
                <w:rFonts w:ascii="Aptos Narrow" w:eastAsia="Aptos Narrow" w:hAnsi="Aptos Narrow" w:cs="Aptos Narrow"/>
                <w:color w:val="000000" w:themeColor="text1"/>
                <w:sz w:val="22"/>
                <w:szCs w:val="22"/>
              </w:rPr>
              <w:t>Total Percentage (%)</w:t>
            </w:r>
          </w:p>
        </w:tc>
        <w:tc>
          <w:tcPr>
            <w:tcW w:w="1048"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36F1050C" w14:textId="0F6CD45E"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46"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236DA51F" w14:textId="25462815" w:rsidR="2F61107E" w:rsidRDefault="2F61107E" w:rsidP="2F61107E">
            <w:pPr>
              <w:spacing w:after="0"/>
              <w:jc w:val="center"/>
            </w:pPr>
            <w:r w:rsidRPr="2F61107E">
              <w:rPr>
                <w:rFonts w:ascii="Aptos Narrow" w:eastAsia="Aptos Narrow" w:hAnsi="Aptos Narrow" w:cs="Aptos Narrow"/>
                <w:color w:val="000000" w:themeColor="text1"/>
                <w:sz w:val="22"/>
                <w:szCs w:val="22"/>
              </w:rPr>
              <w:t>Total Percentage (%)</w:t>
            </w:r>
          </w:p>
        </w:tc>
        <w:tc>
          <w:tcPr>
            <w:tcW w:w="1037"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bottom"/>
          </w:tcPr>
          <w:p w14:paraId="2E1C5374" w14:textId="135CE5DB"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46"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7F6B4D8B" w14:textId="3101982E" w:rsidR="2F61107E" w:rsidRDefault="2F61107E" w:rsidP="2F61107E">
            <w:pPr>
              <w:spacing w:after="0"/>
              <w:jc w:val="center"/>
            </w:pPr>
            <w:r w:rsidRPr="2F61107E">
              <w:rPr>
                <w:rFonts w:ascii="Aptos Narrow" w:eastAsia="Aptos Narrow" w:hAnsi="Aptos Narrow" w:cs="Aptos Narrow"/>
                <w:color w:val="000000" w:themeColor="text1"/>
                <w:sz w:val="22"/>
                <w:szCs w:val="22"/>
              </w:rPr>
              <w:t>Total Percentage (%)</w:t>
            </w:r>
          </w:p>
        </w:tc>
      </w:tr>
      <w:tr w:rsidR="2F61107E" w14:paraId="22DC3958" w14:textId="77777777" w:rsidTr="4B74F3D0">
        <w:trPr>
          <w:trHeight w:val="300"/>
        </w:trPr>
        <w:tc>
          <w:tcPr>
            <w:tcW w:w="1029" w:type="dxa"/>
            <w:tcBorders>
              <w:top w:val="single" w:sz="8" w:space="0" w:color="000000" w:themeColor="text1"/>
              <w:left w:val="single" w:sz="8" w:space="0" w:color="000000" w:themeColor="text1"/>
              <w:bottom w:val="nil"/>
              <w:right w:val="nil"/>
            </w:tcBorders>
            <w:tcMar>
              <w:top w:w="15" w:type="dxa"/>
              <w:left w:w="15" w:type="dxa"/>
              <w:right w:w="15" w:type="dxa"/>
            </w:tcMar>
            <w:vAlign w:val="bottom"/>
          </w:tcPr>
          <w:p w14:paraId="662A6FFC" w14:textId="26FF564D" w:rsidR="2F61107E" w:rsidRDefault="2F61107E" w:rsidP="2F61107E">
            <w:pPr>
              <w:spacing w:after="0"/>
              <w:jc w:val="center"/>
            </w:pPr>
            <w:r w:rsidRPr="2F61107E">
              <w:rPr>
                <w:rFonts w:ascii="Aptos Narrow" w:eastAsia="Aptos Narrow" w:hAnsi="Aptos Narrow" w:cs="Aptos Narrow"/>
                <w:b/>
                <w:bCs/>
                <w:color w:val="000000" w:themeColor="text1"/>
                <w:sz w:val="22"/>
                <w:szCs w:val="22"/>
              </w:rPr>
              <w:t>1</w:t>
            </w:r>
          </w:p>
        </w:tc>
        <w:tc>
          <w:tcPr>
            <w:tcW w:w="1037" w:type="dxa"/>
            <w:tcBorders>
              <w:top w:val="single" w:sz="8" w:space="0" w:color="000000" w:themeColor="text1"/>
              <w:left w:val="single" w:sz="8" w:space="0" w:color="000000" w:themeColor="text1"/>
              <w:bottom w:val="nil"/>
              <w:right w:val="nil"/>
            </w:tcBorders>
            <w:shd w:val="clear" w:color="auto" w:fill="CAD8FC"/>
            <w:tcMar>
              <w:top w:w="15" w:type="dxa"/>
              <w:left w:w="15" w:type="dxa"/>
              <w:right w:w="15" w:type="dxa"/>
            </w:tcMar>
            <w:vAlign w:val="bottom"/>
          </w:tcPr>
          <w:p w14:paraId="2BEF0EA5" w14:textId="5937CC5D"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1046" w:type="dxa"/>
            <w:tcBorders>
              <w:top w:val="single" w:sz="8" w:space="0" w:color="000000" w:themeColor="text1"/>
              <w:left w:val="nil"/>
              <w:bottom w:val="nil"/>
              <w:right w:val="single" w:sz="8" w:space="0" w:color="000000" w:themeColor="text1"/>
            </w:tcBorders>
            <w:tcMar>
              <w:top w:w="15" w:type="dxa"/>
              <w:left w:w="15" w:type="dxa"/>
              <w:right w:w="15" w:type="dxa"/>
            </w:tcMar>
            <w:vAlign w:val="bottom"/>
          </w:tcPr>
          <w:p w14:paraId="37992800" w14:textId="48A2FB9C" w:rsidR="2F61107E" w:rsidRDefault="2F61107E" w:rsidP="2F61107E">
            <w:pPr>
              <w:spacing w:after="0"/>
              <w:jc w:val="center"/>
            </w:pPr>
            <w:r w:rsidRPr="2F61107E">
              <w:rPr>
                <w:rFonts w:ascii="Aptos Narrow" w:eastAsia="Aptos Narrow" w:hAnsi="Aptos Narrow" w:cs="Aptos Narrow"/>
                <w:color w:val="000000" w:themeColor="text1"/>
                <w:sz w:val="22"/>
                <w:szCs w:val="22"/>
              </w:rPr>
              <w:t>7,944</w:t>
            </w:r>
          </w:p>
        </w:tc>
        <w:tc>
          <w:tcPr>
            <w:tcW w:w="1037" w:type="dxa"/>
            <w:tcBorders>
              <w:top w:val="single" w:sz="8" w:space="0" w:color="000000" w:themeColor="text1"/>
              <w:left w:val="single" w:sz="8" w:space="0" w:color="000000" w:themeColor="text1"/>
              <w:bottom w:val="nil"/>
              <w:right w:val="nil"/>
            </w:tcBorders>
            <w:shd w:val="clear" w:color="auto" w:fill="CAD8FC"/>
            <w:tcMar>
              <w:top w:w="15" w:type="dxa"/>
              <w:left w:w="15" w:type="dxa"/>
              <w:right w:w="15" w:type="dxa"/>
            </w:tcMar>
            <w:vAlign w:val="bottom"/>
          </w:tcPr>
          <w:p w14:paraId="4CC9390A" w14:textId="757AE393"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1035" w:type="dxa"/>
            <w:tcBorders>
              <w:top w:val="single" w:sz="8" w:space="0" w:color="000000" w:themeColor="text1"/>
              <w:left w:val="nil"/>
              <w:bottom w:val="nil"/>
              <w:right w:val="nil"/>
            </w:tcBorders>
            <w:tcMar>
              <w:top w:w="15" w:type="dxa"/>
              <w:left w:w="15" w:type="dxa"/>
              <w:right w:w="15" w:type="dxa"/>
            </w:tcMar>
            <w:vAlign w:val="bottom"/>
          </w:tcPr>
          <w:p w14:paraId="7AF05DB8" w14:textId="4C27F401" w:rsidR="2F61107E" w:rsidRDefault="2F61107E" w:rsidP="2F61107E">
            <w:pPr>
              <w:spacing w:after="0"/>
              <w:jc w:val="center"/>
            </w:pPr>
            <w:r w:rsidRPr="2F61107E">
              <w:rPr>
                <w:rFonts w:ascii="Aptos Narrow" w:eastAsia="Aptos Narrow" w:hAnsi="Aptos Narrow" w:cs="Aptos Narrow"/>
                <w:color w:val="000000" w:themeColor="text1"/>
                <w:sz w:val="22"/>
                <w:szCs w:val="22"/>
              </w:rPr>
              <w:t>7,192</w:t>
            </w:r>
          </w:p>
        </w:tc>
        <w:tc>
          <w:tcPr>
            <w:tcW w:w="1048" w:type="dxa"/>
            <w:tcBorders>
              <w:top w:val="single" w:sz="8" w:space="0" w:color="000000" w:themeColor="text1"/>
              <w:left w:val="single" w:sz="8" w:space="0" w:color="000000" w:themeColor="text1"/>
              <w:bottom w:val="nil"/>
              <w:right w:val="nil"/>
            </w:tcBorders>
            <w:shd w:val="clear" w:color="auto" w:fill="CAD8FC"/>
            <w:tcMar>
              <w:top w:w="15" w:type="dxa"/>
              <w:left w:w="15" w:type="dxa"/>
              <w:right w:w="15" w:type="dxa"/>
            </w:tcMar>
            <w:vAlign w:val="bottom"/>
          </w:tcPr>
          <w:p w14:paraId="6E364FD1" w14:textId="177FC74D"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1046" w:type="dxa"/>
            <w:tcBorders>
              <w:top w:val="single" w:sz="8" w:space="0" w:color="000000" w:themeColor="text1"/>
              <w:left w:val="nil"/>
              <w:bottom w:val="nil"/>
              <w:right w:val="single" w:sz="8" w:space="0" w:color="000000" w:themeColor="text1"/>
            </w:tcBorders>
            <w:tcMar>
              <w:top w:w="15" w:type="dxa"/>
              <w:left w:w="15" w:type="dxa"/>
              <w:right w:w="15" w:type="dxa"/>
            </w:tcMar>
            <w:vAlign w:val="bottom"/>
          </w:tcPr>
          <w:p w14:paraId="5B095A9B" w14:textId="14ADD87D" w:rsidR="2F61107E" w:rsidRDefault="2F61107E" w:rsidP="2F61107E">
            <w:pPr>
              <w:spacing w:after="0"/>
              <w:jc w:val="center"/>
            </w:pPr>
            <w:r w:rsidRPr="2F61107E">
              <w:rPr>
                <w:rFonts w:ascii="Aptos Narrow" w:eastAsia="Aptos Narrow" w:hAnsi="Aptos Narrow" w:cs="Aptos Narrow"/>
                <w:color w:val="000000" w:themeColor="text1"/>
                <w:sz w:val="22"/>
                <w:szCs w:val="22"/>
              </w:rPr>
              <w:t>7,821</w:t>
            </w:r>
          </w:p>
        </w:tc>
        <w:tc>
          <w:tcPr>
            <w:tcW w:w="1037" w:type="dxa"/>
            <w:tcBorders>
              <w:top w:val="single" w:sz="8" w:space="0" w:color="000000" w:themeColor="text1"/>
              <w:left w:val="single" w:sz="8" w:space="0" w:color="000000" w:themeColor="text1"/>
              <w:bottom w:val="nil"/>
              <w:right w:val="nil"/>
            </w:tcBorders>
            <w:shd w:val="clear" w:color="auto" w:fill="CAD8FC"/>
            <w:tcMar>
              <w:top w:w="15" w:type="dxa"/>
              <w:left w:w="15" w:type="dxa"/>
              <w:right w:w="15" w:type="dxa"/>
            </w:tcMar>
            <w:vAlign w:val="bottom"/>
          </w:tcPr>
          <w:p w14:paraId="6EB2D877" w14:textId="32E91E90" w:rsidR="2F61107E" w:rsidRDefault="2F61107E" w:rsidP="2F61107E">
            <w:pPr>
              <w:spacing w:after="0"/>
              <w:jc w:val="center"/>
            </w:pPr>
            <w:r w:rsidRPr="2F61107E">
              <w:rPr>
                <w:rFonts w:ascii="Aptos Narrow" w:eastAsia="Aptos Narrow" w:hAnsi="Aptos Narrow" w:cs="Aptos Narrow"/>
                <w:color w:val="000000" w:themeColor="text1"/>
                <w:sz w:val="22"/>
                <w:szCs w:val="22"/>
              </w:rPr>
              <w:t>0xc02a...756cc2</w:t>
            </w:r>
          </w:p>
        </w:tc>
        <w:tc>
          <w:tcPr>
            <w:tcW w:w="1046" w:type="dxa"/>
            <w:tcBorders>
              <w:top w:val="single" w:sz="8" w:space="0" w:color="000000" w:themeColor="text1"/>
              <w:left w:val="nil"/>
              <w:bottom w:val="nil"/>
              <w:right w:val="single" w:sz="8" w:space="0" w:color="000000" w:themeColor="text1"/>
            </w:tcBorders>
            <w:tcMar>
              <w:top w:w="15" w:type="dxa"/>
              <w:left w:w="15" w:type="dxa"/>
              <w:right w:w="15" w:type="dxa"/>
            </w:tcMar>
            <w:vAlign w:val="bottom"/>
          </w:tcPr>
          <w:p w14:paraId="323D13A5" w14:textId="57AF3336" w:rsidR="2F61107E" w:rsidRDefault="2F61107E" w:rsidP="2F61107E">
            <w:pPr>
              <w:spacing w:after="0"/>
              <w:jc w:val="center"/>
            </w:pPr>
            <w:r w:rsidRPr="2F61107E">
              <w:rPr>
                <w:rFonts w:ascii="Aptos Narrow" w:eastAsia="Aptos Narrow" w:hAnsi="Aptos Narrow" w:cs="Aptos Narrow"/>
                <w:color w:val="000000" w:themeColor="text1"/>
                <w:sz w:val="22"/>
                <w:szCs w:val="22"/>
              </w:rPr>
              <w:t>8,522</w:t>
            </w:r>
          </w:p>
        </w:tc>
      </w:tr>
      <w:tr w:rsidR="2F61107E" w14:paraId="0F2070D0" w14:textId="77777777" w:rsidTr="4B74F3D0">
        <w:trPr>
          <w:trHeight w:val="300"/>
        </w:trPr>
        <w:tc>
          <w:tcPr>
            <w:tcW w:w="1029" w:type="dxa"/>
            <w:tcBorders>
              <w:top w:val="nil"/>
              <w:left w:val="single" w:sz="8" w:space="0" w:color="000000" w:themeColor="text1"/>
              <w:bottom w:val="nil"/>
              <w:right w:val="nil"/>
            </w:tcBorders>
            <w:tcMar>
              <w:top w:w="15" w:type="dxa"/>
              <w:left w:w="15" w:type="dxa"/>
              <w:right w:w="15" w:type="dxa"/>
            </w:tcMar>
            <w:vAlign w:val="bottom"/>
          </w:tcPr>
          <w:p w14:paraId="752310F3" w14:textId="70D2AF3D" w:rsidR="2F61107E" w:rsidRDefault="2F61107E" w:rsidP="2F61107E">
            <w:pPr>
              <w:spacing w:after="0"/>
              <w:jc w:val="center"/>
            </w:pPr>
            <w:r w:rsidRPr="2F61107E">
              <w:rPr>
                <w:rFonts w:ascii="Aptos Narrow" w:eastAsia="Aptos Narrow" w:hAnsi="Aptos Narrow" w:cs="Aptos Narrow"/>
                <w:b/>
                <w:bCs/>
                <w:color w:val="000000" w:themeColor="text1"/>
                <w:sz w:val="22"/>
                <w:szCs w:val="22"/>
              </w:rPr>
              <w:t>2</w:t>
            </w:r>
          </w:p>
        </w:tc>
        <w:tc>
          <w:tcPr>
            <w:tcW w:w="1037" w:type="dxa"/>
            <w:tcBorders>
              <w:top w:val="nil"/>
              <w:left w:val="single" w:sz="8" w:space="0" w:color="000000" w:themeColor="text1"/>
              <w:bottom w:val="nil"/>
              <w:right w:val="nil"/>
            </w:tcBorders>
            <w:shd w:val="clear" w:color="auto" w:fill="FCCACA"/>
            <w:tcMar>
              <w:top w:w="15" w:type="dxa"/>
              <w:left w:w="15" w:type="dxa"/>
              <w:right w:w="15" w:type="dxa"/>
            </w:tcMar>
            <w:vAlign w:val="bottom"/>
          </w:tcPr>
          <w:p w14:paraId="5882E205" w14:textId="0D4D17BE" w:rsidR="2F61107E" w:rsidRDefault="2F61107E" w:rsidP="2F61107E">
            <w:pPr>
              <w:spacing w:after="0"/>
              <w:jc w:val="center"/>
            </w:pPr>
            <w:r w:rsidRPr="2F61107E">
              <w:rPr>
                <w:rFonts w:ascii="Aptos Narrow" w:eastAsia="Aptos Narrow" w:hAnsi="Aptos Narrow" w:cs="Aptos Narrow"/>
                <w:color w:val="000000" w:themeColor="text1"/>
                <w:sz w:val="22"/>
                <w:szCs w:val="22"/>
              </w:rPr>
              <w:t>0xdac1...831ec7</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55314275" w14:textId="310A4B8C" w:rsidR="2F61107E" w:rsidRDefault="2F61107E" w:rsidP="2F61107E">
            <w:pPr>
              <w:spacing w:after="0"/>
              <w:jc w:val="center"/>
            </w:pPr>
            <w:r w:rsidRPr="2F61107E">
              <w:rPr>
                <w:rFonts w:ascii="Aptos Narrow" w:eastAsia="Aptos Narrow" w:hAnsi="Aptos Narrow" w:cs="Aptos Narrow"/>
                <w:color w:val="000000" w:themeColor="text1"/>
                <w:sz w:val="22"/>
                <w:szCs w:val="22"/>
              </w:rPr>
              <w:t>4,907</w:t>
            </w:r>
          </w:p>
        </w:tc>
        <w:tc>
          <w:tcPr>
            <w:tcW w:w="1037" w:type="dxa"/>
            <w:tcBorders>
              <w:top w:val="nil"/>
              <w:left w:val="single" w:sz="8" w:space="0" w:color="000000" w:themeColor="text1"/>
              <w:bottom w:val="nil"/>
              <w:right w:val="nil"/>
            </w:tcBorders>
            <w:shd w:val="clear" w:color="auto" w:fill="FCCACA"/>
            <w:tcMar>
              <w:top w:w="15" w:type="dxa"/>
              <w:left w:w="15" w:type="dxa"/>
              <w:right w:w="15" w:type="dxa"/>
            </w:tcMar>
            <w:vAlign w:val="bottom"/>
          </w:tcPr>
          <w:p w14:paraId="6027F5E9" w14:textId="6C9DF901" w:rsidR="2F61107E" w:rsidRDefault="2F61107E" w:rsidP="2F61107E">
            <w:pPr>
              <w:spacing w:after="0"/>
              <w:jc w:val="center"/>
            </w:pPr>
            <w:r w:rsidRPr="2F61107E">
              <w:rPr>
                <w:rFonts w:ascii="Aptos Narrow" w:eastAsia="Aptos Narrow" w:hAnsi="Aptos Narrow" w:cs="Aptos Narrow"/>
                <w:color w:val="000000" w:themeColor="text1"/>
                <w:sz w:val="22"/>
                <w:szCs w:val="22"/>
              </w:rPr>
              <w:t>0xdac1...831ec7</w:t>
            </w:r>
          </w:p>
        </w:tc>
        <w:tc>
          <w:tcPr>
            <w:tcW w:w="1035" w:type="dxa"/>
            <w:tcBorders>
              <w:top w:val="nil"/>
              <w:left w:val="nil"/>
              <w:bottom w:val="nil"/>
              <w:right w:val="nil"/>
            </w:tcBorders>
            <w:tcMar>
              <w:top w:w="15" w:type="dxa"/>
              <w:left w:w="15" w:type="dxa"/>
              <w:right w:w="15" w:type="dxa"/>
            </w:tcMar>
            <w:vAlign w:val="bottom"/>
          </w:tcPr>
          <w:p w14:paraId="5366AC8E" w14:textId="5952B1EE" w:rsidR="2F61107E" w:rsidRDefault="2F61107E" w:rsidP="2F61107E">
            <w:pPr>
              <w:spacing w:after="0"/>
              <w:jc w:val="center"/>
            </w:pPr>
            <w:r w:rsidRPr="2F61107E">
              <w:rPr>
                <w:rFonts w:ascii="Aptos Narrow" w:eastAsia="Aptos Narrow" w:hAnsi="Aptos Narrow" w:cs="Aptos Narrow"/>
                <w:color w:val="000000" w:themeColor="text1"/>
                <w:sz w:val="22"/>
                <w:szCs w:val="22"/>
              </w:rPr>
              <w:t>4,803</w:t>
            </w:r>
          </w:p>
        </w:tc>
        <w:tc>
          <w:tcPr>
            <w:tcW w:w="1048" w:type="dxa"/>
            <w:tcBorders>
              <w:top w:val="nil"/>
              <w:left w:val="single" w:sz="8" w:space="0" w:color="000000" w:themeColor="text1"/>
              <w:bottom w:val="nil"/>
              <w:right w:val="nil"/>
            </w:tcBorders>
            <w:shd w:val="clear" w:color="auto" w:fill="FCF6CA"/>
            <w:tcMar>
              <w:top w:w="15" w:type="dxa"/>
              <w:left w:w="15" w:type="dxa"/>
              <w:right w:w="15" w:type="dxa"/>
            </w:tcMar>
            <w:vAlign w:val="bottom"/>
          </w:tcPr>
          <w:p w14:paraId="5518036E" w14:textId="53E520FC" w:rsidR="2F61107E" w:rsidRDefault="2F61107E" w:rsidP="2F61107E">
            <w:pPr>
              <w:spacing w:after="0"/>
              <w:jc w:val="center"/>
            </w:pPr>
            <w:r w:rsidRPr="2F61107E">
              <w:rPr>
                <w:rFonts w:ascii="Aptos Narrow" w:eastAsia="Aptos Narrow" w:hAnsi="Aptos Narrow" w:cs="Aptos Narrow"/>
                <w:color w:val="000000" w:themeColor="text1"/>
                <w:sz w:val="22"/>
                <w:szCs w:val="22"/>
              </w:rPr>
              <w:t>0x3fc9...2b7fad</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1BEA0008" w14:textId="47029B16" w:rsidR="2F61107E" w:rsidRDefault="2F61107E" w:rsidP="2F61107E">
            <w:pPr>
              <w:spacing w:after="0"/>
              <w:jc w:val="center"/>
            </w:pPr>
            <w:r w:rsidRPr="2F61107E">
              <w:rPr>
                <w:rFonts w:ascii="Aptos Narrow" w:eastAsia="Aptos Narrow" w:hAnsi="Aptos Narrow" w:cs="Aptos Narrow"/>
                <w:color w:val="000000" w:themeColor="text1"/>
                <w:sz w:val="22"/>
                <w:szCs w:val="22"/>
              </w:rPr>
              <w:t>5,362</w:t>
            </w:r>
          </w:p>
        </w:tc>
        <w:tc>
          <w:tcPr>
            <w:tcW w:w="1037" w:type="dxa"/>
            <w:tcBorders>
              <w:top w:val="nil"/>
              <w:left w:val="single" w:sz="8" w:space="0" w:color="000000" w:themeColor="text1"/>
              <w:bottom w:val="nil"/>
              <w:right w:val="nil"/>
            </w:tcBorders>
            <w:shd w:val="clear" w:color="auto" w:fill="FCCACA"/>
            <w:tcMar>
              <w:top w:w="15" w:type="dxa"/>
              <w:left w:w="15" w:type="dxa"/>
              <w:right w:w="15" w:type="dxa"/>
            </w:tcMar>
            <w:vAlign w:val="bottom"/>
          </w:tcPr>
          <w:p w14:paraId="32D25199" w14:textId="3E7D37C7" w:rsidR="2F61107E" w:rsidRDefault="2F61107E" w:rsidP="2F61107E">
            <w:pPr>
              <w:spacing w:after="0"/>
              <w:jc w:val="center"/>
            </w:pPr>
            <w:r w:rsidRPr="2F61107E">
              <w:rPr>
                <w:rFonts w:ascii="Aptos Narrow" w:eastAsia="Aptos Narrow" w:hAnsi="Aptos Narrow" w:cs="Aptos Narrow"/>
                <w:color w:val="000000" w:themeColor="text1"/>
                <w:sz w:val="22"/>
                <w:szCs w:val="22"/>
              </w:rPr>
              <w:t>0xdac1...831ec7</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059FFA5A" w14:textId="3ACA5BFC" w:rsidR="2F61107E" w:rsidRDefault="2F61107E" w:rsidP="2F61107E">
            <w:pPr>
              <w:spacing w:after="0"/>
              <w:jc w:val="center"/>
            </w:pPr>
            <w:r w:rsidRPr="2F61107E">
              <w:rPr>
                <w:rFonts w:ascii="Aptos Narrow" w:eastAsia="Aptos Narrow" w:hAnsi="Aptos Narrow" w:cs="Aptos Narrow"/>
                <w:color w:val="000000" w:themeColor="text1"/>
                <w:sz w:val="22"/>
                <w:szCs w:val="22"/>
              </w:rPr>
              <w:t>5,598</w:t>
            </w:r>
          </w:p>
        </w:tc>
      </w:tr>
      <w:tr w:rsidR="2F61107E" w14:paraId="774533F4" w14:textId="77777777" w:rsidTr="4B74F3D0">
        <w:trPr>
          <w:trHeight w:val="300"/>
        </w:trPr>
        <w:tc>
          <w:tcPr>
            <w:tcW w:w="1029" w:type="dxa"/>
            <w:tcBorders>
              <w:top w:val="nil"/>
              <w:left w:val="single" w:sz="8" w:space="0" w:color="000000" w:themeColor="text1"/>
              <w:bottom w:val="nil"/>
              <w:right w:val="nil"/>
            </w:tcBorders>
            <w:tcMar>
              <w:top w:w="15" w:type="dxa"/>
              <w:left w:w="15" w:type="dxa"/>
              <w:right w:w="15" w:type="dxa"/>
            </w:tcMar>
            <w:vAlign w:val="bottom"/>
          </w:tcPr>
          <w:p w14:paraId="139F9452" w14:textId="005D4858" w:rsidR="2F61107E" w:rsidRDefault="2F61107E" w:rsidP="2F61107E">
            <w:pPr>
              <w:spacing w:after="0"/>
              <w:jc w:val="center"/>
            </w:pPr>
            <w:r w:rsidRPr="2F61107E">
              <w:rPr>
                <w:rFonts w:ascii="Aptos Narrow" w:eastAsia="Aptos Narrow" w:hAnsi="Aptos Narrow" w:cs="Aptos Narrow"/>
                <w:b/>
                <w:bCs/>
                <w:color w:val="000000" w:themeColor="text1"/>
                <w:sz w:val="22"/>
                <w:szCs w:val="22"/>
              </w:rPr>
              <w:t>3</w:t>
            </w:r>
          </w:p>
        </w:tc>
        <w:tc>
          <w:tcPr>
            <w:tcW w:w="1037" w:type="dxa"/>
            <w:tcBorders>
              <w:top w:val="nil"/>
              <w:left w:val="single" w:sz="8" w:space="0" w:color="000000" w:themeColor="text1"/>
              <w:bottom w:val="nil"/>
              <w:right w:val="nil"/>
            </w:tcBorders>
            <w:shd w:val="clear" w:color="auto" w:fill="FCF6CA"/>
            <w:tcMar>
              <w:top w:w="15" w:type="dxa"/>
              <w:left w:w="15" w:type="dxa"/>
              <w:right w:w="15" w:type="dxa"/>
            </w:tcMar>
            <w:vAlign w:val="bottom"/>
          </w:tcPr>
          <w:p w14:paraId="45D1948D" w14:textId="0A5E420B" w:rsidR="2F61107E" w:rsidRDefault="2F61107E" w:rsidP="2F61107E">
            <w:pPr>
              <w:spacing w:after="0"/>
              <w:jc w:val="center"/>
            </w:pPr>
            <w:r w:rsidRPr="2F61107E">
              <w:rPr>
                <w:rFonts w:ascii="Aptos Narrow" w:eastAsia="Aptos Narrow" w:hAnsi="Aptos Narrow" w:cs="Aptos Narrow"/>
                <w:color w:val="000000" w:themeColor="text1"/>
                <w:sz w:val="22"/>
                <w:szCs w:val="22"/>
              </w:rPr>
              <w:t>0x3fc9...2b7fad</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637C8B51" w14:textId="20514C83" w:rsidR="2F61107E" w:rsidRDefault="2F61107E" w:rsidP="2F61107E">
            <w:pPr>
              <w:spacing w:after="0"/>
              <w:jc w:val="center"/>
            </w:pPr>
            <w:r w:rsidRPr="2F61107E">
              <w:rPr>
                <w:rFonts w:ascii="Aptos Narrow" w:eastAsia="Aptos Narrow" w:hAnsi="Aptos Narrow" w:cs="Aptos Narrow"/>
                <w:color w:val="000000" w:themeColor="text1"/>
                <w:sz w:val="22"/>
                <w:szCs w:val="22"/>
              </w:rPr>
              <w:t>4,089</w:t>
            </w:r>
          </w:p>
        </w:tc>
        <w:tc>
          <w:tcPr>
            <w:tcW w:w="1037" w:type="dxa"/>
            <w:tcBorders>
              <w:top w:val="nil"/>
              <w:left w:val="single" w:sz="8" w:space="0" w:color="000000" w:themeColor="text1"/>
              <w:bottom w:val="nil"/>
              <w:right w:val="nil"/>
            </w:tcBorders>
            <w:shd w:val="clear" w:color="auto" w:fill="FCF6CA"/>
            <w:tcMar>
              <w:top w:w="15" w:type="dxa"/>
              <w:left w:w="15" w:type="dxa"/>
              <w:right w:w="15" w:type="dxa"/>
            </w:tcMar>
            <w:vAlign w:val="bottom"/>
          </w:tcPr>
          <w:p w14:paraId="21CD8408" w14:textId="444820C9" w:rsidR="2F61107E" w:rsidRDefault="2F61107E" w:rsidP="2F61107E">
            <w:pPr>
              <w:spacing w:after="0"/>
              <w:jc w:val="center"/>
            </w:pPr>
            <w:r w:rsidRPr="2F61107E">
              <w:rPr>
                <w:rFonts w:ascii="Aptos Narrow" w:eastAsia="Aptos Narrow" w:hAnsi="Aptos Narrow" w:cs="Aptos Narrow"/>
                <w:color w:val="000000" w:themeColor="text1"/>
                <w:sz w:val="22"/>
                <w:szCs w:val="22"/>
              </w:rPr>
              <w:t>0x3fc9...2b7fad</w:t>
            </w:r>
          </w:p>
        </w:tc>
        <w:tc>
          <w:tcPr>
            <w:tcW w:w="1035" w:type="dxa"/>
            <w:tcBorders>
              <w:top w:val="nil"/>
              <w:left w:val="nil"/>
              <w:bottom w:val="nil"/>
              <w:right w:val="nil"/>
            </w:tcBorders>
            <w:tcMar>
              <w:top w:w="15" w:type="dxa"/>
              <w:left w:w="15" w:type="dxa"/>
              <w:right w:w="15" w:type="dxa"/>
            </w:tcMar>
            <w:vAlign w:val="bottom"/>
          </w:tcPr>
          <w:p w14:paraId="7F6178A7" w14:textId="05BE3A67" w:rsidR="2F61107E" w:rsidRDefault="2F61107E" w:rsidP="2F61107E">
            <w:pPr>
              <w:spacing w:after="0"/>
              <w:jc w:val="center"/>
            </w:pPr>
            <w:r w:rsidRPr="2F61107E">
              <w:rPr>
                <w:rFonts w:ascii="Aptos Narrow" w:eastAsia="Aptos Narrow" w:hAnsi="Aptos Narrow" w:cs="Aptos Narrow"/>
                <w:color w:val="000000" w:themeColor="text1"/>
                <w:sz w:val="22"/>
                <w:szCs w:val="22"/>
              </w:rPr>
              <w:t>4,242</w:t>
            </w:r>
          </w:p>
        </w:tc>
        <w:tc>
          <w:tcPr>
            <w:tcW w:w="1048" w:type="dxa"/>
            <w:tcBorders>
              <w:top w:val="nil"/>
              <w:left w:val="single" w:sz="8" w:space="0" w:color="000000" w:themeColor="text1"/>
              <w:bottom w:val="nil"/>
              <w:right w:val="nil"/>
            </w:tcBorders>
            <w:shd w:val="clear" w:color="auto" w:fill="FCCACA"/>
            <w:tcMar>
              <w:top w:w="15" w:type="dxa"/>
              <w:left w:w="15" w:type="dxa"/>
              <w:right w:w="15" w:type="dxa"/>
            </w:tcMar>
            <w:vAlign w:val="bottom"/>
          </w:tcPr>
          <w:p w14:paraId="53DD6833" w14:textId="1EA701CF" w:rsidR="2F61107E" w:rsidRDefault="2F61107E" w:rsidP="2F61107E">
            <w:pPr>
              <w:spacing w:after="0"/>
              <w:jc w:val="center"/>
            </w:pPr>
            <w:r w:rsidRPr="2F61107E">
              <w:rPr>
                <w:rFonts w:ascii="Aptos Narrow" w:eastAsia="Aptos Narrow" w:hAnsi="Aptos Narrow" w:cs="Aptos Narrow"/>
                <w:color w:val="000000" w:themeColor="text1"/>
                <w:sz w:val="22"/>
                <w:szCs w:val="22"/>
              </w:rPr>
              <w:t>0xdac1...831ec7</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53B4D652" w14:textId="119D6BEC" w:rsidR="2F61107E" w:rsidRDefault="2F61107E" w:rsidP="2F61107E">
            <w:pPr>
              <w:spacing w:after="0"/>
              <w:jc w:val="center"/>
            </w:pPr>
            <w:r w:rsidRPr="2F61107E">
              <w:rPr>
                <w:rFonts w:ascii="Aptos Narrow" w:eastAsia="Aptos Narrow" w:hAnsi="Aptos Narrow" w:cs="Aptos Narrow"/>
                <w:color w:val="000000" w:themeColor="text1"/>
                <w:sz w:val="22"/>
                <w:szCs w:val="22"/>
              </w:rPr>
              <w:t>5,324</w:t>
            </w:r>
          </w:p>
        </w:tc>
        <w:tc>
          <w:tcPr>
            <w:tcW w:w="1037" w:type="dxa"/>
            <w:tcBorders>
              <w:top w:val="nil"/>
              <w:left w:val="single" w:sz="8" w:space="0" w:color="000000" w:themeColor="text1"/>
              <w:bottom w:val="nil"/>
              <w:right w:val="nil"/>
            </w:tcBorders>
            <w:shd w:val="clear" w:color="auto" w:fill="FCF6CA"/>
            <w:tcMar>
              <w:top w:w="15" w:type="dxa"/>
              <w:left w:w="15" w:type="dxa"/>
              <w:right w:w="15" w:type="dxa"/>
            </w:tcMar>
            <w:vAlign w:val="bottom"/>
          </w:tcPr>
          <w:p w14:paraId="60F68B77" w14:textId="378DA7E0" w:rsidR="2F61107E" w:rsidRDefault="2F61107E" w:rsidP="2F61107E">
            <w:pPr>
              <w:spacing w:after="0"/>
              <w:jc w:val="center"/>
            </w:pPr>
            <w:r w:rsidRPr="2F61107E">
              <w:rPr>
                <w:rFonts w:ascii="Aptos Narrow" w:eastAsia="Aptos Narrow" w:hAnsi="Aptos Narrow" w:cs="Aptos Narrow"/>
                <w:color w:val="000000" w:themeColor="text1"/>
                <w:sz w:val="22"/>
                <w:szCs w:val="22"/>
              </w:rPr>
              <w:t>0x3fc9...2b7fad</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52B0A69F" w14:textId="25BBF590" w:rsidR="2F61107E" w:rsidRDefault="2F61107E" w:rsidP="2F61107E">
            <w:pPr>
              <w:spacing w:after="0"/>
              <w:jc w:val="center"/>
            </w:pPr>
            <w:r w:rsidRPr="2F61107E">
              <w:rPr>
                <w:rFonts w:ascii="Aptos Narrow" w:eastAsia="Aptos Narrow" w:hAnsi="Aptos Narrow" w:cs="Aptos Narrow"/>
                <w:color w:val="000000" w:themeColor="text1"/>
                <w:sz w:val="22"/>
                <w:szCs w:val="22"/>
              </w:rPr>
              <w:t>5,178</w:t>
            </w:r>
          </w:p>
        </w:tc>
      </w:tr>
      <w:tr w:rsidR="2F61107E" w14:paraId="7439BD60" w14:textId="77777777" w:rsidTr="4B74F3D0">
        <w:trPr>
          <w:trHeight w:val="300"/>
        </w:trPr>
        <w:tc>
          <w:tcPr>
            <w:tcW w:w="1029" w:type="dxa"/>
            <w:tcBorders>
              <w:top w:val="nil"/>
              <w:left w:val="single" w:sz="8" w:space="0" w:color="000000" w:themeColor="text1"/>
              <w:bottom w:val="nil"/>
              <w:right w:val="nil"/>
            </w:tcBorders>
            <w:tcMar>
              <w:top w:w="15" w:type="dxa"/>
              <w:left w:w="15" w:type="dxa"/>
              <w:right w:w="15" w:type="dxa"/>
            </w:tcMar>
            <w:vAlign w:val="bottom"/>
          </w:tcPr>
          <w:p w14:paraId="5A167764" w14:textId="02D0B550" w:rsidR="2F61107E" w:rsidRDefault="2F61107E" w:rsidP="2F61107E">
            <w:pPr>
              <w:spacing w:after="0"/>
              <w:jc w:val="center"/>
            </w:pPr>
            <w:r w:rsidRPr="2F61107E">
              <w:rPr>
                <w:rFonts w:ascii="Aptos Narrow" w:eastAsia="Aptos Narrow" w:hAnsi="Aptos Narrow" w:cs="Aptos Narrow"/>
                <w:b/>
                <w:bCs/>
                <w:color w:val="000000" w:themeColor="text1"/>
                <w:sz w:val="22"/>
                <w:szCs w:val="22"/>
              </w:rPr>
              <w:t>4</w:t>
            </w:r>
          </w:p>
        </w:tc>
        <w:tc>
          <w:tcPr>
            <w:tcW w:w="1037" w:type="dxa"/>
            <w:tcBorders>
              <w:top w:val="nil"/>
              <w:left w:val="single" w:sz="8" w:space="0" w:color="000000" w:themeColor="text1"/>
              <w:bottom w:val="nil"/>
              <w:right w:val="nil"/>
            </w:tcBorders>
            <w:shd w:val="clear" w:color="auto" w:fill="FFE2C2"/>
            <w:tcMar>
              <w:top w:w="15" w:type="dxa"/>
              <w:left w:w="15" w:type="dxa"/>
              <w:right w:w="15" w:type="dxa"/>
            </w:tcMar>
            <w:vAlign w:val="bottom"/>
          </w:tcPr>
          <w:p w14:paraId="29244C0E" w14:textId="4D2F47D9" w:rsidR="2F61107E" w:rsidRDefault="2F61107E" w:rsidP="2F61107E">
            <w:pPr>
              <w:spacing w:after="0"/>
              <w:jc w:val="center"/>
            </w:pPr>
            <w:r w:rsidRPr="2F61107E">
              <w:rPr>
                <w:rFonts w:ascii="Aptos Narrow" w:eastAsia="Aptos Narrow" w:hAnsi="Aptos Narrow" w:cs="Aptos Narrow"/>
                <w:color w:val="000000" w:themeColor="text1"/>
                <w:sz w:val="22"/>
                <w:szCs w:val="22"/>
              </w:rPr>
              <w:t>0x7a25...f2488d</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450E4628" w14:textId="2FC70F56" w:rsidR="2F61107E" w:rsidRDefault="2F61107E" w:rsidP="2F61107E">
            <w:pPr>
              <w:spacing w:after="0"/>
              <w:jc w:val="center"/>
            </w:pPr>
            <w:r w:rsidRPr="2F61107E">
              <w:rPr>
                <w:rFonts w:ascii="Aptos Narrow" w:eastAsia="Aptos Narrow" w:hAnsi="Aptos Narrow" w:cs="Aptos Narrow"/>
                <w:color w:val="000000" w:themeColor="text1"/>
                <w:sz w:val="22"/>
                <w:szCs w:val="22"/>
              </w:rPr>
              <w:t>3,621</w:t>
            </w:r>
          </w:p>
        </w:tc>
        <w:tc>
          <w:tcPr>
            <w:tcW w:w="1037" w:type="dxa"/>
            <w:tcBorders>
              <w:top w:val="nil"/>
              <w:left w:val="single" w:sz="8" w:space="0" w:color="000000" w:themeColor="text1"/>
              <w:bottom w:val="nil"/>
              <w:right w:val="nil"/>
            </w:tcBorders>
            <w:shd w:val="clear" w:color="auto" w:fill="FFE2C2"/>
            <w:tcMar>
              <w:top w:w="15" w:type="dxa"/>
              <w:left w:w="15" w:type="dxa"/>
              <w:right w:w="15" w:type="dxa"/>
            </w:tcMar>
            <w:vAlign w:val="bottom"/>
          </w:tcPr>
          <w:p w14:paraId="62B43CC6" w14:textId="2570C2F6" w:rsidR="2F61107E" w:rsidRDefault="2F61107E" w:rsidP="2F61107E">
            <w:pPr>
              <w:spacing w:after="0"/>
              <w:jc w:val="center"/>
            </w:pPr>
            <w:r w:rsidRPr="2F61107E">
              <w:rPr>
                <w:rFonts w:ascii="Aptos Narrow" w:eastAsia="Aptos Narrow" w:hAnsi="Aptos Narrow" w:cs="Aptos Narrow"/>
                <w:color w:val="000000" w:themeColor="text1"/>
                <w:sz w:val="22"/>
                <w:szCs w:val="22"/>
              </w:rPr>
              <w:t>0x7a25...f2488d</w:t>
            </w:r>
          </w:p>
        </w:tc>
        <w:tc>
          <w:tcPr>
            <w:tcW w:w="1035" w:type="dxa"/>
            <w:tcBorders>
              <w:top w:val="nil"/>
              <w:left w:val="nil"/>
              <w:bottom w:val="nil"/>
              <w:right w:val="nil"/>
            </w:tcBorders>
            <w:tcMar>
              <w:top w:w="15" w:type="dxa"/>
              <w:left w:w="15" w:type="dxa"/>
              <w:right w:w="15" w:type="dxa"/>
            </w:tcMar>
            <w:vAlign w:val="bottom"/>
          </w:tcPr>
          <w:p w14:paraId="2C68AAEE" w14:textId="62FCC114" w:rsidR="2F61107E" w:rsidRDefault="2F61107E" w:rsidP="2F61107E">
            <w:pPr>
              <w:spacing w:after="0"/>
              <w:jc w:val="center"/>
            </w:pPr>
            <w:r w:rsidRPr="2F61107E">
              <w:rPr>
                <w:rFonts w:ascii="Aptos Narrow" w:eastAsia="Aptos Narrow" w:hAnsi="Aptos Narrow" w:cs="Aptos Narrow"/>
                <w:color w:val="000000" w:themeColor="text1"/>
                <w:sz w:val="22"/>
                <w:szCs w:val="22"/>
              </w:rPr>
              <w:t>2,828</w:t>
            </w:r>
          </w:p>
        </w:tc>
        <w:tc>
          <w:tcPr>
            <w:tcW w:w="1048" w:type="dxa"/>
            <w:tcBorders>
              <w:top w:val="nil"/>
              <w:left w:val="single" w:sz="8" w:space="0" w:color="000000" w:themeColor="text1"/>
              <w:bottom w:val="nil"/>
              <w:right w:val="nil"/>
            </w:tcBorders>
            <w:shd w:val="clear" w:color="auto" w:fill="FFE2C2"/>
            <w:tcMar>
              <w:top w:w="15" w:type="dxa"/>
              <w:left w:w="15" w:type="dxa"/>
              <w:right w:w="15" w:type="dxa"/>
            </w:tcMar>
            <w:vAlign w:val="bottom"/>
          </w:tcPr>
          <w:p w14:paraId="58E79B14" w14:textId="491A05AF" w:rsidR="2F61107E" w:rsidRDefault="2F61107E" w:rsidP="2F61107E">
            <w:pPr>
              <w:spacing w:after="0"/>
              <w:jc w:val="center"/>
            </w:pPr>
            <w:r w:rsidRPr="2F61107E">
              <w:rPr>
                <w:rFonts w:ascii="Aptos Narrow" w:eastAsia="Aptos Narrow" w:hAnsi="Aptos Narrow" w:cs="Aptos Narrow"/>
                <w:color w:val="000000" w:themeColor="text1"/>
                <w:sz w:val="22"/>
                <w:szCs w:val="22"/>
              </w:rPr>
              <w:t>0x7a25...f2488d</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671FED22" w14:textId="61BC1F48" w:rsidR="2F61107E" w:rsidRDefault="2F61107E" w:rsidP="2F61107E">
            <w:pPr>
              <w:spacing w:after="0"/>
              <w:jc w:val="center"/>
            </w:pPr>
            <w:r w:rsidRPr="2F61107E">
              <w:rPr>
                <w:rFonts w:ascii="Aptos Narrow" w:eastAsia="Aptos Narrow" w:hAnsi="Aptos Narrow" w:cs="Aptos Narrow"/>
                <w:color w:val="000000" w:themeColor="text1"/>
                <w:sz w:val="22"/>
                <w:szCs w:val="22"/>
              </w:rPr>
              <w:t>3,095</w:t>
            </w:r>
          </w:p>
        </w:tc>
        <w:tc>
          <w:tcPr>
            <w:tcW w:w="1037" w:type="dxa"/>
            <w:tcBorders>
              <w:top w:val="nil"/>
              <w:left w:val="single" w:sz="8" w:space="0" w:color="000000" w:themeColor="text1"/>
              <w:bottom w:val="nil"/>
              <w:right w:val="nil"/>
            </w:tcBorders>
            <w:shd w:val="clear" w:color="auto" w:fill="FFE2C2"/>
            <w:tcMar>
              <w:top w:w="15" w:type="dxa"/>
              <w:left w:w="15" w:type="dxa"/>
              <w:right w:w="15" w:type="dxa"/>
            </w:tcMar>
            <w:vAlign w:val="bottom"/>
          </w:tcPr>
          <w:p w14:paraId="32E57B87" w14:textId="0216DCF6" w:rsidR="2F61107E" w:rsidRDefault="2F61107E" w:rsidP="2F61107E">
            <w:pPr>
              <w:spacing w:after="0"/>
              <w:jc w:val="center"/>
            </w:pPr>
            <w:r w:rsidRPr="2F61107E">
              <w:rPr>
                <w:rFonts w:ascii="Aptos Narrow" w:eastAsia="Aptos Narrow" w:hAnsi="Aptos Narrow" w:cs="Aptos Narrow"/>
                <w:color w:val="000000" w:themeColor="text1"/>
                <w:sz w:val="22"/>
                <w:szCs w:val="22"/>
              </w:rPr>
              <w:t>0x7a25...f2488d</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2B8E0BDE" w14:textId="6DB88931" w:rsidR="2F61107E" w:rsidRDefault="2F61107E" w:rsidP="2F61107E">
            <w:pPr>
              <w:spacing w:after="0"/>
              <w:jc w:val="center"/>
            </w:pPr>
            <w:r w:rsidRPr="2F61107E">
              <w:rPr>
                <w:rFonts w:ascii="Aptos Narrow" w:eastAsia="Aptos Narrow" w:hAnsi="Aptos Narrow" w:cs="Aptos Narrow"/>
                <w:color w:val="000000" w:themeColor="text1"/>
                <w:sz w:val="22"/>
                <w:szCs w:val="22"/>
              </w:rPr>
              <w:t>3,510</w:t>
            </w:r>
          </w:p>
        </w:tc>
      </w:tr>
      <w:tr w:rsidR="2F61107E" w14:paraId="1B3FB931" w14:textId="77777777" w:rsidTr="4B74F3D0">
        <w:trPr>
          <w:trHeight w:val="300"/>
        </w:trPr>
        <w:tc>
          <w:tcPr>
            <w:tcW w:w="1029" w:type="dxa"/>
            <w:tcBorders>
              <w:top w:val="nil"/>
              <w:left w:val="single" w:sz="8" w:space="0" w:color="000000" w:themeColor="text1"/>
              <w:bottom w:val="nil"/>
              <w:right w:val="nil"/>
            </w:tcBorders>
            <w:tcMar>
              <w:top w:w="15" w:type="dxa"/>
              <w:left w:w="15" w:type="dxa"/>
              <w:right w:w="15" w:type="dxa"/>
            </w:tcMar>
            <w:vAlign w:val="bottom"/>
          </w:tcPr>
          <w:p w14:paraId="50DBE62E" w14:textId="33F301C1" w:rsidR="2F61107E" w:rsidRDefault="2F61107E" w:rsidP="2F61107E">
            <w:pPr>
              <w:spacing w:after="0"/>
              <w:jc w:val="center"/>
            </w:pPr>
            <w:r w:rsidRPr="2F61107E">
              <w:rPr>
                <w:rFonts w:ascii="Aptos Narrow" w:eastAsia="Aptos Narrow" w:hAnsi="Aptos Narrow" w:cs="Aptos Narrow"/>
                <w:b/>
                <w:bCs/>
                <w:color w:val="000000" w:themeColor="text1"/>
                <w:sz w:val="22"/>
                <w:szCs w:val="22"/>
              </w:rPr>
              <w:t>5</w:t>
            </w:r>
          </w:p>
        </w:tc>
        <w:tc>
          <w:tcPr>
            <w:tcW w:w="1037" w:type="dxa"/>
            <w:tcBorders>
              <w:top w:val="nil"/>
              <w:left w:val="single" w:sz="8" w:space="0" w:color="000000" w:themeColor="text1"/>
              <w:bottom w:val="nil"/>
              <w:right w:val="nil"/>
            </w:tcBorders>
            <w:tcMar>
              <w:top w:w="15" w:type="dxa"/>
              <w:left w:w="15" w:type="dxa"/>
              <w:right w:w="15" w:type="dxa"/>
            </w:tcMar>
            <w:vAlign w:val="bottom"/>
          </w:tcPr>
          <w:p w14:paraId="323206A0" w14:textId="06691E99" w:rsidR="2F61107E" w:rsidRDefault="2F61107E" w:rsidP="2F61107E">
            <w:pPr>
              <w:spacing w:after="0"/>
              <w:jc w:val="center"/>
            </w:pPr>
            <w:r w:rsidRPr="2F61107E">
              <w:rPr>
                <w:rFonts w:ascii="Aptos Narrow" w:eastAsia="Aptos Narrow" w:hAnsi="Aptos Narrow" w:cs="Aptos Narrow"/>
                <w:color w:val="000000" w:themeColor="text1"/>
                <w:sz w:val="22"/>
                <w:szCs w:val="22"/>
              </w:rPr>
              <w:t>0x80a6...cd5d9e</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409AE867" w14:textId="29229ED3" w:rsidR="2F61107E" w:rsidRDefault="2F61107E" w:rsidP="2F61107E">
            <w:pPr>
              <w:spacing w:after="0"/>
              <w:jc w:val="center"/>
            </w:pPr>
            <w:r w:rsidRPr="2F61107E">
              <w:rPr>
                <w:rFonts w:ascii="Aptos Narrow" w:eastAsia="Aptos Narrow" w:hAnsi="Aptos Narrow" w:cs="Aptos Narrow"/>
                <w:color w:val="000000" w:themeColor="text1"/>
                <w:sz w:val="22"/>
                <w:szCs w:val="22"/>
              </w:rPr>
              <w:t>1,869</w:t>
            </w:r>
          </w:p>
        </w:tc>
        <w:tc>
          <w:tcPr>
            <w:tcW w:w="1037" w:type="dxa"/>
            <w:tcBorders>
              <w:top w:val="nil"/>
              <w:left w:val="single" w:sz="8" w:space="0" w:color="000000" w:themeColor="text1"/>
              <w:bottom w:val="nil"/>
              <w:right w:val="nil"/>
            </w:tcBorders>
            <w:tcMar>
              <w:top w:w="15" w:type="dxa"/>
              <w:left w:w="15" w:type="dxa"/>
              <w:right w:w="15" w:type="dxa"/>
            </w:tcMar>
            <w:vAlign w:val="bottom"/>
          </w:tcPr>
          <w:p w14:paraId="3F263AB7" w14:textId="6525BD11" w:rsidR="2F61107E" w:rsidRDefault="2F61107E" w:rsidP="2F61107E">
            <w:pPr>
              <w:spacing w:after="0"/>
              <w:jc w:val="center"/>
            </w:pPr>
            <w:r w:rsidRPr="2F61107E">
              <w:rPr>
                <w:rFonts w:ascii="Aptos Narrow" w:eastAsia="Aptos Narrow" w:hAnsi="Aptos Narrow" w:cs="Aptos Narrow"/>
                <w:color w:val="000000" w:themeColor="text1"/>
                <w:sz w:val="22"/>
                <w:szCs w:val="22"/>
              </w:rPr>
              <w:t>0x80a6...cd5d9e</w:t>
            </w:r>
          </w:p>
        </w:tc>
        <w:tc>
          <w:tcPr>
            <w:tcW w:w="1035" w:type="dxa"/>
            <w:tcBorders>
              <w:top w:val="nil"/>
              <w:left w:val="nil"/>
              <w:bottom w:val="nil"/>
              <w:right w:val="nil"/>
            </w:tcBorders>
            <w:tcMar>
              <w:top w:w="15" w:type="dxa"/>
              <w:left w:w="15" w:type="dxa"/>
              <w:right w:w="15" w:type="dxa"/>
            </w:tcMar>
            <w:vAlign w:val="bottom"/>
          </w:tcPr>
          <w:p w14:paraId="7A4F949B" w14:textId="23F4CEB3" w:rsidR="2F61107E" w:rsidRDefault="2F61107E" w:rsidP="2F61107E">
            <w:pPr>
              <w:spacing w:after="0"/>
              <w:jc w:val="center"/>
            </w:pPr>
            <w:r w:rsidRPr="2F61107E">
              <w:rPr>
                <w:rFonts w:ascii="Aptos Narrow" w:eastAsia="Aptos Narrow" w:hAnsi="Aptos Narrow" w:cs="Aptos Narrow"/>
                <w:color w:val="000000" w:themeColor="text1"/>
                <w:sz w:val="22"/>
                <w:szCs w:val="22"/>
              </w:rPr>
              <w:t>2,170</w:t>
            </w:r>
          </w:p>
        </w:tc>
        <w:tc>
          <w:tcPr>
            <w:tcW w:w="1048" w:type="dxa"/>
            <w:tcBorders>
              <w:top w:val="nil"/>
              <w:left w:val="single" w:sz="8" w:space="0" w:color="000000" w:themeColor="text1"/>
              <w:bottom w:val="nil"/>
              <w:right w:val="nil"/>
            </w:tcBorders>
            <w:tcMar>
              <w:top w:w="15" w:type="dxa"/>
              <w:left w:w="15" w:type="dxa"/>
              <w:right w:w="15" w:type="dxa"/>
            </w:tcMar>
            <w:vAlign w:val="bottom"/>
          </w:tcPr>
          <w:p w14:paraId="288FFC3E" w14:textId="5D615CE1" w:rsidR="2F61107E" w:rsidRDefault="2F61107E" w:rsidP="2F61107E">
            <w:pPr>
              <w:spacing w:after="0"/>
              <w:jc w:val="center"/>
            </w:pPr>
            <w:r w:rsidRPr="2F61107E">
              <w:rPr>
                <w:rFonts w:ascii="Aptos Narrow" w:eastAsia="Aptos Narrow" w:hAnsi="Aptos Narrow" w:cs="Aptos Narrow"/>
                <w:color w:val="000000" w:themeColor="text1"/>
                <w:sz w:val="22"/>
                <w:szCs w:val="22"/>
              </w:rPr>
              <w:t>0x80a6...cd5d9e</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599D5479" w14:textId="3C74DCE6" w:rsidR="2F61107E" w:rsidRDefault="2F61107E" w:rsidP="2F61107E">
            <w:pPr>
              <w:spacing w:after="0"/>
              <w:jc w:val="center"/>
            </w:pPr>
            <w:r w:rsidRPr="2F61107E">
              <w:rPr>
                <w:rFonts w:ascii="Aptos Narrow" w:eastAsia="Aptos Narrow" w:hAnsi="Aptos Narrow" w:cs="Aptos Narrow"/>
                <w:color w:val="000000" w:themeColor="text1"/>
                <w:sz w:val="22"/>
                <w:szCs w:val="22"/>
              </w:rPr>
              <w:t>1,827</w:t>
            </w:r>
          </w:p>
        </w:tc>
        <w:tc>
          <w:tcPr>
            <w:tcW w:w="1037" w:type="dxa"/>
            <w:tcBorders>
              <w:top w:val="nil"/>
              <w:left w:val="single" w:sz="8" w:space="0" w:color="000000" w:themeColor="text1"/>
              <w:bottom w:val="nil"/>
              <w:right w:val="nil"/>
            </w:tcBorders>
            <w:tcMar>
              <w:top w:w="15" w:type="dxa"/>
              <w:left w:w="15" w:type="dxa"/>
              <w:right w:w="15" w:type="dxa"/>
            </w:tcMar>
            <w:vAlign w:val="bottom"/>
          </w:tcPr>
          <w:p w14:paraId="3318D2CE" w14:textId="49DEDEBF" w:rsidR="2F61107E" w:rsidRDefault="2F61107E" w:rsidP="2F61107E">
            <w:pPr>
              <w:spacing w:after="0"/>
              <w:jc w:val="center"/>
            </w:pPr>
            <w:r w:rsidRPr="2F61107E">
              <w:rPr>
                <w:rFonts w:ascii="Aptos Narrow" w:eastAsia="Aptos Narrow" w:hAnsi="Aptos Narrow" w:cs="Aptos Narrow"/>
                <w:color w:val="000000" w:themeColor="text1"/>
                <w:sz w:val="22"/>
                <w:szCs w:val="22"/>
              </w:rPr>
              <w:t>0x3328...309c49</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328C6498" w14:textId="4890D220" w:rsidR="2F61107E" w:rsidRDefault="2F61107E" w:rsidP="2F61107E">
            <w:pPr>
              <w:spacing w:after="0"/>
              <w:jc w:val="center"/>
            </w:pPr>
            <w:r w:rsidRPr="2F61107E">
              <w:rPr>
                <w:rFonts w:ascii="Aptos Narrow" w:eastAsia="Aptos Narrow" w:hAnsi="Aptos Narrow" w:cs="Aptos Narrow"/>
                <w:color w:val="000000" w:themeColor="text1"/>
                <w:sz w:val="22"/>
                <w:szCs w:val="22"/>
              </w:rPr>
              <w:t>2,615</w:t>
            </w:r>
          </w:p>
        </w:tc>
      </w:tr>
      <w:tr w:rsidR="2F61107E" w14:paraId="33AFFEB9" w14:textId="77777777" w:rsidTr="4B74F3D0">
        <w:trPr>
          <w:trHeight w:val="300"/>
        </w:trPr>
        <w:tc>
          <w:tcPr>
            <w:tcW w:w="1029" w:type="dxa"/>
            <w:tcBorders>
              <w:top w:val="nil"/>
              <w:left w:val="single" w:sz="8" w:space="0" w:color="000000" w:themeColor="text1"/>
              <w:bottom w:val="nil"/>
              <w:right w:val="nil"/>
            </w:tcBorders>
            <w:tcMar>
              <w:top w:w="15" w:type="dxa"/>
              <w:left w:w="15" w:type="dxa"/>
              <w:right w:w="15" w:type="dxa"/>
            </w:tcMar>
            <w:vAlign w:val="bottom"/>
          </w:tcPr>
          <w:p w14:paraId="17B95DD3" w14:textId="5281F4D1" w:rsidR="2F61107E" w:rsidRDefault="2F61107E" w:rsidP="2F61107E">
            <w:pPr>
              <w:spacing w:after="0"/>
              <w:jc w:val="center"/>
            </w:pPr>
            <w:r w:rsidRPr="2F61107E">
              <w:rPr>
                <w:rFonts w:ascii="Aptos Narrow" w:eastAsia="Aptos Narrow" w:hAnsi="Aptos Narrow" w:cs="Aptos Narrow"/>
                <w:b/>
                <w:bCs/>
                <w:color w:val="000000" w:themeColor="text1"/>
                <w:sz w:val="22"/>
                <w:szCs w:val="22"/>
              </w:rPr>
              <w:t>6</w:t>
            </w:r>
          </w:p>
        </w:tc>
        <w:tc>
          <w:tcPr>
            <w:tcW w:w="1037" w:type="dxa"/>
            <w:tcBorders>
              <w:top w:val="nil"/>
              <w:left w:val="single" w:sz="8" w:space="0" w:color="000000" w:themeColor="text1"/>
              <w:bottom w:val="nil"/>
              <w:right w:val="nil"/>
            </w:tcBorders>
            <w:tcMar>
              <w:top w:w="15" w:type="dxa"/>
              <w:left w:w="15" w:type="dxa"/>
              <w:right w:w="15" w:type="dxa"/>
            </w:tcMar>
            <w:vAlign w:val="bottom"/>
          </w:tcPr>
          <w:p w14:paraId="285C74DC" w14:textId="0722E598" w:rsidR="2F61107E" w:rsidRDefault="2F61107E" w:rsidP="2F61107E">
            <w:pPr>
              <w:spacing w:after="0"/>
              <w:jc w:val="center"/>
            </w:pPr>
            <w:r w:rsidRPr="2F61107E">
              <w:rPr>
                <w:rFonts w:ascii="Aptos Narrow" w:eastAsia="Aptos Narrow" w:hAnsi="Aptos Narrow" w:cs="Aptos Narrow"/>
                <w:color w:val="000000" w:themeColor="text1"/>
                <w:sz w:val="22"/>
                <w:szCs w:val="22"/>
              </w:rPr>
              <w:t>0xe37e...57bd09</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67BA6825" w14:textId="58A6ADF1" w:rsidR="2F61107E" w:rsidRDefault="2F61107E" w:rsidP="2F61107E">
            <w:pPr>
              <w:spacing w:after="0"/>
              <w:jc w:val="center"/>
            </w:pPr>
            <w:r w:rsidRPr="2F61107E">
              <w:rPr>
                <w:rFonts w:ascii="Aptos Narrow" w:eastAsia="Aptos Narrow" w:hAnsi="Aptos Narrow" w:cs="Aptos Narrow"/>
                <w:color w:val="000000" w:themeColor="text1"/>
                <w:sz w:val="22"/>
                <w:szCs w:val="22"/>
              </w:rPr>
              <w:t>1,869</w:t>
            </w:r>
          </w:p>
        </w:tc>
        <w:tc>
          <w:tcPr>
            <w:tcW w:w="1037" w:type="dxa"/>
            <w:tcBorders>
              <w:top w:val="nil"/>
              <w:left w:val="single" w:sz="8" w:space="0" w:color="000000" w:themeColor="text1"/>
              <w:bottom w:val="nil"/>
              <w:right w:val="nil"/>
            </w:tcBorders>
            <w:tcMar>
              <w:top w:w="15" w:type="dxa"/>
              <w:left w:w="15" w:type="dxa"/>
              <w:right w:w="15" w:type="dxa"/>
            </w:tcMar>
            <w:vAlign w:val="bottom"/>
          </w:tcPr>
          <w:p w14:paraId="641B238B" w14:textId="12DF6B0F" w:rsidR="2F61107E" w:rsidRDefault="2F61107E" w:rsidP="2F61107E">
            <w:pPr>
              <w:spacing w:after="0"/>
              <w:jc w:val="center"/>
            </w:pPr>
            <w:r w:rsidRPr="2F61107E">
              <w:rPr>
                <w:rFonts w:ascii="Aptos Narrow" w:eastAsia="Aptos Narrow" w:hAnsi="Aptos Narrow" w:cs="Aptos Narrow"/>
                <w:color w:val="000000" w:themeColor="text1"/>
                <w:sz w:val="22"/>
                <w:szCs w:val="22"/>
              </w:rPr>
              <w:t>0x51c7...502a7f</w:t>
            </w:r>
          </w:p>
        </w:tc>
        <w:tc>
          <w:tcPr>
            <w:tcW w:w="1035" w:type="dxa"/>
            <w:tcBorders>
              <w:top w:val="nil"/>
              <w:left w:val="nil"/>
              <w:bottom w:val="nil"/>
              <w:right w:val="nil"/>
            </w:tcBorders>
            <w:tcMar>
              <w:top w:w="15" w:type="dxa"/>
              <w:left w:w="15" w:type="dxa"/>
              <w:right w:w="15" w:type="dxa"/>
            </w:tcMar>
            <w:vAlign w:val="bottom"/>
          </w:tcPr>
          <w:p w14:paraId="1ECF805C" w14:textId="4449BA5B" w:rsidR="2F61107E" w:rsidRDefault="2F61107E" w:rsidP="2F61107E">
            <w:pPr>
              <w:spacing w:after="0"/>
              <w:jc w:val="center"/>
            </w:pPr>
            <w:r w:rsidRPr="2F61107E">
              <w:rPr>
                <w:rFonts w:ascii="Aptos Narrow" w:eastAsia="Aptos Narrow" w:hAnsi="Aptos Narrow" w:cs="Aptos Narrow"/>
                <w:color w:val="000000" w:themeColor="text1"/>
                <w:sz w:val="22"/>
                <w:szCs w:val="22"/>
              </w:rPr>
              <w:t>1,975</w:t>
            </w:r>
          </w:p>
        </w:tc>
        <w:tc>
          <w:tcPr>
            <w:tcW w:w="1048" w:type="dxa"/>
            <w:tcBorders>
              <w:top w:val="nil"/>
              <w:left w:val="single" w:sz="8" w:space="0" w:color="000000" w:themeColor="text1"/>
              <w:bottom w:val="nil"/>
              <w:right w:val="nil"/>
            </w:tcBorders>
            <w:tcMar>
              <w:top w:w="15" w:type="dxa"/>
              <w:left w:w="15" w:type="dxa"/>
              <w:right w:w="15" w:type="dxa"/>
            </w:tcMar>
            <w:vAlign w:val="bottom"/>
          </w:tcPr>
          <w:p w14:paraId="5170520E" w14:textId="700785A1" w:rsidR="2F61107E" w:rsidRDefault="2F61107E" w:rsidP="2F61107E">
            <w:pPr>
              <w:spacing w:after="0"/>
              <w:jc w:val="center"/>
            </w:pPr>
            <w:r w:rsidRPr="2F61107E">
              <w:rPr>
                <w:rFonts w:ascii="Aptos Narrow" w:eastAsia="Aptos Narrow" w:hAnsi="Aptos Narrow" w:cs="Aptos Narrow"/>
                <w:color w:val="000000" w:themeColor="text1"/>
                <w:sz w:val="22"/>
                <w:szCs w:val="22"/>
              </w:rPr>
              <w:t>0xa0b8...06eb48</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170EEA7B" w14:textId="256FC91C" w:rsidR="2F61107E" w:rsidRDefault="2F61107E" w:rsidP="2F61107E">
            <w:pPr>
              <w:spacing w:after="0"/>
              <w:jc w:val="center"/>
            </w:pPr>
            <w:r w:rsidRPr="2F61107E">
              <w:rPr>
                <w:rFonts w:ascii="Aptos Narrow" w:eastAsia="Aptos Narrow" w:hAnsi="Aptos Narrow" w:cs="Aptos Narrow"/>
                <w:color w:val="000000" w:themeColor="text1"/>
                <w:sz w:val="22"/>
                <w:szCs w:val="22"/>
              </w:rPr>
              <w:t>1,474</w:t>
            </w:r>
          </w:p>
        </w:tc>
        <w:tc>
          <w:tcPr>
            <w:tcW w:w="1037" w:type="dxa"/>
            <w:tcBorders>
              <w:top w:val="nil"/>
              <w:left w:val="single" w:sz="8" w:space="0" w:color="000000" w:themeColor="text1"/>
              <w:bottom w:val="nil"/>
              <w:right w:val="nil"/>
            </w:tcBorders>
            <w:tcMar>
              <w:top w:w="15" w:type="dxa"/>
              <w:left w:w="15" w:type="dxa"/>
              <w:right w:w="15" w:type="dxa"/>
            </w:tcMar>
            <w:vAlign w:val="bottom"/>
          </w:tcPr>
          <w:p w14:paraId="54FED21F" w14:textId="3DC1282A" w:rsidR="2F61107E" w:rsidRDefault="2F61107E" w:rsidP="2F61107E">
            <w:pPr>
              <w:spacing w:after="0"/>
              <w:jc w:val="center"/>
            </w:pPr>
            <w:r w:rsidRPr="2F61107E">
              <w:rPr>
                <w:rFonts w:ascii="Aptos Narrow" w:eastAsia="Aptos Narrow" w:hAnsi="Aptos Narrow" w:cs="Aptos Narrow"/>
                <w:color w:val="000000" w:themeColor="text1"/>
                <w:sz w:val="22"/>
                <w:szCs w:val="22"/>
              </w:rPr>
              <w:t>0x80a6...cd5d9e</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38D07BEA" w14:textId="3D2C1C5A" w:rsidR="2F61107E" w:rsidRDefault="2F61107E" w:rsidP="2F61107E">
            <w:pPr>
              <w:spacing w:after="0"/>
              <w:jc w:val="center"/>
            </w:pPr>
            <w:r w:rsidRPr="2F61107E">
              <w:rPr>
                <w:rFonts w:ascii="Aptos Narrow" w:eastAsia="Aptos Narrow" w:hAnsi="Aptos Narrow" w:cs="Aptos Narrow"/>
                <w:color w:val="000000" w:themeColor="text1"/>
                <w:sz w:val="22"/>
                <w:szCs w:val="22"/>
              </w:rPr>
              <w:t>1,777</w:t>
            </w:r>
          </w:p>
        </w:tc>
      </w:tr>
      <w:tr w:rsidR="2F61107E" w14:paraId="32CE6435" w14:textId="77777777" w:rsidTr="4B74F3D0">
        <w:trPr>
          <w:trHeight w:val="300"/>
        </w:trPr>
        <w:tc>
          <w:tcPr>
            <w:tcW w:w="1029" w:type="dxa"/>
            <w:tcBorders>
              <w:top w:val="nil"/>
              <w:left w:val="single" w:sz="8" w:space="0" w:color="000000" w:themeColor="text1"/>
              <w:bottom w:val="nil"/>
              <w:right w:val="nil"/>
            </w:tcBorders>
            <w:tcMar>
              <w:top w:w="15" w:type="dxa"/>
              <w:left w:w="15" w:type="dxa"/>
              <w:right w:w="15" w:type="dxa"/>
            </w:tcMar>
            <w:vAlign w:val="bottom"/>
          </w:tcPr>
          <w:p w14:paraId="5C1AB658" w14:textId="1344EDF3" w:rsidR="2F61107E" w:rsidRDefault="2F61107E" w:rsidP="2F61107E">
            <w:pPr>
              <w:spacing w:after="0"/>
              <w:jc w:val="center"/>
            </w:pPr>
            <w:r w:rsidRPr="2F61107E">
              <w:rPr>
                <w:rFonts w:ascii="Aptos Narrow" w:eastAsia="Aptos Narrow" w:hAnsi="Aptos Narrow" w:cs="Aptos Narrow"/>
                <w:b/>
                <w:bCs/>
                <w:color w:val="000000" w:themeColor="text1"/>
                <w:sz w:val="22"/>
                <w:szCs w:val="22"/>
              </w:rPr>
              <w:t>7</w:t>
            </w:r>
          </w:p>
        </w:tc>
        <w:tc>
          <w:tcPr>
            <w:tcW w:w="1037" w:type="dxa"/>
            <w:tcBorders>
              <w:top w:val="nil"/>
              <w:left w:val="single" w:sz="8" w:space="0" w:color="000000" w:themeColor="text1"/>
              <w:bottom w:val="nil"/>
              <w:right w:val="nil"/>
            </w:tcBorders>
            <w:tcMar>
              <w:top w:w="15" w:type="dxa"/>
              <w:left w:w="15" w:type="dxa"/>
              <w:right w:w="15" w:type="dxa"/>
            </w:tcMar>
            <w:vAlign w:val="bottom"/>
          </w:tcPr>
          <w:p w14:paraId="4AD0DB92" w14:textId="7C7DF5CB" w:rsidR="2F61107E" w:rsidRDefault="2F61107E" w:rsidP="2F61107E">
            <w:pPr>
              <w:spacing w:after="0"/>
              <w:jc w:val="center"/>
            </w:pPr>
            <w:r w:rsidRPr="2F61107E">
              <w:rPr>
                <w:rFonts w:ascii="Aptos Narrow" w:eastAsia="Aptos Narrow" w:hAnsi="Aptos Narrow" w:cs="Aptos Narrow"/>
                <w:color w:val="000000" w:themeColor="text1"/>
                <w:sz w:val="22"/>
                <w:szCs w:val="22"/>
              </w:rPr>
              <w:t>0x1111...960582</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1B2D754E" w14:textId="1086A8D3" w:rsidR="2F61107E" w:rsidRDefault="2F61107E" w:rsidP="2F61107E">
            <w:pPr>
              <w:spacing w:after="0"/>
              <w:jc w:val="center"/>
            </w:pPr>
            <w:r w:rsidRPr="2F61107E">
              <w:rPr>
                <w:rFonts w:ascii="Aptos Narrow" w:eastAsia="Aptos Narrow" w:hAnsi="Aptos Narrow" w:cs="Aptos Narrow"/>
                <w:color w:val="000000" w:themeColor="text1"/>
                <w:sz w:val="22"/>
                <w:szCs w:val="22"/>
              </w:rPr>
              <w:t>1,752</w:t>
            </w:r>
          </w:p>
        </w:tc>
        <w:tc>
          <w:tcPr>
            <w:tcW w:w="1037" w:type="dxa"/>
            <w:tcBorders>
              <w:top w:val="nil"/>
              <w:left w:val="single" w:sz="8" w:space="0" w:color="000000" w:themeColor="text1"/>
              <w:bottom w:val="nil"/>
              <w:right w:val="nil"/>
            </w:tcBorders>
            <w:tcMar>
              <w:top w:w="15" w:type="dxa"/>
              <w:left w:w="15" w:type="dxa"/>
              <w:right w:w="15" w:type="dxa"/>
            </w:tcMar>
            <w:vAlign w:val="bottom"/>
          </w:tcPr>
          <w:p w14:paraId="533CA3B7" w14:textId="6CC17F78" w:rsidR="2F61107E" w:rsidRDefault="2F61107E" w:rsidP="2F61107E">
            <w:pPr>
              <w:spacing w:after="0"/>
              <w:jc w:val="center"/>
            </w:pPr>
            <w:r w:rsidRPr="2F61107E">
              <w:rPr>
                <w:rFonts w:ascii="Aptos Narrow" w:eastAsia="Aptos Narrow" w:hAnsi="Aptos Narrow" w:cs="Aptos Narrow"/>
                <w:color w:val="000000" w:themeColor="text1"/>
                <w:sz w:val="22"/>
                <w:szCs w:val="22"/>
              </w:rPr>
              <w:t>0xa0b8...06eb48</w:t>
            </w:r>
          </w:p>
        </w:tc>
        <w:tc>
          <w:tcPr>
            <w:tcW w:w="1035" w:type="dxa"/>
            <w:tcBorders>
              <w:top w:val="nil"/>
              <w:left w:val="nil"/>
              <w:bottom w:val="nil"/>
              <w:right w:val="nil"/>
            </w:tcBorders>
            <w:tcMar>
              <w:top w:w="15" w:type="dxa"/>
              <w:left w:w="15" w:type="dxa"/>
              <w:right w:w="15" w:type="dxa"/>
            </w:tcMar>
            <w:vAlign w:val="bottom"/>
          </w:tcPr>
          <w:p w14:paraId="460941BB" w14:textId="7EBDBD4E" w:rsidR="2F61107E" w:rsidRDefault="2F61107E" w:rsidP="2F61107E">
            <w:pPr>
              <w:spacing w:after="0"/>
              <w:jc w:val="center"/>
            </w:pPr>
            <w:r w:rsidRPr="2F61107E">
              <w:rPr>
                <w:rFonts w:ascii="Aptos Narrow" w:eastAsia="Aptos Narrow" w:hAnsi="Aptos Narrow" w:cs="Aptos Narrow"/>
                <w:color w:val="000000" w:themeColor="text1"/>
                <w:sz w:val="22"/>
                <w:szCs w:val="22"/>
              </w:rPr>
              <w:t>1,390</w:t>
            </w:r>
          </w:p>
        </w:tc>
        <w:tc>
          <w:tcPr>
            <w:tcW w:w="1048" w:type="dxa"/>
            <w:tcBorders>
              <w:top w:val="nil"/>
              <w:left w:val="single" w:sz="8" w:space="0" w:color="000000" w:themeColor="text1"/>
              <w:bottom w:val="nil"/>
              <w:right w:val="nil"/>
            </w:tcBorders>
            <w:tcMar>
              <w:top w:w="15" w:type="dxa"/>
              <w:left w:w="15" w:type="dxa"/>
              <w:right w:w="15" w:type="dxa"/>
            </w:tcMar>
            <w:vAlign w:val="bottom"/>
          </w:tcPr>
          <w:p w14:paraId="3311B48A" w14:textId="26584099" w:rsidR="2F61107E" w:rsidRDefault="2F61107E" w:rsidP="2F61107E">
            <w:pPr>
              <w:spacing w:after="0"/>
              <w:jc w:val="center"/>
            </w:pPr>
            <w:r w:rsidRPr="2F61107E">
              <w:rPr>
                <w:rFonts w:ascii="Aptos Narrow" w:eastAsia="Aptos Narrow" w:hAnsi="Aptos Narrow" w:cs="Aptos Narrow"/>
                <w:color w:val="000000" w:themeColor="text1"/>
                <w:sz w:val="22"/>
                <w:szCs w:val="22"/>
              </w:rPr>
              <w:t>0x3328...309c49</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1B57ABBB" w14:textId="1DCE850F" w:rsidR="2F61107E" w:rsidRDefault="2F61107E" w:rsidP="2F61107E">
            <w:pPr>
              <w:spacing w:after="0"/>
              <w:jc w:val="center"/>
            </w:pPr>
            <w:r w:rsidRPr="2F61107E">
              <w:rPr>
                <w:rFonts w:ascii="Aptos Narrow" w:eastAsia="Aptos Narrow" w:hAnsi="Aptos Narrow" w:cs="Aptos Narrow"/>
                <w:color w:val="000000" w:themeColor="text1"/>
                <w:sz w:val="22"/>
                <w:szCs w:val="22"/>
              </w:rPr>
              <w:t>1,365</w:t>
            </w:r>
          </w:p>
        </w:tc>
        <w:tc>
          <w:tcPr>
            <w:tcW w:w="1037" w:type="dxa"/>
            <w:tcBorders>
              <w:top w:val="nil"/>
              <w:left w:val="single" w:sz="8" w:space="0" w:color="000000" w:themeColor="text1"/>
              <w:bottom w:val="nil"/>
              <w:right w:val="nil"/>
            </w:tcBorders>
            <w:tcMar>
              <w:top w:w="15" w:type="dxa"/>
              <w:left w:w="15" w:type="dxa"/>
              <w:right w:w="15" w:type="dxa"/>
            </w:tcMar>
            <w:vAlign w:val="bottom"/>
          </w:tcPr>
          <w:p w14:paraId="403BD8CA" w14:textId="30706110" w:rsidR="2F61107E" w:rsidRDefault="2F61107E" w:rsidP="2F61107E">
            <w:pPr>
              <w:spacing w:after="0"/>
              <w:jc w:val="center"/>
            </w:pPr>
            <w:r w:rsidRPr="2F61107E">
              <w:rPr>
                <w:rFonts w:ascii="Aptos Narrow" w:eastAsia="Aptos Narrow" w:hAnsi="Aptos Narrow" w:cs="Aptos Narrow"/>
                <w:color w:val="000000" w:themeColor="text1"/>
                <w:sz w:val="22"/>
                <w:szCs w:val="22"/>
              </w:rPr>
              <w:t>0xa69b...56e78c</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32447F52" w14:textId="665B25F6" w:rsidR="2F61107E" w:rsidRDefault="2F61107E" w:rsidP="2F61107E">
            <w:pPr>
              <w:spacing w:after="0"/>
              <w:jc w:val="center"/>
            </w:pPr>
            <w:r w:rsidRPr="2F61107E">
              <w:rPr>
                <w:rFonts w:ascii="Aptos Narrow" w:eastAsia="Aptos Narrow" w:hAnsi="Aptos Narrow" w:cs="Aptos Narrow"/>
                <w:color w:val="000000" w:themeColor="text1"/>
                <w:sz w:val="22"/>
                <w:szCs w:val="22"/>
              </w:rPr>
              <w:t>1,433</w:t>
            </w:r>
          </w:p>
        </w:tc>
      </w:tr>
      <w:tr w:rsidR="2F61107E" w14:paraId="220FA047" w14:textId="77777777" w:rsidTr="4B74F3D0">
        <w:trPr>
          <w:trHeight w:val="300"/>
        </w:trPr>
        <w:tc>
          <w:tcPr>
            <w:tcW w:w="1029" w:type="dxa"/>
            <w:tcBorders>
              <w:top w:val="nil"/>
              <w:left w:val="single" w:sz="8" w:space="0" w:color="000000" w:themeColor="text1"/>
              <w:bottom w:val="nil"/>
              <w:right w:val="nil"/>
            </w:tcBorders>
            <w:tcMar>
              <w:top w:w="15" w:type="dxa"/>
              <w:left w:w="15" w:type="dxa"/>
              <w:right w:w="15" w:type="dxa"/>
            </w:tcMar>
            <w:vAlign w:val="bottom"/>
          </w:tcPr>
          <w:p w14:paraId="621D5FFC" w14:textId="478B0567" w:rsidR="2F61107E" w:rsidRDefault="2F61107E" w:rsidP="2F61107E">
            <w:pPr>
              <w:spacing w:after="0"/>
              <w:jc w:val="center"/>
            </w:pPr>
            <w:r w:rsidRPr="2F61107E">
              <w:rPr>
                <w:rFonts w:ascii="Aptos Narrow" w:eastAsia="Aptos Narrow" w:hAnsi="Aptos Narrow" w:cs="Aptos Narrow"/>
                <w:b/>
                <w:bCs/>
                <w:color w:val="000000" w:themeColor="text1"/>
                <w:sz w:val="22"/>
                <w:szCs w:val="22"/>
              </w:rPr>
              <w:t>8</w:t>
            </w:r>
          </w:p>
        </w:tc>
        <w:tc>
          <w:tcPr>
            <w:tcW w:w="1037" w:type="dxa"/>
            <w:tcBorders>
              <w:top w:val="nil"/>
              <w:left w:val="single" w:sz="8" w:space="0" w:color="000000" w:themeColor="text1"/>
              <w:bottom w:val="nil"/>
              <w:right w:val="nil"/>
            </w:tcBorders>
            <w:tcMar>
              <w:top w:w="15" w:type="dxa"/>
              <w:left w:w="15" w:type="dxa"/>
              <w:right w:w="15" w:type="dxa"/>
            </w:tcMar>
            <w:vAlign w:val="bottom"/>
          </w:tcPr>
          <w:p w14:paraId="692D228F" w14:textId="7AA89C56" w:rsidR="2F61107E" w:rsidRDefault="2F61107E" w:rsidP="2F61107E">
            <w:pPr>
              <w:spacing w:after="0"/>
              <w:jc w:val="center"/>
            </w:pPr>
            <w:r w:rsidRPr="2F61107E">
              <w:rPr>
                <w:rFonts w:ascii="Aptos Narrow" w:eastAsia="Aptos Narrow" w:hAnsi="Aptos Narrow" w:cs="Aptos Narrow"/>
                <w:color w:val="000000" w:themeColor="text1"/>
                <w:sz w:val="22"/>
                <w:szCs w:val="22"/>
              </w:rPr>
              <w:t>0x3328...309c49</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68448F9B" w14:textId="01863290" w:rsidR="2F61107E" w:rsidRDefault="2F61107E" w:rsidP="2F61107E">
            <w:pPr>
              <w:spacing w:after="0"/>
              <w:jc w:val="center"/>
            </w:pPr>
            <w:r w:rsidRPr="2F61107E">
              <w:rPr>
                <w:rFonts w:ascii="Aptos Narrow" w:eastAsia="Aptos Narrow" w:hAnsi="Aptos Narrow" w:cs="Aptos Narrow"/>
                <w:color w:val="000000" w:themeColor="text1"/>
                <w:sz w:val="22"/>
                <w:szCs w:val="22"/>
              </w:rPr>
              <w:t>1,402</w:t>
            </w:r>
          </w:p>
        </w:tc>
        <w:tc>
          <w:tcPr>
            <w:tcW w:w="1037" w:type="dxa"/>
            <w:tcBorders>
              <w:top w:val="nil"/>
              <w:left w:val="single" w:sz="8" w:space="0" w:color="000000" w:themeColor="text1"/>
              <w:bottom w:val="nil"/>
              <w:right w:val="nil"/>
            </w:tcBorders>
            <w:tcMar>
              <w:top w:w="15" w:type="dxa"/>
              <w:left w:w="15" w:type="dxa"/>
              <w:right w:w="15" w:type="dxa"/>
            </w:tcMar>
            <w:vAlign w:val="bottom"/>
          </w:tcPr>
          <w:p w14:paraId="34B32934" w14:textId="4468867D" w:rsidR="2F61107E" w:rsidRDefault="2F61107E" w:rsidP="2F61107E">
            <w:pPr>
              <w:spacing w:after="0"/>
              <w:jc w:val="center"/>
            </w:pPr>
            <w:r w:rsidRPr="2F61107E">
              <w:rPr>
                <w:rFonts w:ascii="Aptos Narrow" w:eastAsia="Aptos Narrow" w:hAnsi="Aptos Narrow" w:cs="Aptos Narrow"/>
                <w:color w:val="000000" w:themeColor="text1"/>
                <w:sz w:val="22"/>
                <w:szCs w:val="22"/>
              </w:rPr>
              <w:t>0xf3de...509127</w:t>
            </w:r>
          </w:p>
        </w:tc>
        <w:tc>
          <w:tcPr>
            <w:tcW w:w="1035" w:type="dxa"/>
            <w:tcBorders>
              <w:top w:val="nil"/>
              <w:left w:val="nil"/>
              <w:bottom w:val="nil"/>
              <w:right w:val="nil"/>
            </w:tcBorders>
            <w:tcMar>
              <w:top w:w="15" w:type="dxa"/>
              <w:left w:w="15" w:type="dxa"/>
              <w:right w:w="15" w:type="dxa"/>
            </w:tcMar>
            <w:vAlign w:val="bottom"/>
          </w:tcPr>
          <w:p w14:paraId="40807A22" w14:textId="4B840DF8" w:rsidR="2F61107E" w:rsidRDefault="2F61107E" w:rsidP="2F61107E">
            <w:pPr>
              <w:spacing w:after="0"/>
              <w:jc w:val="center"/>
            </w:pPr>
            <w:r w:rsidRPr="2F61107E">
              <w:rPr>
                <w:rFonts w:ascii="Aptos Narrow" w:eastAsia="Aptos Narrow" w:hAnsi="Aptos Narrow" w:cs="Aptos Narrow"/>
                <w:color w:val="000000" w:themeColor="text1"/>
                <w:sz w:val="22"/>
                <w:szCs w:val="22"/>
              </w:rPr>
              <w:t>1,170</w:t>
            </w:r>
          </w:p>
        </w:tc>
        <w:tc>
          <w:tcPr>
            <w:tcW w:w="1048" w:type="dxa"/>
            <w:tcBorders>
              <w:top w:val="nil"/>
              <w:left w:val="single" w:sz="8" w:space="0" w:color="000000" w:themeColor="text1"/>
              <w:bottom w:val="nil"/>
              <w:right w:val="nil"/>
            </w:tcBorders>
            <w:tcMar>
              <w:top w:w="15" w:type="dxa"/>
              <w:left w:w="15" w:type="dxa"/>
              <w:right w:w="15" w:type="dxa"/>
            </w:tcMar>
            <w:vAlign w:val="bottom"/>
          </w:tcPr>
          <w:p w14:paraId="7CACF699" w14:textId="0E52B54B" w:rsidR="2F61107E" w:rsidRDefault="2F61107E" w:rsidP="2F61107E">
            <w:pPr>
              <w:spacing w:after="0"/>
              <w:jc w:val="center"/>
            </w:pPr>
            <w:r w:rsidRPr="2F61107E">
              <w:rPr>
                <w:rFonts w:ascii="Aptos Narrow" w:eastAsia="Aptos Narrow" w:hAnsi="Aptos Narrow" w:cs="Aptos Narrow"/>
                <w:color w:val="000000" w:themeColor="text1"/>
                <w:sz w:val="22"/>
                <w:szCs w:val="22"/>
              </w:rPr>
              <w:t>0xa69b...56e78c</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478957D6" w14:textId="29550FA4" w:rsidR="2F61107E" w:rsidRDefault="2F61107E" w:rsidP="2F61107E">
            <w:pPr>
              <w:spacing w:after="0"/>
              <w:jc w:val="center"/>
            </w:pPr>
            <w:r w:rsidRPr="2F61107E">
              <w:rPr>
                <w:rFonts w:ascii="Aptos Narrow" w:eastAsia="Aptos Narrow" w:hAnsi="Aptos Narrow" w:cs="Aptos Narrow"/>
                <w:color w:val="000000" w:themeColor="text1"/>
                <w:sz w:val="22"/>
                <w:szCs w:val="22"/>
              </w:rPr>
              <w:t>1,294</w:t>
            </w:r>
          </w:p>
        </w:tc>
        <w:tc>
          <w:tcPr>
            <w:tcW w:w="1037" w:type="dxa"/>
            <w:tcBorders>
              <w:top w:val="nil"/>
              <w:left w:val="single" w:sz="8" w:space="0" w:color="000000" w:themeColor="text1"/>
              <w:bottom w:val="nil"/>
              <w:right w:val="nil"/>
            </w:tcBorders>
            <w:tcMar>
              <w:top w:w="15" w:type="dxa"/>
              <w:left w:w="15" w:type="dxa"/>
              <w:right w:w="15" w:type="dxa"/>
            </w:tcMar>
            <w:vAlign w:val="bottom"/>
          </w:tcPr>
          <w:p w14:paraId="5DA4DA58" w14:textId="0EC8E285" w:rsidR="2F61107E" w:rsidRDefault="2F61107E" w:rsidP="2F61107E">
            <w:pPr>
              <w:spacing w:after="0"/>
              <w:jc w:val="center"/>
            </w:pPr>
            <w:r w:rsidRPr="2F61107E">
              <w:rPr>
                <w:rFonts w:ascii="Aptos Narrow" w:eastAsia="Aptos Narrow" w:hAnsi="Aptos Narrow" w:cs="Aptos Narrow"/>
                <w:color w:val="000000" w:themeColor="text1"/>
                <w:sz w:val="22"/>
                <w:szCs w:val="22"/>
              </w:rPr>
              <w:t>0xa0b8...06eb48</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79EC3649" w14:textId="75CE08B3" w:rsidR="2F61107E" w:rsidRDefault="2F61107E" w:rsidP="2F61107E">
            <w:pPr>
              <w:spacing w:after="0"/>
              <w:jc w:val="center"/>
            </w:pPr>
            <w:r w:rsidRPr="2F61107E">
              <w:rPr>
                <w:rFonts w:ascii="Aptos Narrow" w:eastAsia="Aptos Narrow" w:hAnsi="Aptos Narrow" w:cs="Aptos Narrow"/>
                <w:color w:val="000000" w:themeColor="text1"/>
                <w:sz w:val="22"/>
                <w:szCs w:val="22"/>
              </w:rPr>
              <w:t>1,422</w:t>
            </w:r>
          </w:p>
        </w:tc>
      </w:tr>
      <w:tr w:rsidR="2F61107E" w14:paraId="1E62731E" w14:textId="77777777" w:rsidTr="4B74F3D0">
        <w:trPr>
          <w:trHeight w:val="300"/>
        </w:trPr>
        <w:tc>
          <w:tcPr>
            <w:tcW w:w="1029" w:type="dxa"/>
            <w:tcBorders>
              <w:top w:val="nil"/>
              <w:left w:val="single" w:sz="8" w:space="0" w:color="000000" w:themeColor="text1"/>
              <w:bottom w:val="nil"/>
              <w:right w:val="nil"/>
            </w:tcBorders>
            <w:tcMar>
              <w:top w:w="15" w:type="dxa"/>
              <w:left w:w="15" w:type="dxa"/>
              <w:right w:w="15" w:type="dxa"/>
            </w:tcMar>
            <w:vAlign w:val="bottom"/>
          </w:tcPr>
          <w:p w14:paraId="72256E66" w14:textId="301EE58B" w:rsidR="2F61107E" w:rsidRDefault="2F61107E" w:rsidP="2F61107E">
            <w:pPr>
              <w:spacing w:after="0"/>
              <w:jc w:val="center"/>
            </w:pPr>
            <w:r w:rsidRPr="2F61107E">
              <w:rPr>
                <w:rFonts w:ascii="Aptos Narrow" w:eastAsia="Aptos Narrow" w:hAnsi="Aptos Narrow" w:cs="Aptos Narrow"/>
                <w:b/>
                <w:bCs/>
                <w:color w:val="000000" w:themeColor="text1"/>
                <w:sz w:val="22"/>
                <w:szCs w:val="22"/>
              </w:rPr>
              <w:t>9</w:t>
            </w:r>
          </w:p>
        </w:tc>
        <w:tc>
          <w:tcPr>
            <w:tcW w:w="1037" w:type="dxa"/>
            <w:tcBorders>
              <w:top w:val="nil"/>
              <w:left w:val="single" w:sz="8" w:space="0" w:color="000000" w:themeColor="text1"/>
              <w:bottom w:val="nil"/>
              <w:right w:val="nil"/>
            </w:tcBorders>
            <w:tcMar>
              <w:top w:w="15" w:type="dxa"/>
              <w:left w:w="15" w:type="dxa"/>
              <w:right w:w="15" w:type="dxa"/>
            </w:tcMar>
            <w:vAlign w:val="bottom"/>
          </w:tcPr>
          <w:p w14:paraId="22E0E897" w14:textId="2933824A" w:rsidR="2F61107E" w:rsidRDefault="2F61107E" w:rsidP="2F61107E">
            <w:pPr>
              <w:spacing w:after="0"/>
              <w:jc w:val="center"/>
            </w:pPr>
            <w:r w:rsidRPr="2F61107E">
              <w:rPr>
                <w:rFonts w:ascii="Aptos Narrow" w:eastAsia="Aptos Narrow" w:hAnsi="Aptos Narrow" w:cs="Aptos Narrow"/>
                <w:color w:val="000000" w:themeColor="text1"/>
                <w:sz w:val="22"/>
                <w:szCs w:val="22"/>
              </w:rPr>
              <w:t>0xa0b8...06eb48</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2396341A" w14:textId="61369ED0" w:rsidR="2F61107E" w:rsidRDefault="2F61107E" w:rsidP="2F61107E">
            <w:pPr>
              <w:spacing w:after="0"/>
              <w:jc w:val="center"/>
            </w:pPr>
            <w:r w:rsidRPr="2F61107E">
              <w:rPr>
                <w:rFonts w:ascii="Aptos Narrow" w:eastAsia="Aptos Narrow" w:hAnsi="Aptos Narrow" w:cs="Aptos Narrow"/>
                <w:color w:val="000000" w:themeColor="text1"/>
                <w:sz w:val="22"/>
                <w:szCs w:val="22"/>
              </w:rPr>
              <w:t>1,402</w:t>
            </w:r>
          </w:p>
        </w:tc>
        <w:tc>
          <w:tcPr>
            <w:tcW w:w="1037" w:type="dxa"/>
            <w:tcBorders>
              <w:top w:val="nil"/>
              <w:left w:val="single" w:sz="8" w:space="0" w:color="000000" w:themeColor="text1"/>
              <w:bottom w:val="nil"/>
              <w:right w:val="nil"/>
            </w:tcBorders>
            <w:tcMar>
              <w:top w:w="15" w:type="dxa"/>
              <w:left w:w="15" w:type="dxa"/>
              <w:right w:w="15" w:type="dxa"/>
            </w:tcMar>
            <w:vAlign w:val="bottom"/>
          </w:tcPr>
          <w:p w14:paraId="189FBC80" w14:textId="79FB0ADB" w:rsidR="2F61107E" w:rsidRDefault="2F61107E" w:rsidP="2F61107E">
            <w:pPr>
              <w:spacing w:after="0"/>
              <w:jc w:val="center"/>
            </w:pPr>
            <w:r w:rsidRPr="2F61107E">
              <w:rPr>
                <w:rFonts w:ascii="Aptos Narrow" w:eastAsia="Aptos Narrow" w:hAnsi="Aptos Narrow" w:cs="Aptos Narrow"/>
                <w:color w:val="000000" w:themeColor="text1"/>
                <w:sz w:val="22"/>
                <w:szCs w:val="22"/>
              </w:rPr>
              <w:t>0x3328...309c49</w:t>
            </w:r>
          </w:p>
        </w:tc>
        <w:tc>
          <w:tcPr>
            <w:tcW w:w="1035" w:type="dxa"/>
            <w:tcBorders>
              <w:top w:val="nil"/>
              <w:left w:val="nil"/>
              <w:bottom w:val="nil"/>
              <w:right w:val="nil"/>
            </w:tcBorders>
            <w:tcMar>
              <w:top w:w="15" w:type="dxa"/>
              <w:left w:w="15" w:type="dxa"/>
              <w:right w:w="15" w:type="dxa"/>
            </w:tcMar>
            <w:vAlign w:val="bottom"/>
          </w:tcPr>
          <w:p w14:paraId="1C29949F" w14:textId="410A9CDF" w:rsidR="2F61107E" w:rsidRDefault="2F61107E" w:rsidP="2F61107E">
            <w:pPr>
              <w:spacing w:after="0"/>
              <w:jc w:val="center"/>
            </w:pPr>
            <w:r w:rsidRPr="2F61107E">
              <w:rPr>
                <w:rFonts w:ascii="Aptos Narrow" w:eastAsia="Aptos Narrow" w:hAnsi="Aptos Narrow" w:cs="Aptos Narrow"/>
                <w:color w:val="000000" w:themeColor="text1"/>
                <w:sz w:val="22"/>
                <w:szCs w:val="22"/>
              </w:rPr>
              <w:t>1,024</w:t>
            </w:r>
          </w:p>
        </w:tc>
        <w:tc>
          <w:tcPr>
            <w:tcW w:w="1048" w:type="dxa"/>
            <w:tcBorders>
              <w:top w:val="nil"/>
              <w:left w:val="single" w:sz="8" w:space="0" w:color="000000" w:themeColor="text1"/>
              <w:bottom w:val="nil"/>
              <w:right w:val="nil"/>
            </w:tcBorders>
            <w:tcMar>
              <w:top w:w="15" w:type="dxa"/>
              <w:left w:w="15" w:type="dxa"/>
              <w:right w:w="15" w:type="dxa"/>
            </w:tcMar>
            <w:vAlign w:val="bottom"/>
          </w:tcPr>
          <w:p w14:paraId="3DBF642D" w14:textId="0BE3A94F" w:rsidR="2F61107E" w:rsidRDefault="2F61107E" w:rsidP="2F61107E">
            <w:pPr>
              <w:spacing w:after="0"/>
              <w:jc w:val="center"/>
            </w:pPr>
            <w:r w:rsidRPr="2F61107E">
              <w:rPr>
                <w:rFonts w:ascii="Aptos Narrow" w:eastAsia="Aptos Narrow" w:hAnsi="Aptos Narrow" w:cs="Aptos Narrow"/>
                <w:color w:val="000000" w:themeColor="text1"/>
                <w:sz w:val="22"/>
                <w:szCs w:val="22"/>
              </w:rPr>
              <w:t>0x9522...4bafe5</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445D8D41" w14:textId="7C09F0C3" w:rsidR="2F61107E" w:rsidRDefault="2F61107E" w:rsidP="2F61107E">
            <w:pPr>
              <w:spacing w:after="0"/>
              <w:jc w:val="center"/>
            </w:pPr>
            <w:r w:rsidRPr="2F61107E">
              <w:rPr>
                <w:rFonts w:ascii="Aptos Narrow" w:eastAsia="Aptos Narrow" w:hAnsi="Aptos Narrow" w:cs="Aptos Narrow"/>
                <w:color w:val="000000" w:themeColor="text1"/>
                <w:sz w:val="22"/>
                <w:szCs w:val="22"/>
              </w:rPr>
              <w:t>1,148</w:t>
            </w:r>
          </w:p>
        </w:tc>
        <w:tc>
          <w:tcPr>
            <w:tcW w:w="1037" w:type="dxa"/>
            <w:tcBorders>
              <w:top w:val="nil"/>
              <w:left w:val="single" w:sz="8" w:space="0" w:color="000000" w:themeColor="text1"/>
              <w:bottom w:val="nil"/>
              <w:right w:val="nil"/>
            </w:tcBorders>
            <w:tcMar>
              <w:top w:w="15" w:type="dxa"/>
              <w:left w:w="15" w:type="dxa"/>
              <w:right w:w="15" w:type="dxa"/>
            </w:tcMar>
            <w:vAlign w:val="bottom"/>
          </w:tcPr>
          <w:p w14:paraId="60378B88" w14:textId="5ED018D2" w:rsidR="2F61107E" w:rsidRDefault="2F61107E" w:rsidP="2F61107E">
            <w:pPr>
              <w:spacing w:after="0"/>
              <w:jc w:val="center"/>
            </w:pPr>
            <w:r w:rsidRPr="2F61107E">
              <w:rPr>
                <w:rFonts w:ascii="Aptos Narrow" w:eastAsia="Aptos Narrow" w:hAnsi="Aptos Narrow" w:cs="Aptos Narrow"/>
                <w:color w:val="000000" w:themeColor="text1"/>
                <w:sz w:val="22"/>
                <w:szCs w:val="22"/>
              </w:rPr>
              <w:t>0x9522...4bafe5</w:t>
            </w:r>
          </w:p>
        </w:tc>
        <w:tc>
          <w:tcPr>
            <w:tcW w:w="1046" w:type="dxa"/>
            <w:tcBorders>
              <w:top w:val="nil"/>
              <w:left w:val="nil"/>
              <w:bottom w:val="nil"/>
              <w:right w:val="single" w:sz="8" w:space="0" w:color="000000" w:themeColor="text1"/>
            </w:tcBorders>
            <w:tcMar>
              <w:top w:w="15" w:type="dxa"/>
              <w:left w:w="15" w:type="dxa"/>
              <w:right w:w="15" w:type="dxa"/>
            </w:tcMar>
            <w:vAlign w:val="bottom"/>
          </w:tcPr>
          <w:p w14:paraId="54666D38" w14:textId="15F8FAF0" w:rsidR="2F61107E" w:rsidRDefault="2F61107E" w:rsidP="2F61107E">
            <w:pPr>
              <w:spacing w:after="0"/>
              <w:jc w:val="center"/>
            </w:pPr>
            <w:r w:rsidRPr="2F61107E">
              <w:rPr>
                <w:rFonts w:ascii="Aptos Narrow" w:eastAsia="Aptos Narrow" w:hAnsi="Aptos Narrow" w:cs="Aptos Narrow"/>
                <w:color w:val="000000" w:themeColor="text1"/>
                <w:sz w:val="22"/>
                <w:szCs w:val="22"/>
              </w:rPr>
              <w:t>1,193</w:t>
            </w:r>
          </w:p>
        </w:tc>
      </w:tr>
      <w:tr w:rsidR="2F61107E" w14:paraId="5C689CC0" w14:textId="77777777" w:rsidTr="4B74F3D0">
        <w:trPr>
          <w:trHeight w:val="300"/>
        </w:trPr>
        <w:tc>
          <w:tcPr>
            <w:tcW w:w="1029"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427A12FE" w14:textId="6F587F78" w:rsidR="2F61107E" w:rsidRDefault="2F61107E" w:rsidP="2F61107E">
            <w:pPr>
              <w:spacing w:after="0"/>
              <w:jc w:val="center"/>
            </w:pPr>
            <w:r w:rsidRPr="2F61107E">
              <w:rPr>
                <w:rFonts w:ascii="Aptos Narrow" w:eastAsia="Aptos Narrow" w:hAnsi="Aptos Narrow" w:cs="Aptos Narrow"/>
                <w:b/>
                <w:bCs/>
                <w:color w:val="000000" w:themeColor="text1"/>
                <w:sz w:val="22"/>
                <w:szCs w:val="22"/>
              </w:rPr>
              <w:t>10</w:t>
            </w:r>
          </w:p>
        </w:tc>
        <w:tc>
          <w:tcPr>
            <w:tcW w:w="1037"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50288527" w14:textId="50638407" w:rsidR="2F61107E" w:rsidRDefault="2F61107E" w:rsidP="2F61107E">
            <w:pPr>
              <w:spacing w:after="0"/>
              <w:jc w:val="center"/>
            </w:pPr>
            <w:r w:rsidRPr="2F61107E">
              <w:rPr>
                <w:rFonts w:ascii="Aptos Narrow" w:eastAsia="Aptos Narrow" w:hAnsi="Aptos Narrow" w:cs="Aptos Narrow"/>
                <w:color w:val="000000" w:themeColor="text1"/>
                <w:sz w:val="22"/>
                <w:szCs w:val="22"/>
              </w:rPr>
              <w:t>0x69a4...152cea</w:t>
            </w:r>
          </w:p>
        </w:tc>
        <w:tc>
          <w:tcPr>
            <w:tcW w:w="1046"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5C721258" w14:textId="2397522F" w:rsidR="2F61107E" w:rsidRDefault="2F61107E" w:rsidP="2F61107E">
            <w:pPr>
              <w:spacing w:after="0"/>
              <w:jc w:val="center"/>
            </w:pPr>
            <w:r w:rsidRPr="2F61107E">
              <w:rPr>
                <w:rFonts w:ascii="Aptos Narrow" w:eastAsia="Aptos Narrow" w:hAnsi="Aptos Narrow" w:cs="Aptos Narrow"/>
                <w:color w:val="000000" w:themeColor="text1"/>
                <w:sz w:val="22"/>
                <w:szCs w:val="22"/>
              </w:rPr>
              <w:t>1,168</w:t>
            </w:r>
          </w:p>
        </w:tc>
        <w:tc>
          <w:tcPr>
            <w:tcW w:w="1037"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61BE7FD1" w14:textId="73705862" w:rsidR="2F61107E" w:rsidRDefault="2F61107E" w:rsidP="2F61107E">
            <w:pPr>
              <w:spacing w:after="0"/>
              <w:jc w:val="center"/>
            </w:pPr>
            <w:r w:rsidRPr="2F61107E">
              <w:rPr>
                <w:rFonts w:ascii="Aptos Narrow" w:eastAsia="Aptos Narrow" w:hAnsi="Aptos Narrow" w:cs="Aptos Narrow"/>
                <w:color w:val="000000" w:themeColor="text1"/>
                <w:sz w:val="22"/>
                <w:szCs w:val="22"/>
              </w:rPr>
              <w:t>0x1111...960582</w:t>
            </w:r>
          </w:p>
        </w:tc>
        <w:tc>
          <w:tcPr>
            <w:tcW w:w="1035" w:type="dxa"/>
            <w:tcBorders>
              <w:top w:val="nil"/>
              <w:left w:val="nil"/>
              <w:bottom w:val="single" w:sz="8" w:space="0" w:color="000000" w:themeColor="text1"/>
              <w:right w:val="nil"/>
            </w:tcBorders>
            <w:tcMar>
              <w:top w:w="15" w:type="dxa"/>
              <w:left w:w="15" w:type="dxa"/>
              <w:right w:w="15" w:type="dxa"/>
            </w:tcMar>
            <w:vAlign w:val="bottom"/>
          </w:tcPr>
          <w:p w14:paraId="16A6F11C" w14:textId="4E561916" w:rsidR="2F61107E" w:rsidRDefault="2F61107E" w:rsidP="2F61107E">
            <w:pPr>
              <w:spacing w:after="0"/>
              <w:jc w:val="center"/>
            </w:pPr>
            <w:r w:rsidRPr="2F61107E">
              <w:rPr>
                <w:rFonts w:ascii="Aptos Narrow" w:eastAsia="Aptos Narrow" w:hAnsi="Aptos Narrow" w:cs="Aptos Narrow"/>
                <w:color w:val="000000" w:themeColor="text1"/>
                <w:sz w:val="22"/>
                <w:szCs w:val="22"/>
              </w:rPr>
              <w:t>1,024</w:t>
            </w:r>
          </w:p>
        </w:tc>
        <w:tc>
          <w:tcPr>
            <w:tcW w:w="1048"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017719F5" w14:textId="66CAE7A1" w:rsidR="2F61107E" w:rsidRDefault="2F61107E" w:rsidP="2F61107E">
            <w:pPr>
              <w:spacing w:after="0"/>
              <w:jc w:val="center"/>
            </w:pPr>
            <w:r w:rsidRPr="2F61107E">
              <w:rPr>
                <w:rFonts w:ascii="Aptos Narrow" w:eastAsia="Aptos Narrow" w:hAnsi="Aptos Narrow" w:cs="Aptos Narrow"/>
                <w:color w:val="000000" w:themeColor="text1"/>
                <w:sz w:val="22"/>
                <w:szCs w:val="22"/>
              </w:rPr>
              <w:t>0x51c7...502a7f</w:t>
            </w:r>
          </w:p>
        </w:tc>
        <w:tc>
          <w:tcPr>
            <w:tcW w:w="1046"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5F8453AE" w14:textId="16243895" w:rsidR="2F61107E" w:rsidRDefault="2F61107E" w:rsidP="2F61107E">
            <w:pPr>
              <w:spacing w:after="0"/>
              <w:jc w:val="center"/>
            </w:pPr>
            <w:r w:rsidRPr="2F61107E">
              <w:rPr>
                <w:rFonts w:ascii="Aptos Narrow" w:eastAsia="Aptos Narrow" w:hAnsi="Aptos Narrow" w:cs="Aptos Narrow"/>
                <w:color w:val="000000" w:themeColor="text1"/>
                <w:sz w:val="22"/>
                <w:szCs w:val="22"/>
              </w:rPr>
              <w:t>1,071</w:t>
            </w:r>
          </w:p>
        </w:tc>
        <w:tc>
          <w:tcPr>
            <w:tcW w:w="1037" w:type="dxa"/>
            <w:tcBorders>
              <w:top w:val="nil"/>
              <w:left w:val="single" w:sz="8" w:space="0" w:color="000000" w:themeColor="text1"/>
              <w:bottom w:val="single" w:sz="8" w:space="0" w:color="000000" w:themeColor="text1"/>
              <w:right w:val="nil"/>
            </w:tcBorders>
            <w:tcMar>
              <w:top w:w="15" w:type="dxa"/>
              <w:left w:w="15" w:type="dxa"/>
              <w:right w:w="15" w:type="dxa"/>
            </w:tcMar>
            <w:vAlign w:val="bottom"/>
          </w:tcPr>
          <w:p w14:paraId="7960C0B7" w14:textId="4B00C0ED" w:rsidR="2F61107E" w:rsidRDefault="2F61107E" w:rsidP="2F61107E">
            <w:pPr>
              <w:spacing w:after="0"/>
              <w:jc w:val="center"/>
            </w:pPr>
            <w:r w:rsidRPr="2F61107E">
              <w:rPr>
                <w:rFonts w:ascii="Aptos Narrow" w:eastAsia="Aptos Narrow" w:hAnsi="Aptos Narrow" w:cs="Aptos Narrow"/>
                <w:color w:val="000000" w:themeColor="text1"/>
                <w:sz w:val="22"/>
                <w:szCs w:val="22"/>
              </w:rPr>
              <w:t>0x1111...960582</w:t>
            </w:r>
          </w:p>
        </w:tc>
        <w:tc>
          <w:tcPr>
            <w:tcW w:w="1046" w:type="dxa"/>
            <w:tcBorders>
              <w:top w:val="nil"/>
              <w:left w:val="nil"/>
              <w:bottom w:val="single" w:sz="8" w:space="0" w:color="000000" w:themeColor="text1"/>
              <w:right w:val="single" w:sz="8" w:space="0" w:color="000000" w:themeColor="text1"/>
            </w:tcBorders>
            <w:tcMar>
              <w:top w:w="15" w:type="dxa"/>
              <w:left w:w="15" w:type="dxa"/>
              <w:right w:w="15" w:type="dxa"/>
            </w:tcMar>
            <w:vAlign w:val="bottom"/>
          </w:tcPr>
          <w:p w14:paraId="11FC4070" w14:textId="5EF8A7AA" w:rsidR="2F61107E" w:rsidRDefault="2F61107E" w:rsidP="2F61107E">
            <w:pPr>
              <w:spacing w:after="0"/>
              <w:jc w:val="center"/>
            </w:pPr>
            <w:r w:rsidRPr="2F61107E">
              <w:rPr>
                <w:rFonts w:ascii="Aptos Narrow" w:eastAsia="Aptos Narrow" w:hAnsi="Aptos Narrow" w:cs="Aptos Narrow"/>
                <w:color w:val="000000" w:themeColor="text1"/>
                <w:sz w:val="22"/>
                <w:szCs w:val="22"/>
              </w:rPr>
              <w:t>1,124</w:t>
            </w:r>
          </w:p>
        </w:tc>
      </w:tr>
    </w:tbl>
    <w:p w14:paraId="10CBE2D2" w14:textId="25AA37EB" w:rsidR="2F61107E" w:rsidRDefault="2F61107E" w:rsidP="2F61107E"/>
    <w:tbl>
      <w:tblPr>
        <w:tblW w:w="0" w:type="auto"/>
        <w:tblLayout w:type="fixed"/>
        <w:tblLook w:val="06A0" w:firstRow="1" w:lastRow="0" w:firstColumn="1" w:lastColumn="0" w:noHBand="1" w:noVBand="1"/>
      </w:tblPr>
      <w:tblGrid>
        <w:gridCol w:w="978"/>
        <w:gridCol w:w="1038"/>
        <w:gridCol w:w="1057"/>
        <w:gridCol w:w="1038"/>
        <w:gridCol w:w="1057"/>
        <w:gridCol w:w="1038"/>
        <w:gridCol w:w="1057"/>
        <w:gridCol w:w="1038"/>
        <w:gridCol w:w="1058"/>
      </w:tblGrid>
      <w:tr w:rsidR="2F61107E" w14:paraId="22672EC7" w14:textId="77777777" w:rsidTr="2F61107E">
        <w:trPr>
          <w:trHeight w:val="300"/>
        </w:trPr>
        <w:tc>
          <w:tcPr>
            <w:tcW w:w="9359" w:type="dxa"/>
            <w:gridSpan w:val="9"/>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5D33539A" w14:textId="194ABE18" w:rsidR="2F61107E" w:rsidRDefault="2F61107E" w:rsidP="2F61107E">
            <w:pPr>
              <w:spacing w:after="0"/>
              <w:jc w:val="center"/>
            </w:pPr>
            <w:r w:rsidRPr="2F61107E">
              <w:rPr>
                <w:rFonts w:ascii="Aptos Narrow" w:eastAsia="Aptos Narrow" w:hAnsi="Aptos Narrow" w:cs="Aptos Narrow"/>
                <w:b/>
                <w:bCs/>
                <w:color w:val="000000" w:themeColor="text1"/>
                <w:sz w:val="22"/>
                <w:szCs w:val="22"/>
              </w:rPr>
              <w:t xml:space="preserve">Table 6A. Query 3.1 </w:t>
            </w:r>
            <w:r w:rsidR="00F32178">
              <w:rPr>
                <w:rFonts w:ascii="Aptos Narrow" w:eastAsia="Aptos Narrow" w:hAnsi="Aptos Narrow" w:cs="Aptos Narrow"/>
                <w:b/>
                <w:bCs/>
                <w:color w:val="000000" w:themeColor="text1"/>
                <w:sz w:val="22"/>
                <w:szCs w:val="22"/>
              </w:rPr>
              <w:t>f</w:t>
            </w:r>
            <w:r w:rsidR="00F32178" w:rsidRPr="2F61107E">
              <w:rPr>
                <w:rFonts w:ascii="Aptos Narrow" w:eastAsia="Aptos Narrow" w:hAnsi="Aptos Narrow" w:cs="Aptos Narrow"/>
                <w:b/>
                <w:bCs/>
                <w:color w:val="000000" w:themeColor="text1"/>
                <w:sz w:val="22"/>
                <w:szCs w:val="22"/>
              </w:rPr>
              <w:t xml:space="preserve">or </w:t>
            </w:r>
            <w:r w:rsidR="00F32178" w:rsidRPr="00F32178">
              <w:rPr>
                <w:rFonts w:ascii="Aptos Narrow" w:eastAsia="Aptos Narrow" w:hAnsi="Aptos Narrow" w:cs="Aptos Narrow"/>
                <w:b/>
                <w:bCs/>
                <w:color w:val="000000" w:themeColor="text1"/>
                <w:sz w:val="22"/>
                <w:szCs w:val="22"/>
              </w:rPr>
              <w:t>each set of blocks</w:t>
            </w:r>
          </w:p>
        </w:tc>
      </w:tr>
      <w:tr w:rsidR="2F61107E" w14:paraId="1F6CDB8C" w14:textId="77777777" w:rsidTr="2F61107E">
        <w:trPr>
          <w:trHeight w:val="300"/>
        </w:trPr>
        <w:tc>
          <w:tcPr>
            <w:tcW w:w="978"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414FC69B" w14:textId="66CF7622" w:rsidR="2F61107E" w:rsidRDefault="00BF41D8" w:rsidP="2F61107E">
            <w:pPr>
              <w:spacing w:after="0"/>
              <w:jc w:val="center"/>
            </w:pPr>
            <w:r>
              <w:rPr>
                <w:rFonts w:ascii="Aptos Narrow" w:eastAsia="Aptos Narrow" w:hAnsi="Aptos Narrow" w:cs="Aptos Narrow"/>
                <w:color w:val="000000" w:themeColor="text1"/>
                <w:sz w:val="22"/>
                <w:szCs w:val="22"/>
              </w:rPr>
              <w:t>Number of blocks</w:t>
            </w:r>
          </w:p>
        </w:tc>
        <w:tc>
          <w:tcPr>
            <w:tcW w:w="2095" w:type="dxa"/>
            <w:gridSpan w:val="2"/>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7B4B14B0" w14:textId="05C89841"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c>
          <w:tcPr>
            <w:tcW w:w="2095" w:type="dxa"/>
            <w:gridSpan w:val="2"/>
            <w:tcBorders>
              <w:top w:val="single" w:sz="8" w:space="0" w:color="000000" w:themeColor="text1"/>
              <w:left w:val="nil"/>
              <w:bottom w:val="single" w:sz="8" w:space="0" w:color="000000" w:themeColor="text1"/>
              <w:right w:val="nil"/>
            </w:tcBorders>
            <w:tcMar>
              <w:top w:w="15" w:type="dxa"/>
              <w:left w:w="15" w:type="dxa"/>
              <w:right w:w="15" w:type="dxa"/>
            </w:tcMar>
            <w:vAlign w:val="center"/>
          </w:tcPr>
          <w:p w14:paraId="63804201" w14:textId="5500C8EC" w:rsidR="2F61107E" w:rsidRDefault="2F61107E" w:rsidP="2F61107E">
            <w:pPr>
              <w:spacing w:after="0"/>
              <w:jc w:val="center"/>
            </w:pPr>
            <w:r w:rsidRPr="2F61107E">
              <w:rPr>
                <w:rFonts w:ascii="Aptos Narrow" w:eastAsia="Aptos Narrow" w:hAnsi="Aptos Narrow" w:cs="Aptos Narrow"/>
                <w:color w:val="000000" w:themeColor="text1"/>
                <w:sz w:val="22"/>
                <w:szCs w:val="22"/>
              </w:rPr>
              <w:t>10</w:t>
            </w:r>
          </w:p>
        </w:tc>
        <w:tc>
          <w:tcPr>
            <w:tcW w:w="2095" w:type="dxa"/>
            <w:gridSpan w:val="2"/>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6F11A3D0" w14:textId="288C358A" w:rsidR="2F61107E" w:rsidRDefault="2F61107E" w:rsidP="2F61107E">
            <w:pPr>
              <w:spacing w:after="0"/>
              <w:jc w:val="center"/>
            </w:pPr>
            <w:r w:rsidRPr="2F61107E">
              <w:rPr>
                <w:rFonts w:ascii="Aptos Narrow" w:eastAsia="Aptos Narrow" w:hAnsi="Aptos Narrow" w:cs="Aptos Narrow"/>
                <w:color w:val="000000" w:themeColor="text1"/>
                <w:sz w:val="22"/>
                <w:szCs w:val="22"/>
              </w:rPr>
              <w:t>50</w:t>
            </w:r>
          </w:p>
        </w:tc>
        <w:tc>
          <w:tcPr>
            <w:tcW w:w="2096" w:type="dxa"/>
            <w:gridSpan w:val="2"/>
            <w:tcBorders>
              <w:top w:val="single" w:sz="8" w:space="0" w:color="000000" w:themeColor="text1"/>
              <w:left w:val="nil"/>
              <w:bottom w:val="single" w:sz="8" w:space="0" w:color="000000" w:themeColor="text1"/>
              <w:right w:val="nil"/>
            </w:tcBorders>
            <w:tcMar>
              <w:top w:w="15" w:type="dxa"/>
              <w:left w:w="15" w:type="dxa"/>
              <w:right w:w="15" w:type="dxa"/>
            </w:tcMar>
            <w:vAlign w:val="center"/>
          </w:tcPr>
          <w:p w14:paraId="507CA021" w14:textId="389FECB1" w:rsidR="2F61107E" w:rsidRDefault="2F61107E" w:rsidP="2F61107E">
            <w:pPr>
              <w:spacing w:after="0"/>
              <w:jc w:val="center"/>
            </w:pPr>
            <w:r w:rsidRPr="2F61107E">
              <w:rPr>
                <w:rFonts w:ascii="Aptos Narrow" w:eastAsia="Aptos Narrow" w:hAnsi="Aptos Narrow" w:cs="Aptos Narrow"/>
                <w:color w:val="000000" w:themeColor="text1"/>
                <w:sz w:val="22"/>
                <w:szCs w:val="22"/>
              </w:rPr>
              <w:t>100</w:t>
            </w:r>
          </w:p>
        </w:tc>
      </w:tr>
      <w:tr w:rsidR="2F61107E" w14:paraId="209E963B" w14:textId="77777777" w:rsidTr="2F61107E">
        <w:trPr>
          <w:trHeight w:val="300"/>
        </w:trPr>
        <w:tc>
          <w:tcPr>
            <w:tcW w:w="978"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6CE80880" w14:textId="6CF1CDE3" w:rsidR="2F61107E" w:rsidRDefault="2F61107E" w:rsidP="2F61107E">
            <w:pPr>
              <w:spacing w:after="0"/>
              <w:jc w:val="center"/>
            </w:pPr>
            <w:r w:rsidRPr="2F61107E">
              <w:rPr>
                <w:rFonts w:ascii="Aptos Narrow" w:eastAsia="Aptos Narrow" w:hAnsi="Aptos Narrow" w:cs="Aptos Narrow"/>
                <w:color w:val="000000" w:themeColor="text1"/>
                <w:sz w:val="22"/>
                <w:szCs w:val="22"/>
              </w:rPr>
              <w:t>Rank</w:t>
            </w:r>
          </w:p>
        </w:tc>
        <w:tc>
          <w:tcPr>
            <w:tcW w:w="1038"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7DD37AD0" w14:textId="4BDBAC64"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57"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0FE99510" w14:textId="6235B949" w:rsidR="2F61107E" w:rsidRDefault="2F61107E" w:rsidP="2F61107E">
            <w:pPr>
              <w:spacing w:after="0"/>
              <w:jc w:val="center"/>
            </w:pPr>
            <w:r w:rsidRPr="2F61107E">
              <w:rPr>
                <w:rFonts w:ascii="Aptos Narrow" w:eastAsia="Aptos Narrow" w:hAnsi="Aptos Narrow" w:cs="Aptos Narrow"/>
                <w:color w:val="000000" w:themeColor="text1"/>
                <w:sz w:val="22"/>
                <w:szCs w:val="22"/>
              </w:rPr>
              <w:t>Transaction Count</w:t>
            </w:r>
          </w:p>
        </w:tc>
        <w:tc>
          <w:tcPr>
            <w:tcW w:w="1038"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470DA47F" w14:textId="5E9E0080"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57"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707A20A2" w14:textId="54BA695D" w:rsidR="2F61107E" w:rsidRDefault="2F61107E" w:rsidP="2F61107E">
            <w:pPr>
              <w:spacing w:after="0"/>
              <w:jc w:val="center"/>
            </w:pPr>
            <w:r w:rsidRPr="2F61107E">
              <w:rPr>
                <w:rFonts w:ascii="Aptos Narrow" w:eastAsia="Aptos Narrow" w:hAnsi="Aptos Narrow" w:cs="Aptos Narrow"/>
                <w:color w:val="000000" w:themeColor="text1"/>
                <w:sz w:val="22"/>
                <w:szCs w:val="22"/>
              </w:rPr>
              <w:t>Transaction Count</w:t>
            </w:r>
          </w:p>
        </w:tc>
        <w:tc>
          <w:tcPr>
            <w:tcW w:w="1038"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66EDDA44" w14:textId="25AB3DB8"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57"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498E4A83" w14:textId="35703DD9" w:rsidR="2F61107E" w:rsidRDefault="2F61107E" w:rsidP="2F61107E">
            <w:pPr>
              <w:spacing w:after="0"/>
              <w:jc w:val="center"/>
            </w:pPr>
            <w:r w:rsidRPr="2F61107E">
              <w:rPr>
                <w:rFonts w:ascii="Aptos Narrow" w:eastAsia="Aptos Narrow" w:hAnsi="Aptos Narrow" w:cs="Aptos Narrow"/>
                <w:color w:val="000000" w:themeColor="text1"/>
                <w:sz w:val="22"/>
                <w:szCs w:val="22"/>
              </w:rPr>
              <w:t>Transaction Count</w:t>
            </w:r>
          </w:p>
        </w:tc>
        <w:tc>
          <w:tcPr>
            <w:tcW w:w="1038"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68CB35EA" w14:textId="679576EC"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58"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27C03711" w14:textId="75034058" w:rsidR="2F61107E" w:rsidRDefault="2F61107E" w:rsidP="2F61107E">
            <w:pPr>
              <w:spacing w:after="0"/>
              <w:jc w:val="center"/>
            </w:pPr>
            <w:r w:rsidRPr="2F61107E">
              <w:rPr>
                <w:rFonts w:ascii="Aptos Narrow" w:eastAsia="Aptos Narrow" w:hAnsi="Aptos Narrow" w:cs="Aptos Narrow"/>
                <w:color w:val="000000" w:themeColor="text1"/>
                <w:sz w:val="22"/>
                <w:szCs w:val="22"/>
              </w:rPr>
              <w:t>Transaction Count</w:t>
            </w:r>
          </w:p>
        </w:tc>
      </w:tr>
      <w:tr w:rsidR="2F61107E" w14:paraId="29062F2E" w14:textId="77777777" w:rsidTr="2F61107E">
        <w:trPr>
          <w:trHeight w:val="585"/>
        </w:trPr>
        <w:tc>
          <w:tcPr>
            <w:tcW w:w="978" w:type="dxa"/>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187FAC3D" w14:textId="4A39D800" w:rsidR="2F61107E" w:rsidRDefault="2F61107E" w:rsidP="2F61107E">
            <w:pPr>
              <w:spacing w:after="0"/>
              <w:jc w:val="center"/>
            </w:pPr>
            <w:r w:rsidRPr="2F61107E">
              <w:rPr>
                <w:rFonts w:ascii="Aptos Narrow" w:eastAsia="Aptos Narrow" w:hAnsi="Aptos Narrow" w:cs="Aptos Narrow"/>
                <w:b/>
                <w:bCs/>
                <w:color w:val="000000" w:themeColor="text1"/>
                <w:sz w:val="22"/>
                <w:szCs w:val="22"/>
              </w:rPr>
              <w:lastRenderedPageBreak/>
              <w:t>1</w:t>
            </w:r>
          </w:p>
        </w:tc>
        <w:tc>
          <w:tcPr>
            <w:tcW w:w="1038" w:type="dxa"/>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25C8B17F" w14:textId="20C50D85" w:rsidR="2F61107E" w:rsidRDefault="2F61107E" w:rsidP="2F61107E">
            <w:pPr>
              <w:spacing w:after="0"/>
              <w:jc w:val="center"/>
            </w:pPr>
            <w:r w:rsidRPr="2F61107E">
              <w:rPr>
                <w:rFonts w:ascii="Aptos Narrow" w:eastAsia="Aptos Narrow" w:hAnsi="Aptos Narrow" w:cs="Aptos Narrow"/>
                <w:color w:val="000000" w:themeColor="text1"/>
                <w:sz w:val="22"/>
                <w:szCs w:val="22"/>
              </w:rPr>
              <w:t>0xf89d...5eaa40 -&gt; 0xdac1...831ec7</w:t>
            </w:r>
          </w:p>
        </w:tc>
        <w:tc>
          <w:tcPr>
            <w:tcW w:w="1057" w:type="dxa"/>
            <w:tcBorders>
              <w:top w:val="single" w:sz="8" w:space="0" w:color="000000" w:themeColor="text1"/>
              <w:left w:val="nil"/>
              <w:bottom w:val="nil"/>
              <w:right w:val="single" w:sz="8" w:space="0" w:color="000000" w:themeColor="text1"/>
            </w:tcBorders>
            <w:tcMar>
              <w:top w:w="15" w:type="dxa"/>
              <w:left w:w="15" w:type="dxa"/>
              <w:right w:w="15" w:type="dxa"/>
            </w:tcMar>
            <w:vAlign w:val="center"/>
          </w:tcPr>
          <w:p w14:paraId="272D14AE" w14:textId="7E4C76DB" w:rsidR="2F61107E" w:rsidRDefault="2F61107E" w:rsidP="2F61107E">
            <w:pPr>
              <w:spacing w:after="0"/>
              <w:jc w:val="center"/>
            </w:pPr>
            <w:r w:rsidRPr="2F61107E">
              <w:rPr>
                <w:rFonts w:ascii="Aptos Narrow" w:eastAsia="Aptos Narrow" w:hAnsi="Aptos Narrow" w:cs="Aptos Narrow"/>
                <w:color w:val="000000" w:themeColor="text1"/>
                <w:sz w:val="22"/>
                <w:szCs w:val="22"/>
              </w:rPr>
              <w:t>3</w:t>
            </w:r>
          </w:p>
        </w:tc>
        <w:tc>
          <w:tcPr>
            <w:tcW w:w="1038" w:type="dxa"/>
            <w:tcBorders>
              <w:top w:val="single" w:sz="8" w:space="0" w:color="000000" w:themeColor="text1"/>
              <w:left w:val="single" w:sz="8" w:space="0" w:color="000000" w:themeColor="text1"/>
              <w:bottom w:val="nil"/>
              <w:right w:val="nil"/>
            </w:tcBorders>
            <w:shd w:val="clear" w:color="auto" w:fill="FCCACA"/>
            <w:tcMar>
              <w:top w:w="15" w:type="dxa"/>
              <w:left w:w="15" w:type="dxa"/>
              <w:right w:w="15" w:type="dxa"/>
            </w:tcMar>
            <w:vAlign w:val="center"/>
          </w:tcPr>
          <w:p w14:paraId="7ADE75EC" w14:textId="5FBC0859" w:rsidR="2F61107E" w:rsidRDefault="2F61107E" w:rsidP="2F61107E">
            <w:pPr>
              <w:spacing w:after="0"/>
              <w:jc w:val="center"/>
            </w:pPr>
            <w:r w:rsidRPr="2F61107E">
              <w:rPr>
                <w:rFonts w:ascii="Aptos Narrow" w:eastAsia="Aptos Narrow" w:hAnsi="Aptos Narrow" w:cs="Aptos Narrow"/>
                <w:color w:val="000000" w:themeColor="text1"/>
                <w:sz w:val="22"/>
                <w:szCs w:val="22"/>
              </w:rPr>
              <w:t>0x5433...cd3c08 -&gt; 0xea22...d676f5</w:t>
            </w:r>
          </w:p>
        </w:tc>
        <w:tc>
          <w:tcPr>
            <w:tcW w:w="1057" w:type="dxa"/>
            <w:tcBorders>
              <w:top w:val="single" w:sz="8" w:space="0" w:color="000000" w:themeColor="text1"/>
              <w:left w:val="nil"/>
              <w:bottom w:val="nil"/>
              <w:right w:val="nil"/>
            </w:tcBorders>
            <w:tcMar>
              <w:top w:w="15" w:type="dxa"/>
              <w:left w:w="15" w:type="dxa"/>
              <w:right w:w="15" w:type="dxa"/>
            </w:tcMar>
            <w:vAlign w:val="center"/>
          </w:tcPr>
          <w:p w14:paraId="6E89D0D7" w14:textId="66085E2F" w:rsidR="2F61107E" w:rsidRDefault="2F61107E" w:rsidP="2F61107E">
            <w:pPr>
              <w:spacing w:after="0"/>
              <w:jc w:val="center"/>
            </w:pPr>
            <w:r w:rsidRPr="2F61107E">
              <w:rPr>
                <w:rFonts w:ascii="Aptos Narrow" w:eastAsia="Aptos Narrow" w:hAnsi="Aptos Narrow" w:cs="Aptos Narrow"/>
                <w:color w:val="000000" w:themeColor="text1"/>
                <w:sz w:val="22"/>
                <w:szCs w:val="22"/>
              </w:rPr>
              <w:t>9</w:t>
            </w:r>
          </w:p>
        </w:tc>
        <w:tc>
          <w:tcPr>
            <w:tcW w:w="1038" w:type="dxa"/>
            <w:tcBorders>
              <w:top w:val="single" w:sz="8" w:space="0" w:color="000000" w:themeColor="text1"/>
              <w:left w:val="single" w:sz="8" w:space="0" w:color="000000" w:themeColor="text1"/>
              <w:bottom w:val="nil"/>
              <w:right w:val="nil"/>
            </w:tcBorders>
            <w:shd w:val="clear" w:color="auto" w:fill="FCCACA"/>
            <w:tcMar>
              <w:top w:w="15" w:type="dxa"/>
              <w:left w:w="15" w:type="dxa"/>
              <w:right w:w="15" w:type="dxa"/>
            </w:tcMar>
            <w:vAlign w:val="center"/>
          </w:tcPr>
          <w:p w14:paraId="5189B1BC" w14:textId="0EE2F1FC" w:rsidR="2F61107E" w:rsidRDefault="2F61107E" w:rsidP="2F61107E">
            <w:pPr>
              <w:spacing w:after="0"/>
              <w:jc w:val="center"/>
            </w:pPr>
            <w:r w:rsidRPr="2F61107E">
              <w:rPr>
                <w:rFonts w:ascii="Aptos Narrow" w:eastAsia="Aptos Narrow" w:hAnsi="Aptos Narrow" w:cs="Aptos Narrow"/>
                <w:color w:val="000000" w:themeColor="text1"/>
                <w:sz w:val="22"/>
                <w:szCs w:val="22"/>
              </w:rPr>
              <w:t>0x5433...cd3c08 -&gt; 0xea22...d676f5</w:t>
            </w:r>
          </w:p>
        </w:tc>
        <w:tc>
          <w:tcPr>
            <w:tcW w:w="1057" w:type="dxa"/>
            <w:tcBorders>
              <w:top w:val="single" w:sz="8" w:space="0" w:color="000000" w:themeColor="text1"/>
              <w:left w:val="nil"/>
              <w:bottom w:val="nil"/>
              <w:right w:val="single" w:sz="8" w:space="0" w:color="000000" w:themeColor="text1"/>
            </w:tcBorders>
            <w:tcMar>
              <w:top w:w="15" w:type="dxa"/>
              <w:left w:w="15" w:type="dxa"/>
              <w:right w:w="15" w:type="dxa"/>
            </w:tcMar>
            <w:vAlign w:val="center"/>
          </w:tcPr>
          <w:p w14:paraId="66149F24" w14:textId="01A4CBD0" w:rsidR="2F61107E" w:rsidRDefault="2F61107E" w:rsidP="2F61107E">
            <w:pPr>
              <w:spacing w:after="0"/>
              <w:jc w:val="center"/>
            </w:pPr>
            <w:r w:rsidRPr="2F61107E">
              <w:rPr>
                <w:rFonts w:ascii="Aptos Narrow" w:eastAsia="Aptos Narrow" w:hAnsi="Aptos Narrow" w:cs="Aptos Narrow"/>
                <w:color w:val="000000" w:themeColor="text1"/>
                <w:sz w:val="22"/>
                <w:szCs w:val="22"/>
              </w:rPr>
              <w:t>48</w:t>
            </w:r>
          </w:p>
        </w:tc>
        <w:tc>
          <w:tcPr>
            <w:tcW w:w="1038" w:type="dxa"/>
            <w:tcBorders>
              <w:top w:val="single" w:sz="8" w:space="0" w:color="000000" w:themeColor="text1"/>
              <w:left w:val="single" w:sz="8" w:space="0" w:color="000000" w:themeColor="text1"/>
              <w:bottom w:val="nil"/>
              <w:right w:val="nil"/>
            </w:tcBorders>
            <w:shd w:val="clear" w:color="auto" w:fill="FCCACA"/>
            <w:tcMar>
              <w:top w:w="15" w:type="dxa"/>
              <w:left w:w="15" w:type="dxa"/>
              <w:right w:w="15" w:type="dxa"/>
            </w:tcMar>
            <w:vAlign w:val="center"/>
          </w:tcPr>
          <w:p w14:paraId="7F94C62B" w14:textId="3206B29D" w:rsidR="2F61107E" w:rsidRDefault="2F61107E" w:rsidP="2F61107E">
            <w:pPr>
              <w:spacing w:after="0"/>
              <w:jc w:val="center"/>
            </w:pPr>
            <w:r w:rsidRPr="2F61107E">
              <w:rPr>
                <w:rFonts w:ascii="Aptos Narrow" w:eastAsia="Aptos Narrow" w:hAnsi="Aptos Narrow" w:cs="Aptos Narrow"/>
                <w:color w:val="000000" w:themeColor="text1"/>
                <w:sz w:val="22"/>
                <w:szCs w:val="22"/>
              </w:rPr>
              <w:t>0x5433...cd3c08 -&gt; 0xea22...d676f5</w:t>
            </w:r>
          </w:p>
        </w:tc>
        <w:tc>
          <w:tcPr>
            <w:tcW w:w="1058" w:type="dxa"/>
            <w:tcBorders>
              <w:top w:val="single" w:sz="8" w:space="0" w:color="000000" w:themeColor="text1"/>
              <w:left w:val="nil"/>
              <w:bottom w:val="nil"/>
              <w:right w:val="single" w:sz="8" w:space="0" w:color="000000" w:themeColor="text1"/>
            </w:tcBorders>
            <w:tcMar>
              <w:top w:w="15" w:type="dxa"/>
              <w:left w:w="15" w:type="dxa"/>
              <w:right w:w="15" w:type="dxa"/>
            </w:tcMar>
            <w:vAlign w:val="center"/>
          </w:tcPr>
          <w:p w14:paraId="7EC425A7" w14:textId="10FAED17" w:rsidR="2F61107E" w:rsidRDefault="2F61107E" w:rsidP="2F61107E">
            <w:pPr>
              <w:spacing w:after="0"/>
              <w:jc w:val="center"/>
            </w:pPr>
            <w:r w:rsidRPr="2F61107E">
              <w:rPr>
                <w:rFonts w:ascii="Aptos Narrow" w:eastAsia="Aptos Narrow" w:hAnsi="Aptos Narrow" w:cs="Aptos Narrow"/>
                <w:color w:val="000000" w:themeColor="text1"/>
                <w:sz w:val="22"/>
                <w:szCs w:val="22"/>
              </w:rPr>
              <w:t>96</w:t>
            </w:r>
          </w:p>
        </w:tc>
      </w:tr>
      <w:tr w:rsidR="2F61107E" w14:paraId="44CF0C9B" w14:textId="77777777" w:rsidTr="2F61107E">
        <w:trPr>
          <w:trHeight w:val="585"/>
        </w:trPr>
        <w:tc>
          <w:tcPr>
            <w:tcW w:w="978" w:type="dxa"/>
            <w:tcBorders>
              <w:top w:val="nil"/>
              <w:left w:val="single" w:sz="8" w:space="0" w:color="000000" w:themeColor="text1"/>
              <w:bottom w:val="nil"/>
              <w:right w:val="nil"/>
            </w:tcBorders>
            <w:tcMar>
              <w:top w:w="15" w:type="dxa"/>
              <w:left w:w="15" w:type="dxa"/>
              <w:right w:w="15" w:type="dxa"/>
            </w:tcMar>
            <w:vAlign w:val="center"/>
          </w:tcPr>
          <w:p w14:paraId="27C03F7D" w14:textId="711738BF" w:rsidR="2F61107E" w:rsidRDefault="2F61107E" w:rsidP="2F61107E">
            <w:pPr>
              <w:spacing w:after="0"/>
              <w:jc w:val="center"/>
            </w:pPr>
            <w:r w:rsidRPr="2F61107E">
              <w:rPr>
                <w:rFonts w:ascii="Aptos Narrow" w:eastAsia="Aptos Narrow" w:hAnsi="Aptos Narrow" w:cs="Aptos Narrow"/>
                <w:b/>
                <w:bCs/>
                <w:color w:val="000000" w:themeColor="text1"/>
                <w:sz w:val="22"/>
                <w:szCs w:val="22"/>
              </w:rPr>
              <w:t>2</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57B4B712" w14:textId="14D3A9E4" w:rsidR="2F61107E" w:rsidRDefault="2F61107E" w:rsidP="2F61107E">
            <w:pPr>
              <w:spacing w:after="0"/>
              <w:jc w:val="center"/>
            </w:pPr>
            <w:r w:rsidRPr="2F61107E">
              <w:rPr>
                <w:rFonts w:ascii="Aptos Narrow" w:eastAsia="Aptos Narrow" w:hAnsi="Aptos Narrow" w:cs="Aptos Narrow"/>
                <w:color w:val="000000" w:themeColor="text1"/>
                <w:sz w:val="22"/>
                <w:szCs w:val="22"/>
              </w:rPr>
              <w:t>0xdfd5...43963d -&gt; 0xdac1...831ec7</w:t>
            </w:r>
          </w:p>
        </w:tc>
        <w:tc>
          <w:tcPr>
            <w:tcW w:w="1057" w:type="dxa"/>
            <w:tcBorders>
              <w:top w:val="nil"/>
              <w:left w:val="nil"/>
              <w:bottom w:val="nil"/>
              <w:right w:val="single" w:sz="8" w:space="0" w:color="000000" w:themeColor="text1"/>
            </w:tcBorders>
            <w:tcMar>
              <w:top w:w="15" w:type="dxa"/>
              <w:left w:w="15" w:type="dxa"/>
              <w:right w:w="15" w:type="dxa"/>
            </w:tcMar>
            <w:vAlign w:val="center"/>
          </w:tcPr>
          <w:p w14:paraId="138CDBB7" w14:textId="461F4E24"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c>
          <w:tcPr>
            <w:tcW w:w="1038" w:type="dxa"/>
            <w:tcBorders>
              <w:top w:val="nil"/>
              <w:left w:val="single" w:sz="8" w:space="0" w:color="000000" w:themeColor="text1"/>
              <w:bottom w:val="nil"/>
              <w:right w:val="nil"/>
            </w:tcBorders>
            <w:shd w:val="clear" w:color="auto" w:fill="CAD8FC"/>
            <w:tcMar>
              <w:top w:w="15" w:type="dxa"/>
              <w:left w:w="15" w:type="dxa"/>
              <w:right w:w="15" w:type="dxa"/>
            </w:tcMar>
            <w:vAlign w:val="center"/>
          </w:tcPr>
          <w:p w14:paraId="7F8E11BF" w14:textId="5F968B92" w:rsidR="2F61107E" w:rsidRDefault="2F61107E" w:rsidP="2F61107E">
            <w:pPr>
              <w:spacing w:after="0"/>
              <w:jc w:val="center"/>
            </w:pPr>
            <w:r w:rsidRPr="2F61107E">
              <w:rPr>
                <w:rFonts w:ascii="Aptos Narrow" w:eastAsia="Aptos Narrow" w:hAnsi="Aptos Narrow" w:cs="Aptos Narrow"/>
                <w:color w:val="000000" w:themeColor="text1"/>
                <w:sz w:val="22"/>
                <w:szCs w:val="22"/>
              </w:rPr>
              <w:t>0xcc3f...38e4e1 -&gt; 0x5bf3...98a8ed</w:t>
            </w:r>
          </w:p>
        </w:tc>
        <w:tc>
          <w:tcPr>
            <w:tcW w:w="1057" w:type="dxa"/>
            <w:tcBorders>
              <w:top w:val="nil"/>
              <w:left w:val="nil"/>
              <w:bottom w:val="nil"/>
              <w:right w:val="nil"/>
            </w:tcBorders>
            <w:tcMar>
              <w:top w:w="15" w:type="dxa"/>
              <w:left w:w="15" w:type="dxa"/>
              <w:right w:w="15" w:type="dxa"/>
            </w:tcMar>
            <w:vAlign w:val="center"/>
          </w:tcPr>
          <w:p w14:paraId="5017AF8D" w14:textId="2C5854F3" w:rsidR="2F61107E" w:rsidRDefault="2F61107E" w:rsidP="2F61107E">
            <w:pPr>
              <w:spacing w:after="0"/>
              <w:jc w:val="center"/>
            </w:pPr>
            <w:r w:rsidRPr="2F61107E">
              <w:rPr>
                <w:rFonts w:ascii="Aptos Narrow" w:eastAsia="Aptos Narrow" w:hAnsi="Aptos Narrow" w:cs="Aptos Narrow"/>
                <w:color w:val="000000" w:themeColor="text1"/>
                <w:sz w:val="22"/>
                <w:szCs w:val="22"/>
              </w:rPr>
              <w:t>9</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4B547CBA" w14:textId="2652D17A" w:rsidR="2F61107E" w:rsidRDefault="2F61107E" w:rsidP="2F61107E">
            <w:pPr>
              <w:spacing w:after="0"/>
              <w:jc w:val="center"/>
            </w:pPr>
            <w:r w:rsidRPr="2F61107E">
              <w:rPr>
                <w:rFonts w:ascii="Aptos Narrow" w:eastAsia="Aptos Narrow" w:hAnsi="Aptos Narrow" w:cs="Aptos Narrow"/>
                <w:color w:val="000000" w:themeColor="text1"/>
                <w:sz w:val="22"/>
                <w:szCs w:val="22"/>
              </w:rPr>
              <w:t>0xb74c.</w:t>
            </w:r>
            <w:proofErr w:type="gramStart"/>
            <w:r w:rsidRPr="2F61107E">
              <w:rPr>
                <w:rFonts w:ascii="Aptos Narrow" w:eastAsia="Aptos Narrow" w:hAnsi="Aptos Narrow" w:cs="Aptos Narrow"/>
                <w:color w:val="000000" w:themeColor="text1"/>
                <w:sz w:val="22"/>
                <w:szCs w:val="22"/>
              </w:rPr>
              <w:t>..e</w:t>
            </w:r>
            <w:proofErr w:type="gramEnd"/>
            <w:r w:rsidRPr="2F61107E">
              <w:rPr>
                <w:rFonts w:ascii="Aptos Narrow" w:eastAsia="Aptos Narrow" w:hAnsi="Aptos Narrow" w:cs="Aptos Narrow"/>
                <w:color w:val="000000" w:themeColor="text1"/>
                <w:sz w:val="22"/>
                <w:szCs w:val="22"/>
              </w:rPr>
              <w:t>55c8d -&gt; 0xff09...af1b1f</w:t>
            </w:r>
          </w:p>
        </w:tc>
        <w:tc>
          <w:tcPr>
            <w:tcW w:w="1057" w:type="dxa"/>
            <w:tcBorders>
              <w:top w:val="nil"/>
              <w:left w:val="nil"/>
              <w:bottom w:val="nil"/>
              <w:right w:val="single" w:sz="8" w:space="0" w:color="000000" w:themeColor="text1"/>
            </w:tcBorders>
            <w:tcMar>
              <w:top w:w="15" w:type="dxa"/>
              <w:left w:w="15" w:type="dxa"/>
              <w:right w:w="15" w:type="dxa"/>
            </w:tcMar>
            <w:vAlign w:val="center"/>
          </w:tcPr>
          <w:p w14:paraId="5BE376D4" w14:textId="2470B977" w:rsidR="2F61107E" w:rsidRDefault="2F61107E" w:rsidP="2F61107E">
            <w:pPr>
              <w:spacing w:after="0"/>
              <w:jc w:val="center"/>
            </w:pPr>
            <w:r w:rsidRPr="2F61107E">
              <w:rPr>
                <w:rFonts w:ascii="Aptos Narrow" w:eastAsia="Aptos Narrow" w:hAnsi="Aptos Narrow" w:cs="Aptos Narrow"/>
                <w:color w:val="000000" w:themeColor="text1"/>
                <w:sz w:val="22"/>
                <w:szCs w:val="22"/>
              </w:rPr>
              <w:t>45</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332EF80D" w14:textId="04787703" w:rsidR="2F61107E" w:rsidRDefault="2F61107E" w:rsidP="2F61107E">
            <w:pPr>
              <w:spacing w:after="0"/>
              <w:jc w:val="center"/>
            </w:pPr>
            <w:r w:rsidRPr="2F61107E">
              <w:rPr>
                <w:rFonts w:ascii="Aptos Narrow" w:eastAsia="Aptos Narrow" w:hAnsi="Aptos Narrow" w:cs="Aptos Narrow"/>
                <w:color w:val="000000" w:themeColor="text1"/>
                <w:sz w:val="22"/>
                <w:szCs w:val="22"/>
              </w:rPr>
              <w:t>0xb74c.</w:t>
            </w:r>
            <w:proofErr w:type="gramStart"/>
            <w:r w:rsidRPr="2F61107E">
              <w:rPr>
                <w:rFonts w:ascii="Aptos Narrow" w:eastAsia="Aptos Narrow" w:hAnsi="Aptos Narrow" w:cs="Aptos Narrow"/>
                <w:color w:val="000000" w:themeColor="text1"/>
                <w:sz w:val="22"/>
                <w:szCs w:val="22"/>
              </w:rPr>
              <w:t>..e</w:t>
            </w:r>
            <w:proofErr w:type="gramEnd"/>
            <w:r w:rsidRPr="2F61107E">
              <w:rPr>
                <w:rFonts w:ascii="Aptos Narrow" w:eastAsia="Aptos Narrow" w:hAnsi="Aptos Narrow" w:cs="Aptos Narrow"/>
                <w:color w:val="000000" w:themeColor="text1"/>
                <w:sz w:val="22"/>
                <w:szCs w:val="22"/>
              </w:rPr>
              <w:t>55c8d -&gt; 0xff09...af1b1f</w:t>
            </w:r>
          </w:p>
        </w:tc>
        <w:tc>
          <w:tcPr>
            <w:tcW w:w="1058" w:type="dxa"/>
            <w:tcBorders>
              <w:top w:val="nil"/>
              <w:left w:val="nil"/>
              <w:bottom w:val="nil"/>
              <w:right w:val="single" w:sz="8" w:space="0" w:color="000000" w:themeColor="text1"/>
            </w:tcBorders>
            <w:tcMar>
              <w:top w:w="15" w:type="dxa"/>
              <w:left w:w="15" w:type="dxa"/>
              <w:right w:w="15" w:type="dxa"/>
            </w:tcMar>
            <w:vAlign w:val="center"/>
          </w:tcPr>
          <w:p w14:paraId="4932B9D5" w14:textId="527CD09F" w:rsidR="2F61107E" w:rsidRDefault="2F61107E" w:rsidP="2F61107E">
            <w:pPr>
              <w:spacing w:after="0"/>
              <w:jc w:val="center"/>
            </w:pPr>
            <w:r w:rsidRPr="2F61107E">
              <w:rPr>
                <w:rFonts w:ascii="Aptos Narrow" w:eastAsia="Aptos Narrow" w:hAnsi="Aptos Narrow" w:cs="Aptos Narrow"/>
                <w:color w:val="000000" w:themeColor="text1"/>
                <w:sz w:val="22"/>
                <w:szCs w:val="22"/>
              </w:rPr>
              <w:t>79</w:t>
            </w:r>
          </w:p>
        </w:tc>
      </w:tr>
      <w:tr w:rsidR="2F61107E" w14:paraId="4A1C6850" w14:textId="77777777" w:rsidTr="2F61107E">
        <w:trPr>
          <w:trHeight w:val="585"/>
        </w:trPr>
        <w:tc>
          <w:tcPr>
            <w:tcW w:w="978" w:type="dxa"/>
            <w:tcBorders>
              <w:top w:val="nil"/>
              <w:left w:val="single" w:sz="8" w:space="0" w:color="000000" w:themeColor="text1"/>
              <w:bottom w:val="nil"/>
              <w:right w:val="nil"/>
            </w:tcBorders>
            <w:tcMar>
              <w:top w:w="15" w:type="dxa"/>
              <w:left w:w="15" w:type="dxa"/>
              <w:right w:w="15" w:type="dxa"/>
            </w:tcMar>
            <w:vAlign w:val="center"/>
          </w:tcPr>
          <w:p w14:paraId="62241747" w14:textId="4678F6FF" w:rsidR="2F61107E" w:rsidRDefault="2F61107E" w:rsidP="2F61107E">
            <w:pPr>
              <w:spacing w:after="0"/>
              <w:jc w:val="center"/>
            </w:pPr>
            <w:r w:rsidRPr="2F61107E">
              <w:rPr>
                <w:rFonts w:ascii="Aptos Narrow" w:eastAsia="Aptos Narrow" w:hAnsi="Aptos Narrow" w:cs="Aptos Narrow"/>
                <w:b/>
                <w:bCs/>
                <w:color w:val="000000" w:themeColor="text1"/>
                <w:sz w:val="22"/>
                <w:szCs w:val="22"/>
              </w:rPr>
              <w:t>3</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4E9B3BC3" w14:textId="5A7BBC3B" w:rsidR="2F61107E" w:rsidRDefault="2F61107E" w:rsidP="2F61107E">
            <w:pPr>
              <w:spacing w:after="0"/>
              <w:jc w:val="center"/>
            </w:pPr>
            <w:r w:rsidRPr="2F61107E">
              <w:rPr>
                <w:rFonts w:ascii="Aptos Narrow" w:eastAsia="Aptos Narrow" w:hAnsi="Aptos Narrow" w:cs="Aptos Narrow"/>
                <w:color w:val="000000" w:themeColor="text1"/>
                <w:sz w:val="22"/>
                <w:szCs w:val="22"/>
              </w:rPr>
              <w:t>0xa85b...632108 -&gt; 0x4c67...82f802</w:t>
            </w:r>
          </w:p>
        </w:tc>
        <w:tc>
          <w:tcPr>
            <w:tcW w:w="1057" w:type="dxa"/>
            <w:tcBorders>
              <w:top w:val="nil"/>
              <w:left w:val="nil"/>
              <w:bottom w:val="nil"/>
              <w:right w:val="single" w:sz="8" w:space="0" w:color="000000" w:themeColor="text1"/>
            </w:tcBorders>
            <w:tcMar>
              <w:top w:w="15" w:type="dxa"/>
              <w:left w:w="15" w:type="dxa"/>
              <w:right w:w="15" w:type="dxa"/>
            </w:tcMar>
            <w:vAlign w:val="center"/>
          </w:tcPr>
          <w:p w14:paraId="38682896" w14:textId="6102511F"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7E879A21" w14:textId="78A98E00" w:rsidR="2F61107E" w:rsidRDefault="2F61107E" w:rsidP="2F61107E">
            <w:pPr>
              <w:spacing w:after="0"/>
              <w:jc w:val="center"/>
            </w:pPr>
            <w:r w:rsidRPr="2F61107E">
              <w:rPr>
                <w:rFonts w:ascii="Aptos Narrow" w:eastAsia="Aptos Narrow" w:hAnsi="Aptos Narrow" w:cs="Aptos Narrow"/>
                <w:color w:val="000000" w:themeColor="text1"/>
                <w:sz w:val="22"/>
                <w:szCs w:val="22"/>
              </w:rPr>
              <w:t>0x978d.</w:t>
            </w:r>
            <w:proofErr w:type="gramStart"/>
            <w:r w:rsidRPr="2F61107E">
              <w:rPr>
                <w:rFonts w:ascii="Aptos Narrow" w:eastAsia="Aptos Narrow" w:hAnsi="Aptos Narrow" w:cs="Aptos Narrow"/>
                <w:color w:val="000000" w:themeColor="text1"/>
                <w:sz w:val="22"/>
                <w:szCs w:val="22"/>
              </w:rPr>
              <w:t>..efb</w:t>
            </w:r>
            <w:proofErr w:type="gramEnd"/>
            <w:r w:rsidRPr="2F61107E">
              <w:rPr>
                <w:rFonts w:ascii="Aptos Narrow" w:eastAsia="Aptos Narrow" w:hAnsi="Aptos Narrow" w:cs="Aptos Narrow"/>
                <w:color w:val="000000" w:themeColor="text1"/>
                <w:sz w:val="22"/>
                <w:szCs w:val="22"/>
              </w:rPr>
              <w:t>7e7 -&gt; 0xa5a7...07bdb6</w:t>
            </w:r>
          </w:p>
        </w:tc>
        <w:tc>
          <w:tcPr>
            <w:tcW w:w="1057" w:type="dxa"/>
            <w:tcBorders>
              <w:top w:val="nil"/>
              <w:left w:val="nil"/>
              <w:bottom w:val="nil"/>
              <w:right w:val="nil"/>
            </w:tcBorders>
            <w:tcMar>
              <w:top w:w="15" w:type="dxa"/>
              <w:left w:w="15" w:type="dxa"/>
              <w:right w:w="15" w:type="dxa"/>
            </w:tcMar>
            <w:vAlign w:val="center"/>
          </w:tcPr>
          <w:p w14:paraId="04FB6E40" w14:textId="7344C3B5" w:rsidR="2F61107E" w:rsidRDefault="2F61107E" w:rsidP="2F61107E">
            <w:pPr>
              <w:spacing w:after="0"/>
              <w:jc w:val="center"/>
            </w:pPr>
            <w:r w:rsidRPr="2F61107E">
              <w:rPr>
                <w:rFonts w:ascii="Aptos Narrow" w:eastAsia="Aptos Narrow" w:hAnsi="Aptos Narrow" w:cs="Aptos Narrow"/>
                <w:color w:val="000000" w:themeColor="text1"/>
                <w:sz w:val="22"/>
                <w:szCs w:val="22"/>
              </w:rPr>
              <w:t>8</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56D7363E" w14:textId="3043659B" w:rsidR="2F61107E" w:rsidRDefault="2F61107E" w:rsidP="2F61107E">
            <w:pPr>
              <w:spacing w:after="0"/>
              <w:jc w:val="center"/>
            </w:pPr>
            <w:r w:rsidRPr="2F61107E">
              <w:rPr>
                <w:rFonts w:ascii="Aptos Narrow" w:eastAsia="Aptos Narrow" w:hAnsi="Aptos Narrow" w:cs="Aptos Narrow"/>
                <w:color w:val="000000" w:themeColor="text1"/>
                <w:sz w:val="22"/>
                <w:szCs w:val="22"/>
              </w:rPr>
              <w:t>0x34ed...50058a -&gt; 0x56d9...5199a0</w:t>
            </w:r>
          </w:p>
        </w:tc>
        <w:tc>
          <w:tcPr>
            <w:tcW w:w="1057" w:type="dxa"/>
            <w:tcBorders>
              <w:top w:val="nil"/>
              <w:left w:val="nil"/>
              <w:bottom w:val="nil"/>
              <w:right w:val="single" w:sz="8" w:space="0" w:color="000000" w:themeColor="text1"/>
            </w:tcBorders>
            <w:tcMar>
              <w:top w:w="15" w:type="dxa"/>
              <w:left w:w="15" w:type="dxa"/>
              <w:right w:w="15" w:type="dxa"/>
            </w:tcMar>
            <w:vAlign w:val="center"/>
          </w:tcPr>
          <w:p w14:paraId="2E18BE35" w14:textId="1D93F21D" w:rsidR="2F61107E" w:rsidRDefault="2F61107E" w:rsidP="2F61107E">
            <w:pPr>
              <w:spacing w:after="0"/>
              <w:jc w:val="center"/>
            </w:pPr>
            <w:r w:rsidRPr="2F61107E">
              <w:rPr>
                <w:rFonts w:ascii="Aptos Narrow" w:eastAsia="Aptos Narrow" w:hAnsi="Aptos Narrow" w:cs="Aptos Narrow"/>
                <w:color w:val="000000" w:themeColor="text1"/>
                <w:sz w:val="22"/>
                <w:szCs w:val="22"/>
              </w:rPr>
              <w:t>42</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4CD91DC2" w14:textId="1129AC82" w:rsidR="2F61107E" w:rsidRDefault="2F61107E" w:rsidP="2F61107E">
            <w:pPr>
              <w:spacing w:after="0"/>
              <w:jc w:val="center"/>
            </w:pPr>
            <w:r w:rsidRPr="2F61107E">
              <w:rPr>
                <w:rFonts w:ascii="Aptos Narrow" w:eastAsia="Aptos Narrow" w:hAnsi="Aptos Narrow" w:cs="Aptos Narrow"/>
                <w:color w:val="000000" w:themeColor="text1"/>
                <w:sz w:val="22"/>
                <w:szCs w:val="22"/>
              </w:rPr>
              <w:t>0xc274...86f364 -&gt; 0x163f...318753</w:t>
            </w:r>
          </w:p>
        </w:tc>
        <w:tc>
          <w:tcPr>
            <w:tcW w:w="1058" w:type="dxa"/>
            <w:tcBorders>
              <w:top w:val="nil"/>
              <w:left w:val="nil"/>
              <w:bottom w:val="nil"/>
              <w:right w:val="single" w:sz="8" w:space="0" w:color="000000" w:themeColor="text1"/>
            </w:tcBorders>
            <w:tcMar>
              <w:top w:w="15" w:type="dxa"/>
              <w:left w:w="15" w:type="dxa"/>
              <w:right w:w="15" w:type="dxa"/>
            </w:tcMar>
            <w:vAlign w:val="center"/>
          </w:tcPr>
          <w:p w14:paraId="5DF6D4C9" w14:textId="7BDAD29F" w:rsidR="2F61107E" w:rsidRDefault="2F61107E" w:rsidP="2F61107E">
            <w:pPr>
              <w:spacing w:after="0"/>
              <w:jc w:val="center"/>
            </w:pPr>
            <w:r w:rsidRPr="2F61107E">
              <w:rPr>
                <w:rFonts w:ascii="Aptos Narrow" w:eastAsia="Aptos Narrow" w:hAnsi="Aptos Narrow" w:cs="Aptos Narrow"/>
                <w:color w:val="000000" w:themeColor="text1"/>
                <w:sz w:val="22"/>
                <w:szCs w:val="22"/>
              </w:rPr>
              <w:t>63</w:t>
            </w:r>
          </w:p>
        </w:tc>
      </w:tr>
      <w:tr w:rsidR="2F61107E" w14:paraId="38C9C96C" w14:textId="77777777" w:rsidTr="2F61107E">
        <w:trPr>
          <w:trHeight w:val="585"/>
        </w:trPr>
        <w:tc>
          <w:tcPr>
            <w:tcW w:w="978" w:type="dxa"/>
            <w:tcBorders>
              <w:top w:val="nil"/>
              <w:left w:val="single" w:sz="8" w:space="0" w:color="000000" w:themeColor="text1"/>
              <w:bottom w:val="nil"/>
              <w:right w:val="nil"/>
            </w:tcBorders>
            <w:tcMar>
              <w:top w:w="15" w:type="dxa"/>
              <w:left w:w="15" w:type="dxa"/>
              <w:right w:w="15" w:type="dxa"/>
            </w:tcMar>
            <w:vAlign w:val="center"/>
          </w:tcPr>
          <w:p w14:paraId="6FCC9ABD" w14:textId="75EAED01" w:rsidR="2F61107E" w:rsidRDefault="2F61107E" w:rsidP="2F61107E">
            <w:pPr>
              <w:spacing w:after="0"/>
              <w:jc w:val="center"/>
            </w:pPr>
            <w:r w:rsidRPr="2F61107E">
              <w:rPr>
                <w:rFonts w:ascii="Aptos Narrow" w:eastAsia="Aptos Narrow" w:hAnsi="Aptos Narrow" w:cs="Aptos Narrow"/>
                <w:b/>
                <w:bCs/>
                <w:color w:val="000000" w:themeColor="text1"/>
                <w:sz w:val="22"/>
                <w:szCs w:val="22"/>
              </w:rPr>
              <w:t>4</w:t>
            </w:r>
          </w:p>
        </w:tc>
        <w:tc>
          <w:tcPr>
            <w:tcW w:w="1038" w:type="dxa"/>
            <w:tcBorders>
              <w:top w:val="nil"/>
              <w:left w:val="single" w:sz="8" w:space="0" w:color="000000" w:themeColor="text1"/>
              <w:bottom w:val="nil"/>
              <w:right w:val="nil"/>
            </w:tcBorders>
            <w:shd w:val="clear" w:color="auto" w:fill="FCCACA"/>
            <w:tcMar>
              <w:top w:w="15" w:type="dxa"/>
              <w:left w:w="15" w:type="dxa"/>
              <w:right w:w="15" w:type="dxa"/>
            </w:tcMar>
            <w:vAlign w:val="center"/>
          </w:tcPr>
          <w:p w14:paraId="2143D8E4" w14:textId="74F99B00" w:rsidR="2F61107E" w:rsidRDefault="2F61107E" w:rsidP="2F61107E">
            <w:pPr>
              <w:spacing w:after="0"/>
              <w:jc w:val="center"/>
            </w:pPr>
            <w:r w:rsidRPr="2F61107E">
              <w:rPr>
                <w:rFonts w:ascii="Aptos Narrow" w:eastAsia="Aptos Narrow" w:hAnsi="Aptos Narrow" w:cs="Aptos Narrow"/>
                <w:color w:val="000000" w:themeColor="text1"/>
                <w:sz w:val="22"/>
                <w:szCs w:val="22"/>
              </w:rPr>
              <w:t>0x5433...cd3c08 -&gt; 0xea22...d676f5</w:t>
            </w:r>
          </w:p>
        </w:tc>
        <w:tc>
          <w:tcPr>
            <w:tcW w:w="1057" w:type="dxa"/>
            <w:tcBorders>
              <w:top w:val="nil"/>
              <w:left w:val="nil"/>
              <w:bottom w:val="nil"/>
              <w:right w:val="single" w:sz="8" w:space="0" w:color="000000" w:themeColor="text1"/>
            </w:tcBorders>
            <w:tcMar>
              <w:top w:w="15" w:type="dxa"/>
              <w:left w:w="15" w:type="dxa"/>
              <w:right w:w="15" w:type="dxa"/>
            </w:tcMar>
            <w:vAlign w:val="center"/>
          </w:tcPr>
          <w:p w14:paraId="6FF1051A" w14:textId="4C101496"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4E660CE1" w14:textId="2894BCA7" w:rsidR="2F61107E" w:rsidRDefault="2F61107E" w:rsidP="2F61107E">
            <w:pPr>
              <w:spacing w:after="0"/>
              <w:jc w:val="center"/>
            </w:pPr>
            <w:r w:rsidRPr="2F61107E">
              <w:rPr>
                <w:rFonts w:ascii="Aptos Narrow" w:eastAsia="Aptos Narrow" w:hAnsi="Aptos Narrow" w:cs="Aptos Narrow"/>
                <w:color w:val="000000" w:themeColor="text1"/>
                <w:sz w:val="22"/>
                <w:szCs w:val="22"/>
              </w:rPr>
              <w:t>0x3931...09fdd0 -&gt; 0x4ec1...81f4c3</w:t>
            </w:r>
          </w:p>
        </w:tc>
        <w:tc>
          <w:tcPr>
            <w:tcW w:w="1057" w:type="dxa"/>
            <w:tcBorders>
              <w:top w:val="nil"/>
              <w:left w:val="nil"/>
              <w:bottom w:val="nil"/>
              <w:right w:val="nil"/>
            </w:tcBorders>
            <w:tcMar>
              <w:top w:w="15" w:type="dxa"/>
              <w:left w:w="15" w:type="dxa"/>
              <w:right w:w="15" w:type="dxa"/>
            </w:tcMar>
            <w:vAlign w:val="center"/>
          </w:tcPr>
          <w:p w14:paraId="63D75608" w14:textId="11300862" w:rsidR="2F61107E" w:rsidRDefault="2F61107E" w:rsidP="2F61107E">
            <w:pPr>
              <w:spacing w:after="0"/>
              <w:jc w:val="center"/>
            </w:pPr>
            <w:r w:rsidRPr="2F61107E">
              <w:rPr>
                <w:rFonts w:ascii="Aptos Narrow" w:eastAsia="Aptos Narrow" w:hAnsi="Aptos Narrow" w:cs="Aptos Narrow"/>
                <w:color w:val="000000" w:themeColor="text1"/>
                <w:sz w:val="22"/>
                <w:szCs w:val="22"/>
              </w:rPr>
              <w:t>7</w:t>
            </w:r>
          </w:p>
        </w:tc>
        <w:tc>
          <w:tcPr>
            <w:tcW w:w="1038" w:type="dxa"/>
            <w:tcBorders>
              <w:top w:val="nil"/>
              <w:left w:val="single" w:sz="8" w:space="0" w:color="000000" w:themeColor="text1"/>
              <w:bottom w:val="nil"/>
              <w:right w:val="nil"/>
            </w:tcBorders>
            <w:shd w:val="clear" w:color="auto" w:fill="CAD8FC"/>
            <w:tcMar>
              <w:top w:w="15" w:type="dxa"/>
              <w:left w:w="15" w:type="dxa"/>
              <w:right w:w="15" w:type="dxa"/>
            </w:tcMar>
            <w:vAlign w:val="center"/>
          </w:tcPr>
          <w:p w14:paraId="5D71F602" w14:textId="37C968D0" w:rsidR="2F61107E" w:rsidRDefault="2F61107E" w:rsidP="2F61107E">
            <w:pPr>
              <w:spacing w:after="0"/>
              <w:jc w:val="center"/>
            </w:pPr>
            <w:r w:rsidRPr="2F61107E">
              <w:rPr>
                <w:rFonts w:ascii="Aptos Narrow" w:eastAsia="Aptos Narrow" w:hAnsi="Aptos Narrow" w:cs="Aptos Narrow"/>
                <w:color w:val="000000" w:themeColor="text1"/>
                <w:sz w:val="22"/>
                <w:szCs w:val="22"/>
              </w:rPr>
              <w:t>0xcc3f...38e4e1 -&gt; 0x5bf3...98a8ed</w:t>
            </w:r>
          </w:p>
        </w:tc>
        <w:tc>
          <w:tcPr>
            <w:tcW w:w="1057" w:type="dxa"/>
            <w:tcBorders>
              <w:top w:val="nil"/>
              <w:left w:val="nil"/>
              <w:bottom w:val="nil"/>
              <w:right w:val="single" w:sz="8" w:space="0" w:color="000000" w:themeColor="text1"/>
            </w:tcBorders>
            <w:tcMar>
              <w:top w:w="15" w:type="dxa"/>
              <w:left w:w="15" w:type="dxa"/>
              <w:right w:w="15" w:type="dxa"/>
            </w:tcMar>
            <w:vAlign w:val="center"/>
          </w:tcPr>
          <w:p w14:paraId="7BCF03A2" w14:textId="321CC809" w:rsidR="2F61107E" w:rsidRDefault="2F61107E" w:rsidP="2F61107E">
            <w:pPr>
              <w:spacing w:after="0"/>
              <w:jc w:val="center"/>
            </w:pPr>
            <w:r w:rsidRPr="2F61107E">
              <w:rPr>
                <w:rFonts w:ascii="Aptos Narrow" w:eastAsia="Aptos Narrow" w:hAnsi="Aptos Narrow" w:cs="Aptos Narrow"/>
                <w:color w:val="000000" w:themeColor="text1"/>
                <w:sz w:val="22"/>
                <w:szCs w:val="22"/>
              </w:rPr>
              <w:t>33</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5C4158F1" w14:textId="70BD6C88" w:rsidR="2F61107E" w:rsidRDefault="2F61107E" w:rsidP="2F61107E">
            <w:pPr>
              <w:spacing w:after="0"/>
              <w:jc w:val="center"/>
            </w:pPr>
            <w:r w:rsidRPr="2F61107E">
              <w:rPr>
                <w:rFonts w:ascii="Aptos Narrow" w:eastAsia="Aptos Narrow" w:hAnsi="Aptos Narrow" w:cs="Aptos Narrow"/>
                <w:color w:val="000000" w:themeColor="text1"/>
                <w:sz w:val="22"/>
                <w:szCs w:val="22"/>
              </w:rPr>
              <w:t>0x34ed...50058a -&gt; 0x56d9...5199a0</w:t>
            </w:r>
          </w:p>
        </w:tc>
        <w:tc>
          <w:tcPr>
            <w:tcW w:w="1058" w:type="dxa"/>
            <w:tcBorders>
              <w:top w:val="nil"/>
              <w:left w:val="nil"/>
              <w:bottom w:val="nil"/>
              <w:right w:val="single" w:sz="8" w:space="0" w:color="000000" w:themeColor="text1"/>
            </w:tcBorders>
            <w:tcMar>
              <w:top w:w="15" w:type="dxa"/>
              <w:left w:w="15" w:type="dxa"/>
              <w:right w:w="15" w:type="dxa"/>
            </w:tcMar>
            <w:vAlign w:val="center"/>
          </w:tcPr>
          <w:p w14:paraId="4A64746E" w14:textId="124215EF" w:rsidR="2F61107E" w:rsidRDefault="2F61107E" w:rsidP="2F61107E">
            <w:pPr>
              <w:spacing w:after="0"/>
              <w:jc w:val="center"/>
            </w:pPr>
            <w:r w:rsidRPr="2F61107E">
              <w:rPr>
                <w:rFonts w:ascii="Aptos Narrow" w:eastAsia="Aptos Narrow" w:hAnsi="Aptos Narrow" w:cs="Aptos Narrow"/>
                <w:color w:val="000000" w:themeColor="text1"/>
                <w:sz w:val="22"/>
                <w:szCs w:val="22"/>
              </w:rPr>
              <w:t>57</w:t>
            </w:r>
          </w:p>
        </w:tc>
      </w:tr>
      <w:tr w:rsidR="2F61107E" w14:paraId="4C30E77E" w14:textId="77777777" w:rsidTr="2F61107E">
        <w:trPr>
          <w:trHeight w:val="585"/>
        </w:trPr>
        <w:tc>
          <w:tcPr>
            <w:tcW w:w="978" w:type="dxa"/>
            <w:tcBorders>
              <w:top w:val="nil"/>
              <w:left w:val="single" w:sz="8" w:space="0" w:color="000000" w:themeColor="text1"/>
              <w:bottom w:val="nil"/>
              <w:right w:val="nil"/>
            </w:tcBorders>
            <w:tcMar>
              <w:top w:w="15" w:type="dxa"/>
              <w:left w:w="15" w:type="dxa"/>
              <w:right w:w="15" w:type="dxa"/>
            </w:tcMar>
            <w:vAlign w:val="center"/>
          </w:tcPr>
          <w:p w14:paraId="1E819588" w14:textId="7E9CB367" w:rsidR="2F61107E" w:rsidRDefault="2F61107E" w:rsidP="2F61107E">
            <w:pPr>
              <w:spacing w:after="0"/>
              <w:jc w:val="center"/>
            </w:pPr>
            <w:r w:rsidRPr="2F61107E">
              <w:rPr>
                <w:rFonts w:ascii="Aptos Narrow" w:eastAsia="Aptos Narrow" w:hAnsi="Aptos Narrow" w:cs="Aptos Narrow"/>
                <w:b/>
                <w:bCs/>
                <w:color w:val="000000" w:themeColor="text1"/>
                <w:sz w:val="22"/>
                <w:szCs w:val="22"/>
              </w:rPr>
              <w:t>5</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2A6D89DE" w14:textId="791B3BCD" w:rsidR="2F61107E" w:rsidRDefault="2F61107E" w:rsidP="2F61107E">
            <w:pPr>
              <w:spacing w:after="0"/>
              <w:jc w:val="center"/>
            </w:pPr>
            <w:r w:rsidRPr="2F61107E">
              <w:rPr>
                <w:rFonts w:ascii="Aptos Narrow" w:eastAsia="Aptos Narrow" w:hAnsi="Aptos Narrow" w:cs="Aptos Narrow"/>
                <w:color w:val="000000" w:themeColor="text1"/>
                <w:sz w:val="22"/>
                <w:szCs w:val="22"/>
              </w:rPr>
              <w:t>0x2326...7a5798 -&gt; 0x3bc1...514326</w:t>
            </w:r>
          </w:p>
        </w:tc>
        <w:tc>
          <w:tcPr>
            <w:tcW w:w="1057" w:type="dxa"/>
            <w:tcBorders>
              <w:top w:val="nil"/>
              <w:left w:val="nil"/>
              <w:bottom w:val="nil"/>
              <w:right w:val="single" w:sz="8" w:space="0" w:color="000000" w:themeColor="text1"/>
            </w:tcBorders>
            <w:tcMar>
              <w:top w:w="15" w:type="dxa"/>
              <w:left w:w="15" w:type="dxa"/>
              <w:right w:w="15" w:type="dxa"/>
            </w:tcMar>
            <w:vAlign w:val="center"/>
          </w:tcPr>
          <w:p w14:paraId="4BE66AC7" w14:textId="5154C5EF"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56BF9C8A" w14:textId="0A350345" w:rsidR="2F61107E" w:rsidRDefault="2F61107E" w:rsidP="2F61107E">
            <w:pPr>
              <w:spacing w:after="0"/>
              <w:jc w:val="center"/>
            </w:pPr>
            <w:r w:rsidRPr="2F61107E">
              <w:rPr>
                <w:rFonts w:ascii="Aptos Narrow" w:eastAsia="Aptos Narrow" w:hAnsi="Aptos Narrow" w:cs="Aptos Narrow"/>
                <w:color w:val="000000" w:themeColor="text1"/>
                <w:sz w:val="22"/>
                <w:szCs w:val="22"/>
              </w:rPr>
              <w:t>0xf6f7...4ec0f4 -&gt; 0x5f97...bbe058</w:t>
            </w:r>
          </w:p>
        </w:tc>
        <w:tc>
          <w:tcPr>
            <w:tcW w:w="1057" w:type="dxa"/>
            <w:tcBorders>
              <w:top w:val="nil"/>
              <w:left w:val="nil"/>
              <w:bottom w:val="nil"/>
              <w:right w:val="nil"/>
            </w:tcBorders>
            <w:tcMar>
              <w:top w:w="15" w:type="dxa"/>
              <w:left w:w="15" w:type="dxa"/>
              <w:right w:w="15" w:type="dxa"/>
            </w:tcMar>
            <w:vAlign w:val="center"/>
          </w:tcPr>
          <w:p w14:paraId="36C4DEE8" w14:textId="40B7814A" w:rsidR="2F61107E" w:rsidRDefault="2F61107E" w:rsidP="2F61107E">
            <w:pPr>
              <w:spacing w:after="0"/>
              <w:jc w:val="center"/>
            </w:pPr>
            <w:r w:rsidRPr="2F61107E">
              <w:rPr>
                <w:rFonts w:ascii="Aptos Narrow" w:eastAsia="Aptos Narrow" w:hAnsi="Aptos Narrow" w:cs="Aptos Narrow"/>
                <w:color w:val="000000" w:themeColor="text1"/>
                <w:sz w:val="22"/>
                <w:szCs w:val="22"/>
              </w:rPr>
              <w:t>6</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0E88CB3F" w14:textId="31BE424C" w:rsidR="2F61107E" w:rsidRDefault="2F61107E" w:rsidP="2F61107E">
            <w:pPr>
              <w:spacing w:after="0"/>
              <w:jc w:val="center"/>
            </w:pPr>
            <w:r w:rsidRPr="2F61107E">
              <w:rPr>
                <w:rFonts w:ascii="Aptos Narrow" w:eastAsia="Aptos Narrow" w:hAnsi="Aptos Narrow" w:cs="Aptos Narrow"/>
                <w:color w:val="000000" w:themeColor="text1"/>
                <w:sz w:val="22"/>
                <w:szCs w:val="22"/>
              </w:rPr>
              <w:t>0xc274...86f364 -&gt; 0x163f...318753</w:t>
            </w:r>
          </w:p>
        </w:tc>
        <w:tc>
          <w:tcPr>
            <w:tcW w:w="1057" w:type="dxa"/>
            <w:tcBorders>
              <w:top w:val="nil"/>
              <w:left w:val="nil"/>
              <w:bottom w:val="nil"/>
              <w:right w:val="single" w:sz="8" w:space="0" w:color="000000" w:themeColor="text1"/>
            </w:tcBorders>
            <w:tcMar>
              <w:top w:w="15" w:type="dxa"/>
              <w:left w:w="15" w:type="dxa"/>
              <w:right w:w="15" w:type="dxa"/>
            </w:tcMar>
            <w:vAlign w:val="center"/>
          </w:tcPr>
          <w:p w14:paraId="4C856D71" w14:textId="1A823DB2" w:rsidR="2F61107E" w:rsidRDefault="2F61107E" w:rsidP="2F61107E">
            <w:pPr>
              <w:spacing w:after="0"/>
              <w:jc w:val="center"/>
            </w:pPr>
            <w:r w:rsidRPr="2F61107E">
              <w:rPr>
                <w:rFonts w:ascii="Aptos Narrow" w:eastAsia="Aptos Narrow" w:hAnsi="Aptos Narrow" w:cs="Aptos Narrow"/>
                <w:color w:val="000000" w:themeColor="text1"/>
                <w:sz w:val="22"/>
                <w:szCs w:val="22"/>
              </w:rPr>
              <w:t>31</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53118192" w14:textId="752C2F76" w:rsidR="2F61107E" w:rsidRDefault="2F61107E" w:rsidP="2F61107E">
            <w:pPr>
              <w:spacing w:after="0"/>
              <w:jc w:val="center"/>
            </w:pPr>
            <w:r w:rsidRPr="2F61107E">
              <w:rPr>
                <w:rFonts w:ascii="Aptos Narrow" w:eastAsia="Aptos Narrow" w:hAnsi="Aptos Narrow" w:cs="Aptos Narrow"/>
                <w:color w:val="000000" w:themeColor="text1"/>
                <w:sz w:val="22"/>
                <w:szCs w:val="22"/>
              </w:rPr>
              <w:t>0xae2f...1fae13 -&gt; 0x1f2f...6df387</w:t>
            </w:r>
          </w:p>
        </w:tc>
        <w:tc>
          <w:tcPr>
            <w:tcW w:w="1058" w:type="dxa"/>
            <w:tcBorders>
              <w:top w:val="nil"/>
              <w:left w:val="nil"/>
              <w:bottom w:val="nil"/>
              <w:right w:val="single" w:sz="8" w:space="0" w:color="000000" w:themeColor="text1"/>
            </w:tcBorders>
            <w:tcMar>
              <w:top w:w="15" w:type="dxa"/>
              <w:left w:w="15" w:type="dxa"/>
              <w:right w:w="15" w:type="dxa"/>
            </w:tcMar>
            <w:vAlign w:val="center"/>
          </w:tcPr>
          <w:p w14:paraId="7C4BF1B1" w14:textId="74B5E2FB" w:rsidR="2F61107E" w:rsidRDefault="2F61107E" w:rsidP="2F61107E">
            <w:pPr>
              <w:spacing w:after="0"/>
              <w:jc w:val="center"/>
            </w:pPr>
            <w:r w:rsidRPr="2F61107E">
              <w:rPr>
                <w:rFonts w:ascii="Aptos Narrow" w:eastAsia="Aptos Narrow" w:hAnsi="Aptos Narrow" w:cs="Aptos Narrow"/>
                <w:color w:val="000000" w:themeColor="text1"/>
                <w:sz w:val="22"/>
                <w:szCs w:val="22"/>
              </w:rPr>
              <w:t>52</w:t>
            </w:r>
          </w:p>
        </w:tc>
      </w:tr>
      <w:tr w:rsidR="2F61107E" w14:paraId="0F7A42F7" w14:textId="77777777" w:rsidTr="2F61107E">
        <w:trPr>
          <w:trHeight w:val="585"/>
        </w:trPr>
        <w:tc>
          <w:tcPr>
            <w:tcW w:w="978" w:type="dxa"/>
            <w:tcBorders>
              <w:top w:val="nil"/>
              <w:left w:val="single" w:sz="8" w:space="0" w:color="000000" w:themeColor="text1"/>
              <w:bottom w:val="nil"/>
              <w:right w:val="nil"/>
            </w:tcBorders>
            <w:tcMar>
              <w:top w:w="15" w:type="dxa"/>
              <w:left w:w="15" w:type="dxa"/>
              <w:right w:w="15" w:type="dxa"/>
            </w:tcMar>
            <w:vAlign w:val="center"/>
          </w:tcPr>
          <w:p w14:paraId="62520BA4" w14:textId="71649D1F" w:rsidR="2F61107E" w:rsidRDefault="2F61107E" w:rsidP="2F61107E">
            <w:pPr>
              <w:spacing w:after="0"/>
              <w:jc w:val="center"/>
            </w:pPr>
            <w:r w:rsidRPr="2F61107E">
              <w:rPr>
                <w:rFonts w:ascii="Aptos Narrow" w:eastAsia="Aptos Narrow" w:hAnsi="Aptos Narrow" w:cs="Aptos Narrow"/>
                <w:b/>
                <w:bCs/>
                <w:color w:val="000000" w:themeColor="text1"/>
                <w:sz w:val="22"/>
                <w:szCs w:val="22"/>
              </w:rPr>
              <w:t>6</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32AAAB60" w14:textId="76BFBBEE" w:rsidR="2F61107E" w:rsidRDefault="2F61107E" w:rsidP="2F61107E">
            <w:pPr>
              <w:spacing w:after="0"/>
              <w:jc w:val="center"/>
            </w:pPr>
            <w:r w:rsidRPr="2F61107E">
              <w:rPr>
                <w:rFonts w:ascii="Aptos Narrow" w:eastAsia="Aptos Narrow" w:hAnsi="Aptos Narrow" w:cs="Aptos Narrow"/>
                <w:color w:val="000000" w:themeColor="text1"/>
                <w:sz w:val="22"/>
                <w:szCs w:val="22"/>
              </w:rPr>
              <w:t>0xb233...d7c460 -&gt; 0xdac1...831ec7</w:t>
            </w:r>
          </w:p>
        </w:tc>
        <w:tc>
          <w:tcPr>
            <w:tcW w:w="1057" w:type="dxa"/>
            <w:tcBorders>
              <w:top w:val="nil"/>
              <w:left w:val="nil"/>
              <w:bottom w:val="nil"/>
              <w:right w:val="single" w:sz="8" w:space="0" w:color="000000" w:themeColor="text1"/>
            </w:tcBorders>
            <w:tcMar>
              <w:top w:w="15" w:type="dxa"/>
              <w:left w:w="15" w:type="dxa"/>
              <w:right w:w="15" w:type="dxa"/>
            </w:tcMar>
            <w:vAlign w:val="center"/>
          </w:tcPr>
          <w:p w14:paraId="7A04916D" w14:textId="4CAF56E7"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39FAE177" w14:textId="617BCB41" w:rsidR="2F61107E" w:rsidRDefault="2F61107E" w:rsidP="2F61107E">
            <w:pPr>
              <w:spacing w:after="0"/>
              <w:jc w:val="center"/>
            </w:pPr>
            <w:r w:rsidRPr="2F61107E">
              <w:rPr>
                <w:rFonts w:ascii="Aptos Narrow" w:eastAsia="Aptos Narrow" w:hAnsi="Aptos Narrow" w:cs="Aptos Narrow"/>
                <w:color w:val="000000" w:themeColor="text1"/>
                <w:sz w:val="22"/>
                <w:szCs w:val="22"/>
              </w:rPr>
              <w:t>0xb74c.</w:t>
            </w:r>
            <w:proofErr w:type="gramStart"/>
            <w:r w:rsidRPr="2F61107E">
              <w:rPr>
                <w:rFonts w:ascii="Aptos Narrow" w:eastAsia="Aptos Narrow" w:hAnsi="Aptos Narrow" w:cs="Aptos Narrow"/>
                <w:color w:val="000000" w:themeColor="text1"/>
                <w:sz w:val="22"/>
                <w:szCs w:val="22"/>
              </w:rPr>
              <w:t>..e</w:t>
            </w:r>
            <w:proofErr w:type="gramEnd"/>
            <w:r w:rsidRPr="2F61107E">
              <w:rPr>
                <w:rFonts w:ascii="Aptos Narrow" w:eastAsia="Aptos Narrow" w:hAnsi="Aptos Narrow" w:cs="Aptos Narrow"/>
                <w:color w:val="000000" w:themeColor="text1"/>
                <w:sz w:val="22"/>
                <w:szCs w:val="22"/>
              </w:rPr>
              <w:t>55c8d -&gt; 0xff09...af1b1f</w:t>
            </w:r>
          </w:p>
        </w:tc>
        <w:tc>
          <w:tcPr>
            <w:tcW w:w="1057" w:type="dxa"/>
            <w:tcBorders>
              <w:top w:val="nil"/>
              <w:left w:val="nil"/>
              <w:bottom w:val="nil"/>
              <w:right w:val="nil"/>
            </w:tcBorders>
            <w:tcMar>
              <w:top w:w="15" w:type="dxa"/>
              <w:left w:w="15" w:type="dxa"/>
              <w:right w:w="15" w:type="dxa"/>
            </w:tcMar>
            <w:vAlign w:val="center"/>
          </w:tcPr>
          <w:p w14:paraId="26964CF5" w14:textId="542701C3" w:rsidR="2F61107E" w:rsidRDefault="2F61107E" w:rsidP="2F61107E">
            <w:pPr>
              <w:spacing w:after="0"/>
              <w:jc w:val="center"/>
            </w:pPr>
            <w:r w:rsidRPr="2F61107E">
              <w:rPr>
                <w:rFonts w:ascii="Aptos Narrow" w:eastAsia="Aptos Narrow" w:hAnsi="Aptos Narrow" w:cs="Aptos Narrow"/>
                <w:color w:val="000000" w:themeColor="text1"/>
                <w:sz w:val="22"/>
                <w:szCs w:val="22"/>
              </w:rPr>
              <w:t>6</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440A8FCA" w14:textId="2D04B32C" w:rsidR="2F61107E" w:rsidRDefault="2F61107E" w:rsidP="2F61107E">
            <w:pPr>
              <w:spacing w:after="0"/>
              <w:jc w:val="center"/>
            </w:pPr>
            <w:r w:rsidRPr="2F61107E">
              <w:rPr>
                <w:rFonts w:ascii="Aptos Narrow" w:eastAsia="Aptos Narrow" w:hAnsi="Aptos Narrow" w:cs="Aptos Narrow"/>
                <w:color w:val="000000" w:themeColor="text1"/>
                <w:sz w:val="22"/>
                <w:szCs w:val="22"/>
              </w:rPr>
              <w:t>0x3931...09fdd0 -&gt; 0x4ec1...81f4c3</w:t>
            </w:r>
          </w:p>
        </w:tc>
        <w:tc>
          <w:tcPr>
            <w:tcW w:w="1057" w:type="dxa"/>
            <w:tcBorders>
              <w:top w:val="nil"/>
              <w:left w:val="nil"/>
              <w:bottom w:val="nil"/>
              <w:right w:val="single" w:sz="8" w:space="0" w:color="000000" w:themeColor="text1"/>
            </w:tcBorders>
            <w:tcMar>
              <w:top w:w="15" w:type="dxa"/>
              <w:left w:w="15" w:type="dxa"/>
              <w:right w:w="15" w:type="dxa"/>
            </w:tcMar>
            <w:vAlign w:val="center"/>
          </w:tcPr>
          <w:p w14:paraId="73515D37" w14:textId="5F3227DD" w:rsidR="2F61107E" w:rsidRDefault="2F61107E" w:rsidP="2F61107E">
            <w:pPr>
              <w:spacing w:after="0"/>
              <w:jc w:val="center"/>
            </w:pPr>
            <w:r w:rsidRPr="2F61107E">
              <w:rPr>
                <w:rFonts w:ascii="Aptos Narrow" w:eastAsia="Aptos Narrow" w:hAnsi="Aptos Narrow" w:cs="Aptos Narrow"/>
                <w:color w:val="000000" w:themeColor="text1"/>
                <w:sz w:val="22"/>
                <w:szCs w:val="22"/>
              </w:rPr>
              <w:t>28</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223539F9" w14:textId="3B233E71" w:rsidR="2F61107E" w:rsidRDefault="2F61107E" w:rsidP="2F61107E">
            <w:pPr>
              <w:spacing w:after="0"/>
              <w:jc w:val="center"/>
            </w:pPr>
            <w:r w:rsidRPr="2F61107E">
              <w:rPr>
                <w:rFonts w:ascii="Aptos Narrow" w:eastAsia="Aptos Narrow" w:hAnsi="Aptos Narrow" w:cs="Aptos Narrow"/>
                <w:color w:val="000000" w:themeColor="text1"/>
                <w:sz w:val="22"/>
                <w:szCs w:val="22"/>
              </w:rPr>
              <w:t>0x0000...d74a5f -&gt; 0x68d3...3e0dc9</w:t>
            </w:r>
          </w:p>
        </w:tc>
        <w:tc>
          <w:tcPr>
            <w:tcW w:w="1058" w:type="dxa"/>
            <w:tcBorders>
              <w:top w:val="nil"/>
              <w:left w:val="nil"/>
              <w:bottom w:val="nil"/>
              <w:right w:val="single" w:sz="8" w:space="0" w:color="000000" w:themeColor="text1"/>
            </w:tcBorders>
            <w:tcMar>
              <w:top w:w="15" w:type="dxa"/>
              <w:left w:w="15" w:type="dxa"/>
              <w:right w:w="15" w:type="dxa"/>
            </w:tcMar>
            <w:vAlign w:val="center"/>
          </w:tcPr>
          <w:p w14:paraId="35C0ED08" w14:textId="698C5079" w:rsidR="2F61107E" w:rsidRDefault="2F61107E" w:rsidP="2F61107E">
            <w:pPr>
              <w:spacing w:after="0"/>
              <w:jc w:val="center"/>
            </w:pPr>
            <w:r w:rsidRPr="2F61107E">
              <w:rPr>
                <w:rFonts w:ascii="Aptos Narrow" w:eastAsia="Aptos Narrow" w:hAnsi="Aptos Narrow" w:cs="Aptos Narrow"/>
                <w:color w:val="000000" w:themeColor="text1"/>
                <w:sz w:val="22"/>
                <w:szCs w:val="22"/>
              </w:rPr>
              <w:t>47</w:t>
            </w:r>
          </w:p>
        </w:tc>
      </w:tr>
      <w:tr w:rsidR="2F61107E" w14:paraId="29E22ED5" w14:textId="77777777" w:rsidTr="2F61107E">
        <w:trPr>
          <w:trHeight w:val="585"/>
        </w:trPr>
        <w:tc>
          <w:tcPr>
            <w:tcW w:w="978" w:type="dxa"/>
            <w:tcBorders>
              <w:top w:val="nil"/>
              <w:left w:val="single" w:sz="8" w:space="0" w:color="000000" w:themeColor="text1"/>
              <w:bottom w:val="nil"/>
              <w:right w:val="nil"/>
            </w:tcBorders>
            <w:tcMar>
              <w:top w:w="15" w:type="dxa"/>
              <w:left w:w="15" w:type="dxa"/>
              <w:right w:w="15" w:type="dxa"/>
            </w:tcMar>
            <w:vAlign w:val="center"/>
          </w:tcPr>
          <w:p w14:paraId="2BB04723" w14:textId="69F91078" w:rsidR="2F61107E" w:rsidRDefault="2F61107E" w:rsidP="2F61107E">
            <w:pPr>
              <w:spacing w:after="0"/>
              <w:jc w:val="center"/>
            </w:pPr>
            <w:r w:rsidRPr="2F61107E">
              <w:rPr>
                <w:rFonts w:ascii="Aptos Narrow" w:eastAsia="Aptos Narrow" w:hAnsi="Aptos Narrow" w:cs="Aptos Narrow"/>
                <w:b/>
                <w:bCs/>
                <w:color w:val="000000" w:themeColor="text1"/>
                <w:sz w:val="22"/>
                <w:szCs w:val="22"/>
              </w:rPr>
              <w:t>7</w:t>
            </w:r>
          </w:p>
        </w:tc>
        <w:tc>
          <w:tcPr>
            <w:tcW w:w="1038" w:type="dxa"/>
            <w:tcBorders>
              <w:top w:val="nil"/>
              <w:left w:val="single" w:sz="8" w:space="0" w:color="000000" w:themeColor="text1"/>
              <w:bottom w:val="nil"/>
              <w:right w:val="nil"/>
            </w:tcBorders>
            <w:shd w:val="clear" w:color="auto" w:fill="CAD8FC"/>
            <w:tcMar>
              <w:top w:w="15" w:type="dxa"/>
              <w:left w:w="15" w:type="dxa"/>
              <w:right w:w="15" w:type="dxa"/>
            </w:tcMar>
            <w:vAlign w:val="center"/>
          </w:tcPr>
          <w:p w14:paraId="486C40D9" w14:textId="4787D938" w:rsidR="2F61107E" w:rsidRDefault="2F61107E" w:rsidP="2F61107E">
            <w:pPr>
              <w:spacing w:after="0"/>
              <w:jc w:val="center"/>
            </w:pPr>
            <w:r w:rsidRPr="2F61107E">
              <w:rPr>
                <w:rFonts w:ascii="Aptos Narrow" w:eastAsia="Aptos Narrow" w:hAnsi="Aptos Narrow" w:cs="Aptos Narrow"/>
                <w:color w:val="000000" w:themeColor="text1"/>
                <w:sz w:val="22"/>
                <w:szCs w:val="22"/>
              </w:rPr>
              <w:t>0xcc3f...38e4e1 -&gt; 0x5bf3...98a8ed</w:t>
            </w:r>
          </w:p>
        </w:tc>
        <w:tc>
          <w:tcPr>
            <w:tcW w:w="1057" w:type="dxa"/>
            <w:tcBorders>
              <w:top w:val="nil"/>
              <w:left w:val="nil"/>
              <w:bottom w:val="nil"/>
              <w:right w:val="single" w:sz="8" w:space="0" w:color="000000" w:themeColor="text1"/>
            </w:tcBorders>
            <w:tcMar>
              <w:top w:w="15" w:type="dxa"/>
              <w:left w:w="15" w:type="dxa"/>
              <w:right w:w="15" w:type="dxa"/>
            </w:tcMar>
            <w:vAlign w:val="center"/>
          </w:tcPr>
          <w:p w14:paraId="5BFED12E" w14:textId="678F6ABF"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15FF09CA" w14:textId="3C18B52A" w:rsidR="2F61107E" w:rsidRDefault="2F61107E" w:rsidP="2F61107E">
            <w:pPr>
              <w:spacing w:after="0"/>
              <w:jc w:val="center"/>
            </w:pPr>
            <w:r w:rsidRPr="2F61107E">
              <w:rPr>
                <w:rFonts w:ascii="Aptos Narrow" w:eastAsia="Aptos Narrow" w:hAnsi="Aptos Narrow" w:cs="Aptos Narrow"/>
                <w:color w:val="000000" w:themeColor="text1"/>
                <w:sz w:val="22"/>
                <w:szCs w:val="22"/>
              </w:rPr>
              <w:t>0xc274...86f364 -&gt; 0x163f...318753</w:t>
            </w:r>
          </w:p>
        </w:tc>
        <w:tc>
          <w:tcPr>
            <w:tcW w:w="1057" w:type="dxa"/>
            <w:tcBorders>
              <w:top w:val="nil"/>
              <w:left w:val="nil"/>
              <w:bottom w:val="nil"/>
              <w:right w:val="nil"/>
            </w:tcBorders>
            <w:tcMar>
              <w:top w:w="15" w:type="dxa"/>
              <w:left w:w="15" w:type="dxa"/>
              <w:right w:w="15" w:type="dxa"/>
            </w:tcMar>
            <w:vAlign w:val="center"/>
          </w:tcPr>
          <w:p w14:paraId="529865C6" w14:textId="27E540AF" w:rsidR="2F61107E" w:rsidRDefault="2F61107E" w:rsidP="2F61107E">
            <w:pPr>
              <w:spacing w:after="0"/>
              <w:jc w:val="center"/>
            </w:pPr>
            <w:r w:rsidRPr="2F61107E">
              <w:rPr>
                <w:rFonts w:ascii="Aptos Narrow" w:eastAsia="Aptos Narrow" w:hAnsi="Aptos Narrow" w:cs="Aptos Narrow"/>
                <w:color w:val="000000" w:themeColor="text1"/>
                <w:sz w:val="22"/>
                <w:szCs w:val="22"/>
              </w:rPr>
              <w:t>5</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3D86F61A" w14:textId="593DBF70" w:rsidR="2F61107E" w:rsidRDefault="2F61107E" w:rsidP="2F61107E">
            <w:pPr>
              <w:spacing w:after="0"/>
              <w:jc w:val="center"/>
            </w:pPr>
            <w:r w:rsidRPr="2F61107E">
              <w:rPr>
                <w:rFonts w:ascii="Aptos Narrow" w:eastAsia="Aptos Narrow" w:hAnsi="Aptos Narrow" w:cs="Aptos Narrow"/>
                <w:color w:val="000000" w:themeColor="text1"/>
                <w:sz w:val="22"/>
                <w:szCs w:val="22"/>
              </w:rPr>
              <w:t>0x0000...3bcbe0 -&gt; 0x68d3...3e0dc9</w:t>
            </w:r>
          </w:p>
        </w:tc>
        <w:tc>
          <w:tcPr>
            <w:tcW w:w="1057" w:type="dxa"/>
            <w:tcBorders>
              <w:top w:val="nil"/>
              <w:left w:val="nil"/>
              <w:bottom w:val="nil"/>
              <w:right w:val="single" w:sz="8" w:space="0" w:color="000000" w:themeColor="text1"/>
            </w:tcBorders>
            <w:tcMar>
              <w:top w:w="15" w:type="dxa"/>
              <w:left w:w="15" w:type="dxa"/>
              <w:right w:w="15" w:type="dxa"/>
            </w:tcMar>
            <w:vAlign w:val="center"/>
          </w:tcPr>
          <w:p w14:paraId="09752986" w14:textId="355A0A66" w:rsidR="2F61107E" w:rsidRDefault="2F61107E" w:rsidP="2F61107E">
            <w:pPr>
              <w:spacing w:after="0"/>
              <w:jc w:val="center"/>
            </w:pPr>
            <w:r w:rsidRPr="2F61107E">
              <w:rPr>
                <w:rFonts w:ascii="Aptos Narrow" w:eastAsia="Aptos Narrow" w:hAnsi="Aptos Narrow" w:cs="Aptos Narrow"/>
                <w:color w:val="000000" w:themeColor="text1"/>
                <w:sz w:val="22"/>
                <w:szCs w:val="22"/>
              </w:rPr>
              <w:t>25</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2880D8A7" w14:textId="719CB4FE" w:rsidR="2F61107E" w:rsidRDefault="2F61107E" w:rsidP="2F61107E">
            <w:pPr>
              <w:spacing w:after="0"/>
              <w:jc w:val="center"/>
            </w:pPr>
            <w:r w:rsidRPr="2F61107E">
              <w:rPr>
                <w:rFonts w:ascii="Aptos Narrow" w:eastAsia="Aptos Narrow" w:hAnsi="Aptos Narrow" w:cs="Aptos Narrow"/>
                <w:color w:val="000000" w:themeColor="text1"/>
                <w:sz w:val="22"/>
                <w:szCs w:val="22"/>
              </w:rPr>
              <w:t>0x0000...3bcbe0 -&gt; 0x68d3...3e0dc9</w:t>
            </w:r>
          </w:p>
        </w:tc>
        <w:tc>
          <w:tcPr>
            <w:tcW w:w="1058" w:type="dxa"/>
            <w:tcBorders>
              <w:top w:val="nil"/>
              <w:left w:val="nil"/>
              <w:bottom w:val="nil"/>
              <w:right w:val="single" w:sz="8" w:space="0" w:color="000000" w:themeColor="text1"/>
            </w:tcBorders>
            <w:tcMar>
              <w:top w:w="15" w:type="dxa"/>
              <w:left w:w="15" w:type="dxa"/>
              <w:right w:w="15" w:type="dxa"/>
            </w:tcMar>
            <w:vAlign w:val="center"/>
          </w:tcPr>
          <w:p w14:paraId="1E5B9EDF" w14:textId="6F13A31F" w:rsidR="2F61107E" w:rsidRDefault="2F61107E" w:rsidP="2F61107E">
            <w:pPr>
              <w:spacing w:after="0"/>
              <w:jc w:val="center"/>
            </w:pPr>
            <w:r w:rsidRPr="2F61107E">
              <w:rPr>
                <w:rFonts w:ascii="Aptos Narrow" w:eastAsia="Aptos Narrow" w:hAnsi="Aptos Narrow" w:cs="Aptos Narrow"/>
                <w:color w:val="000000" w:themeColor="text1"/>
                <w:sz w:val="22"/>
                <w:szCs w:val="22"/>
              </w:rPr>
              <w:t>46</w:t>
            </w:r>
          </w:p>
        </w:tc>
      </w:tr>
      <w:tr w:rsidR="2F61107E" w14:paraId="43E27FCB" w14:textId="77777777" w:rsidTr="2F61107E">
        <w:trPr>
          <w:trHeight w:val="585"/>
        </w:trPr>
        <w:tc>
          <w:tcPr>
            <w:tcW w:w="978" w:type="dxa"/>
            <w:tcBorders>
              <w:top w:val="nil"/>
              <w:left w:val="single" w:sz="8" w:space="0" w:color="000000" w:themeColor="text1"/>
              <w:bottom w:val="nil"/>
              <w:right w:val="nil"/>
            </w:tcBorders>
            <w:tcMar>
              <w:top w:w="15" w:type="dxa"/>
              <w:left w:w="15" w:type="dxa"/>
              <w:right w:w="15" w:type="dxa"/>
            </w:tcMar>
            <w:vAlign w:val="center"/>
          </w:tcPr>
          <w:p w14:paraId="5D233C37" w14:textId="3FE93265" w:rsidR="2F61107E" w:rsidRDefault="2F61107E" w:rsidP="2F61107E">
            <w:pPr>
              <w:spacing w:after="0"/>
              <w:jc w:val="center"/>
            </w:pPr>
            <w:r w:rsidRPr="2F61107E">
              <w:rPr>
                <w:rFonts w:ascii="Aptos Narrow" w:eastAsia="Aptos Narrow" w:hAnsi="Aptos Narrow" w:cs="Aptos Narrow"/>
                <w:b/>
                <w:bCs/>
                <w:color w:val="000000" w:themeColor="text1"/>
                <w:sz w:val="22"/>
                <w:szCs w:val="22"/>
              </w:rPr>
              <w:t>8</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1430333A" w14:textId="5CE3C067" w:rsidR="2F61107E" w:rsidRDefault="2F61107E" w:rsidP="2F61107E">
            <w:pPr>
              <w:spacing w:after="0"/>
              <w:jc w:val="center"/>
            </w:pPr>
            <w:r w:rsidRPr="2F61107E">
              <w:rPr>
                <w:rFonts w:ascii="Aptos Narrow" w:eastAsia="Aptos Narrow" w:hAnsi="Aptos Narrow" w:cs="Aptos Narrow"/>
                <w:color w:val="000000" w:themeColor="text1"/>
                <w:sz w:val="22"/>
                <w:szCs w:val="22"/>
              </w:rPr>
              <w:t>0x4481...3f5af8 -&gt; 0x68d3...e66fbf</w:t>
            </w:r>
          </w:p>
        </w:tc>
        <w:tc>
          <w:tcPr>
            <w:tcW w:w="1057" w:type="dxa"/>
            <w:tcBorders>
              <w:top w:val="nil"/>
              <w:left w:val="nil"/>
              <w:bottom w:val="nil"/>
              <w:right w:val="single" w:sz="8" w:space="0" w:color="000000" w:themeColor="text1"/>
            </w:tcBorders>
            <w:tcMar>
              <w:top w:w="15" w:type="dxa"/>
              <w:left w:w="15" w:type="dxa"/>
              <w:right w:w="15" w:type="dxa"/>
            </w:tcMar>
            <w:vAlign w:val="center"/>
          </w:tcPr>
          <w:p w14:paraId="5F22F4FB" w14:textId="7CDE3309"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0117604B" w14:textId="29628980" w:rsidR="2F61107E" w:rsidRDefault="2F61107E" w:rsidP="2F61107E">
            <w:pPr>
              <w:spacing w:after="0"/>
              <w:jc w:val="center"/>
            </w:pPr>
            <w:r w:rsidRPr="2F61107E">
              <w:rPr>
                <w:rFonts w:ascii="Aptos Narrow" w:eastAsia="Aptos Narrow" w:hAnsi="Aptos Narrow" w:cs="Aptos Narrow"/>
                <w:color w:val="000000" w:themeColor="text1"/>
                <w:sz w:val="22"/>
                <w:szCs w:val="22"/>
              </w:rPr>
              <w:t>0x0000...d74a5f -&gt; 0x68d3...3e0dc9</w:t>
            </w:r>
          </w:p>
        </w:tc>
        <w:tc>
          <w:tcPr>
            <w:tcW w:w="1057" w:type="dxa"/>
            <w:tcBorders>
              <w:top w:val="nil"/>
              <w:left w:val="nil"/>
              <w:bottom w:val="nil"/>
              <w:right w:val="nil"/>
            </w:tcBorders>
            <w:tcMar>
              <w:top w:w="15" w:type="dxa"/>
              <w:left w:w="15" w:type="dxa"/>
              <w:right w:w="15" w:type="dxa"/>
            </w:tcMar>
            <w:vAlign w:val="center"/>
          </w:tcPr>
          <w:p w14:paraId="5EE61A4B" w14:textId="3B7EEF6C" w:rsidR="2F61107E" w:rsidRDefault="2F61107E" w:rsidP="2F61107E">
            <w:pPr>
              <w:spacing w:after="0"/>
              <w:jc w:val="center"/>
            </w:pPr>
            <w:r w:rsidRPr="2F61107E">
              <w:rPr>
                <w:rFonts w:ascii="Aptos Narrow" w:eastAsia="Aptos Narrow" w:hAnsi="Aptos Narrow" w:cs="Aptos Narrow"/>
                <w:color w:val="000000" w:themeColor="text1"/>
                <w:sz w:val="22"/>
                <w:szCs w:val="22"/>
              </w:rPr>
              <w:t>5</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2C1FC2EB" w14:textId="18B81BA9" w:rsidR="2F61107E" w:rsidRDefault="2F61107E" w:rsidP="2F61107E">
            <w:pPr>
              <w:spacing w:after="0"/>
              <w:jc w:val="center"/>
            </w:pPr>
            <w:r w:rsidRPr="2F61107E">
              <w:rPr>
                <w:rFonts w:ascii="Aptos Narrow" w:eastAsia="Aptos Narrow" w:hAnsi="Aptos Narrow" w:cs="Aptos Narrow"/>
                <w:color w:val="000000" w:themeColor="text1"/>
                <w:sz w:val="22"/>
                <w:szCs w:val="22"/>
              </w:rPr>
              <w:t>0xae2f...1fae13 -&gt; 0x1f2f...6df387</w:t>
            </w:r>
          </w:p>
        </w:tc>
        <w:tc>
          <w:tcPr>
            <w:tcW w:w="1057" w:type="dxa"/>
            <w:tcBorders>
              <w:top w:val="nil"/>
              <w:left w:val="nil"/>
              <w:bottom w:val="nil"/>
              <w:right w:val="single" w:sz="8" w:space="0" w:color="000000" w:themeColor="text1"/>
            </w:tcBorders>
            <w:tcMar>
              <w:top w:w="15" w:type="dxa"/>
              <w:left w:w="15" w:type="dxa"/>
              <w:right w:w="15" w:type="dxa"/>
            </w:tcMar>
            <w:vAlign w:val="center"/>
          </w:tcPr>
          <w:p w14:paraId="1F2DFD42" w14:textId="21080C50" w:rsidR="2F61107E" w:rsidRDefault="2F61107E" w:rsidP="2F61107E">
            <w:pPr>
              <w:spacing w:after="0"/>
              <w:jc w:val="center"/>
            </w:pPr>
            <w:r w:rsidRPr="2F61107E">
              <w:rPr>
                <w:rFonts w:ascii="Aptos Narrow" w:eastAsia="Aptos Narrow" w:hAnsi="Aptos Narrow" w:cs="Aptos Narrow"/>
                <w:color w:val="000000" w:themeColor="text1"/>
                <w:sz w:val="22"/>
                <w:szCs w:val="22"/>
              </w:rPr>
              <w:t>25</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0D38D0FB" w14:textId="4824042D" w:rsidR="2F61107E" w:rsidRDefault="2F61107E" w:rsidP="2F61107E">
            <w:pPr>
              <w:spacing w:after="0"/>
              <w:jc w:val="center"/>
            </w:pPr>
            <w:r w:rsidRPr="2F61107E">
              <w:rPr>
                <w:rFonts w:ascii="Aptos Narrow" w:eastAsia="Aptos Narrow" w:hAnsi="Aptos Narrow" w:cs="Aptos Narrow"/>
                <w:color w:val="000000" w:themeColor="text1"/>
                <w:sz w:val="22"/>
                <w:szCs w:val="22"/>
              </w:rPr>
              <w:t>0x4634...eb9758 -&gt; 0xdac1...831ec7</w:t>
            </w:r>
          </w:p>
        </w:tc>
        <w:tc>
          <w:tcPr>
            <w:tcW w:w="1058" w:type="dxa"/>
            <w:tcBorders>
              <w:top w:val="nil"/>
              <w:left w:val="nil"/>
              <w:bottom w:val="nil"/>
              <w:right w:val="single" w:sz="8" w:space="0" w:color="000000" w:themeColor="text1"/>
            </w:tcBorders>
            <w:tcMar>
              <w:top w:w="15" w:type="dxa"/>
              <w:left w:w="15" w:type="dxa"/>
              <w:right w:w="15" w:type="dxa"/>
            </w:tcMar>
            <w:vAlign w:val="center"/>
          </w:tcPr>
          <w:p w14:paraId="48B65CC2" w14:textId="6F001B51" w:rsidR="2F61107E" w:rsidRDefault="2F61107E" w:rsidP="2F61107E">
            <w:pPr>
              <w:spacing w:after="0"/>
              <w:jc w:val="center"/>
            </w:pPr>
            <w:r w:rsidRPr="2F61107E">
              <w:rPr>
                <w:rFonts w:ascii="Aptos Narrow" w:eastAsia="Aptos Narrow" w:hAnsi="Aptos Narrow" w:cs="Aptos Narrow"/>
                <w:color w:val="000000" w:themeColor="text1"/>
                <w:sz w:val="22"/>
                <w:szCs w:val="22"/>
              </w:rPr>
              <w:t>45</w:t>
            </w:r>
          </w:p>
        </w:tc>
      </w:tr>
      <w:tr w:rsidR="2F61107E" w14:paraId="5713E27A" w14:textId="77777777" w:rsidTr="2F61107E">
        <w:trPr>
          <w:trHeight w:val="585"/>
        </w:trPr>
        <w:tc>
          <w:tcPr>
            <w:tcW w:w="978" w:type="dxa"/>
            <w:tcBorders>
              <w:top w:val="nil"/>
              <w:left w:val="single" w:sz="8" w:space="0" w:color="000000" w:themeColor="text1"/>
              <w:bottom w:val="nil"/>
              <w:right w:val="nil"/>
            </w:tcBorders>
            <w:tcMar>
              <w:top w:w="15" w:type="dxa"/>
              <w:left w:w="15" w:type="dxa"/>
              <w:right w:w="15" w:type="dxa"/>
            </w:tcMar>
            <w:vAlign w:val="center"/>
          </w:tcPr>
          <w:p w14:paraId="56CE35B6" w14:textId="597ED3D9" w:rsidR="2F61107E" w:rsidRDefault="2F61107E" w:rsidP="2F61107E">
            <w:pPr>
              <w:spacing w:after="0"/>
              <w:jc w:val="center"/>
            </w:pPr>
            <w:r w:rsidRPr="2F61107E">
              <w:rPr>
                <w:rFonts w:ascii="Aptos Narrow" w:eastAsia="Aptos Narrow" w:hAnsi="Aptos Narrow" w:cs="Aptos Narrow"/>
                <w:b/>
                <w:bCs/>
                <w:color w:val="000000" w:themeColor="text1"/>
                <w:sz w:val="22"/>
                <w:szCs w:val="22"/>
              </w:rPr>
              <w:t>9</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058C75B3" w14:textId="7F425D1A" w:rsidR="2F61107E" w:rsidRDefault="2F61107E" w:rsidP="2F61107E">
            <w:pPr>
              <w:spacing w:after="0"/>
              <w:jc w:val="center"/>
            </w:pPr>
            <w:r w:rsidRPr="2F61107E">
              <w:rPr>
                <w:rFonts w:ascii="Aptos Narrow" w:eastAsia="Aptos Narrow" w:hAnsi="Aptos Narrow" w:cs="Aptos Narrow"/>
                <w:color w:val="000000" w:themeColor="text1"/>
                <w:sz w:val="22"/>
                <w:szCs w:val="22"/>
              </w:rPr>
              <w:t>0x978d.</w:t>
            </w:r>
            <w:proofErr w:type="gramStart"/>
            <w:r w:rsidRPr="2F61107E">
              <w:rPr>
                <w:rFonts w:ascii="Aptos Narrow" w:eastAsia="Aptos Narrow" w:hAnsi="Aptos Narrow" w:cs="Aptos Narrow"/>
                <w:color w:val="000000" w:themeColor="text1"/>
                <w:sz w:val="22"/>
                <w:szCs w:val="22"/>
              </w:rPr>
              <w:t>..efb</w:t>
            </w:r>
            <w:proofErr w:type="gramEnd"/>
            <w:r w:rsidRPr="2F61107E">
              <w:rPr>
                <w:rFonts w:ascii="Aptos Narrow" w:eastAsia="Aptos Narrow" w:hAnsi="Aptos Narrow" w:cs="Aptos Narrow"/>
                <w:color w:val="000000" w:themeColor="text1"/>
                <w:sz w:val="22"/>
                <w:szCs w:val="22"/>
              </w:rPr>
              <w:t>7e7 -&gt; 0xa5a7...07bdb6</w:t>
            </w:r>
          </w:p>
        </w:tc>
        <w:tc>
          <w:tcPr>
            <w:tcW w:w="1057" w:type="dxa"/>
            <w:tcBorders>
              <w:top w:val="nil"/>
              <w:left w:val="nil"/>
              <w:bottom w:val="nil"/>
              <w:right w:val="single" w:sz="8" w:space="0" w:color="000000" w:themeColor="text1"/>
            </w:tcBorders>
            <w:tcMar>
              <w:top w:w="15" w:type="dxa"/>
              <w:left w:w="15" w:type="dxa"/>
              <w:right w:w="15" w:type="dxa"/>
            </w:tcMar>
            <w:vAlign w:val="center"/>
          </w:tcPr>
          <w:p w14:paraId="2857F891" w14:textId="28206D55"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40033B36" w14:textId="7D90B749" w:rsidR="2F61107E" w:rsidRDefault="2F61107E" w:rsidP="2F61107E">
            <w:pPr>
              <w:spacing w:after="0"/>
              <w:jc w:val="center"/>
            </w:pPr>
            <w:r w:rsidRPr="2F61107E">
              <w:rPr>
                <w:rFonts w:ascii="Aptos Narrow" w:eastAsia="Aptos Narrow" w:hAnsi="Aptos Narrow" w:cs="Aptos Narrow"/>
                <w:color w:val="000000" w:themeColor="text1"/>
                <w:sz w:val="22"/>
                <w:szCs w:val="22"/>
              </w:rPr>
              <w:t>0xb233...d7c460 -&gt; 0xdac1...831ec7</w:t>
            </w:r>
          </w:p>
        </w:tc>
        <w:tc>
          <w:tcPr>
            <w:tcW w:w="1057" w:type="dxa"/>
            <w:tcBorders>
              <w:top w:val="nil"/>
              <w:left w:val="nil"/>
              <w:bottom w:val="nil"/>
              <w:right w:val="nil"/>
            </w:tcBorders>
            <w:tcMar>
              <w:top w:w="15" w:type="dxa"/>
              <w:left w:w="15" w:type="dxa"/>
              <w:right w:w="15" w:type="dxa"/>
            </w:tcMar>
            <w:vAlign w:val="center"/>
          </w:tcPr>
          <w:p w14:paraId="552A9927" w14:textId="5CBA8A59" w:rsidR="2F61107E" w:rsidRDefault="2F61107E" w:rsidP="2F61107E">
            <w:pPr>
              <w:spacing w:after="0"/>
              <w:jc w:val="center"/>
            </w:pPr>
            <w:r w:rsidRPr="2F61107E">
              <w:rPr>
                <w:rFonts w:ascii="Aptos Narrow" w:eastAsia="Aptos Narrow" w:hAnsi="Aptos Narrow" w:cs="Aptos Narrow"/>
                <w:color w:val="000000" w:themeColor="text1"/>
                <w:sz w:val="22"/>
                <w:szCs w:val="22"/>
              </w:rPr>
              <w:t>5</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7B0A00DB" w14:textId="38485C1F" w:rsidR="2F61107E" w:rsidRDefault="2F61107E" w:rsidP="2F61107E">
            <w:pPr>
              <w:spacing w:after="0"/>
              <w:jc w:val="center"/>
            </w:pPr>
            <w:r w:rsidRPr="2F61107E">
              <w:rPr>
                <w:rFonts w:ascii="Aptos Narrow" w:eastAsia="Aptos Narrow" w:hAnsi="Aptos Narrow" w:cs="Aptos Narrow"/>
                <w:color w:val="000000" w:themeColor="text1"/>
                <w:sz w:val="22"/>
                <w:szCs w:val="22"/>
              </w:rPr>
              <w:t>0x0000...d74a5f -&gt; 0x68d3...3e0dc9</w:t>
            </w:r>
          </w:p>
        </w:tc>
        <w:tc>
          <w:tcPr>
            <w:tcW w:w="1057" w:type="dxa"/>
            <w:tcBorders>
              <w:top w:val="nil"/>
              <w:left w:val="nil"/>
              <w:bottom w:val="nil"/>
              <w:right w:val="single" w:sz="8" w:space="0" w:color="000000" w:themeColor="text1"/>
            </w:tcBorders>
            <w:tcMar>
              <w:top w:w="15" w:type="dxa"/>
              <w:left w:w="15" w:type="dxa"/>
              <w:right w:w="15" w:type="dxa"/>
            </w:tcMar>
            <w:vAlign w:val="center"/>
          </w:tcPr>
          <w:p w14:paraId="560DC757" w14:textId="43086047" w:rsidR="2F61107E" w:rsidRDefault="2F61107E" w:rsidP="2F61107E">
            <w:pPr>
              <w:spacing w:after="0"/>
              <w:jc w:val="center"/>
            </w:pPr>
            <w:r w:rsidRPr="2F61107E">
              <w:rPr>
                <w:rFonts w:ascii="Aptos Narrow" w:eastAsia="Aptos Narrow" w:hAnsi="Aptos Narrow" w:cs="Aptos Narrow"/>
                <w:color w:val="000000" w:themeColor="text1"/>
                <w:sz w:val="22"/>
                <w:szCs w:val="22"/>
              </w:rPr>
              <w:t>24</w:t>
            </w:r>
          </w:p>
        </w:tc>
        <w:tc>
          <w:tcPr>
            <w:tcW w:w="1038" w:type="dxa"/>
            <w:tcBorders>
              <w:top w:val="nil"/>
              <w:left w:val="single" w:sz="8" w:space="0" w:color="000000" w:themeColor="text1"/>
              <w:bottom w:val="nil"/>
              <w:right w:val="nil"/>
            </w:tcBorders>
            <w:tcMar>
              <w:top w:w="15" w:type="dxa"/>
              <w:left w:w="15" w:type="dxa"/>
              <w:right w:w="15" w:type="dxa"/>
            </w:tcMar>
            <w:vAlign w:val="center"/>
          </w:tcPr>
          <w:p w14:paraId="5A43626F" w14:textId="1A33D20E" w:rsidR="2F61107E" w:rsidRDefault="2F61107E" w:rsidP="2F61107E">
            <w:pPr>
              <w:spacing w:after="0"/>
              <w:jc w:val="center"/>
            </w:pPr>
            <w:r w:rsidRPr="2F61107E">
              <w:rPr>
                <w:rFonts w:ascii="Aptos Narrow" w:eastAsia="Aptos Narrow" w:hAnsi="Aptos Narrow" w:cs="Aptos Narrow"/>
                <w:color w:val="000000" w:themeColor="text1"/>
                <w:sz w:val="22"/>
                <w:szCs w:val="22"/>
              </w:rPr>
              <w:t>0x89e5...aa7c40 -&gt; 0xdac1...831ec7</w:t>
            </w:r>
          </w:p>
        </w:tc>
        <w:tc>
          <w:tcPr>
            <w:tcW w:w="1058" w:type="dxa"/>
            <w:tcBorders>
              <w:top w:val="nil"/>
              <w:left w:val="nil"/>
              <w:bottom w:val="nil"/>
              <w:right w:val="single" w:sz="8" w:space="0" w:color="000000" w:themeColor="text1"/>
            </w:tcBorders>
            <w:tcMar>
              <w:top w:w="15" w:type="dxa"/>
              <w:left w:w="15" w:type="dxa"/>
              <w:right w:w="15" w:type="dxa"/>
            </w:tcMar>
            <w:vAlign w:val="center"/>
          </w:tcPr>
          <w:p w14:paraId="305556DE" w14:textId="0910A9A8" w:rsidR="2F61107E" w:rsidRDefault="2F61107E" w:rsidP="2F61107E">
            <w:pPr>
              <w:spacing w:after="0"/>
              <w:jc w:val="center"/>
            </w:pPr>
            <w:r w:rsidRPr="2F61107E">
              <w:rPr>
                <w:rFonts w:ascii="Aptos Narrow" w:eastAsia="Aptos Narrow" w:hAnsi="Aptos Narrow" w:cs="Aptos Narrow"/>
                <w:color w:val="000000" w:themeColor="text1"/>
                <w:sz w:val="22"/>
                <w:szCs w:val="22"/>
              </w:rPr>
              <w:t>37</w:t>
            </w:r>
          </w:p>
        </w:tc>
      </w:tr>
      <w:tr w:rsidR="2F61107E" w14:paraId="0BE89A3F" w14:textId="77777777" w:rsidTr="2F61107E">
        <w:trPr>
          <w:trHeight w:val="585"/>
        </w:trPr>
        <w:tc>
          <w:tcPr>
            <w:tcW w:w="978"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7AF6559E" w14:textId="656E27DB" w:rsidR="2F61107E" w:rsidRDefault="2F61107E" w:rsidP="2F61107E">
            <w:pPr>
              <w:spacing w:after="0"/>
              <w:jc w:val="center"/>
            </w:pPr>
            <w:r w:rsidRPr="2F61107E">
              <w:rPr>
                <w:rFonts w:ascii="Aptos Narrow" w:eastAsia="Aptos Narrow" w:hAnsi="Aptos Narrow" w:cs="Aptos Narrow"/>
                <w:b/>
                <w:bCs/>
                <w:color w:val="000000" w:themeColor="text1"/>
                <w:sz w:val="22"/>
                <w:szCs w:val="22"/>
              </w:rPr>
              <w:t>10</w:t>
            </w:r>
          </w:p>
        </w:tc>
        <w:tc>
          <w:tcPr>
            <w:tcW w:w="1038"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51D0FB78" w14:textId="259C2688" w:rsidR="2F61107E" w:rsidRDefault="2F61107E" w:rsidP="2F61107E">
            <w:pPr>
              <w:spacing w:after="0"/>
              <w:jc w:val="center"/>
            </w:pPr>
            <w:r w:rsidRPr="2F61107E">
              <w:rPr>
                <w:rFonts w:ascii="Aptos Narrow" w:eastAsia="Aptos Narrow" w:hAnsi="Aptos Narrow" w:cs="Aptos Narrow"/>
                <w:color w:val="000000" w:themeColor="text1"/>
                <w:sz w:val="22"/>
                <w:szCs w:val="22"/>
              </w:rPr>
              <w:t>0x89e5...aa7c40 -&gt; 0xdac1...831ec7</w:t>
            </w:r>
          </w:p>
        </w:tc>
        <w:tc>
          <w:tcPr>
            <w:tcW w:w="1057"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7B01528E" w14:textId="41369EA0"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c>
          <w:tcPr>
            <w:tcW w:w="1038"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2718941A" w14:textId="3A064DFB" w:rsidR="2F61107E" w:rsidRDefault="2F61107E" w:rsidP="2F61107E">
            <w:pPr>
              <w:spacing w:after="0"/>
              <w:jc w:val="center"/>
            </w:pPr>
            <w:r w:rsidRPr="2F61107E">
              <w:rPr>
                <w:rFonts w:ascii="Aptos Narrow" w:eastAsia="Aptos Narrow" w:hAnsi="Aptos Narrow" w:cs="Aptos Narrow"/>
                <w:color w:val="000000" w:themeColor="text1"/>
                <w:sz w:val="22"/>
                <w:szCs w:val="22"/>
              </w:rPr>
              <w:t>0x21a3...285549 -&gt; 0xdac1...831ec7</w:t>
            </w:r>
          </w:p>
        </w:tc>
        <w:tc>
          <w:tcPr>
            <w:tcW w:w="1057" w:type="dxa"/>
            <w:tcBorders>
              <w:top w:val="nil"/>
              <w:left w:val="nil"/>
              <w:bottom w:val="single" w:sz="8" w:space="0" w:color="000000" w:themeColor="text1"/>
              <w:right w:val="nil"/>
            </w:tcBorders>
            <w:tcMar>
              <w:top w:w="15" w:type="dxa"/>
              <w:left w:w="15" w:type="dxa"/>
              <w:right w:w="15" w:type="dxa"/>
            </w:tcMar>
            <w:vAlign w:val="center"/>
          </w:tcPr>
          <w:p w14:paraId="5AE2B25F" w14:textId="5F89424F" w:rsidR="2F61107E" w:rsidRDefault="2F61107E" w:rsidP="2F61107E">
            <w:pPr>
              <w:spacing w:after="0"/>
              <w:jc w:val="center"/>
            </w:pPr>
            <w:r w:rsidRPr="2F61107E">
              <w:rPr>
                <w:rFonts w:ascii="Aptos Narrow" w:eastAsia="Aptos Narrow" w:hAnsi="Aptos Narrow" w:cs="Aptos Narrow"/>
                <w:color w:val="000000" w:themeColor="text1"/>
                <w:sz w:val="22"/>
                <w:szCs w:val="22"/>
              </w:rPr>
              <w:t>5</w:t>
            </w:r>
          </w:p>
        </w:tc>
        <w:tc>
          <w:tcPr>
            <w:tcW w:w="1038"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7928942C" w14:textId="564DD29E" w:rsidR="2F61107E" w:rsidRDefault="2F61107E" w:rsidP="2F61107E">
            <w:pPr>
              <w:spacing w:after="0"/>
              <w:jc w:val="center"/>
            </w:pPr>
            <w:r w:rsidRPr="2F61107E">
              <w:rPr>
                <w:rFonts w:ascii="Aptos Narrow" w:eastAsia="Aptos Narrow" w:hAnsi="Aptos Narrow" w:cs="Aptos Narrow"/>
                <w:color w:val="000000" w:themeColor="text1"/>
                <w:sz w:val="22"/>
                <w:szCs w:val="22"/>
              </w:rPr>
              <w:t>0x22b0...b17e96 -&gt; 0x68d3...e66fbf</w:t>
            </w:r>
          </w:p>
        </w:tc>
        <w:tc>
          <w:tcPr>
            <w:tcW w:w="1057"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3F55AC98" w14:textId="5814B68B" w:rsidR="2F61107E" w:rsidRDefault="2F61107E" w:rsidP="2F61107E">
            <w:pPr>
              <w:spacing w:after="0"/>
              <w:jc w:val="center"/>
            </w:pPr>
            <w:r w:rsidRPr="2F61107E">
              <w:rPr>
                <w:rFonts w:ascii="Aptos Narrow" w:eastAsia="Aptos Narrow" w:hAnsi="Aptos Narrow" w:cs="Aptos Narrow"/>
                <w:color w:val="000000" w:themeColor="text1"/>
                <w:sz w:val="22"/>
                <w:szCs w:val="22"/>
              </w:rPr>
              <w:t>22</w:t>
            </w:r>
          </w:p>
        </w:tc>
        <w:tc>
          <w:tcPr>
            <w:tcW w:w="1038"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7F485871" w14:textId="083D23FF" w:rsidR="2F61107E" w:rsidRDefault="2F61107E" w:rsidP="2F61107E">
            <w:pPr>
              <w:spacing w:after="0"/>
              <w:jc w:val="center"/>
            </w:pPr>
            <w:r w:rsidRPr="2F61107E">
              <w:rPr>
                <w:rFonts w:ascii="Aptos Narrow" w:eastAsia="Aptos Narrow" w:hAnsi="Aptos Narrow" w:cs="Aptos Narrow"/>
                <w:color w:val="000000" w:themeColor="text1"/>
                <w:sz w:val="22"/>
                <w:szCs w:val="22"/>
              </w:rPr>
              <w:t>0x7830...a86f43 -&gt; 0xa9d1...1d3e43</w:t>
            </w:r>
          </w:p>
        </w:tc>
        <w:tc>
          <w:tcPr>
            <w:tcW w:w="1058"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0E1D9B9B" w14:textId="7DF856F2" w:rsidR="2F61107E" w:rsidRDefault="2F61107E" w:rsidP="2F61107E">
            <w:pPr>
              <w:spacing w:after="0"/>
              <w:jc w:val="center"/>
            </w:pPr>
            <w:r w:rsidRPr="2F61107E">
              <w:rPr>
                <w:rFonts w:ascii="Aptos Narrow" w:eastAsia="Aptos Narrow" w:hAnsi="Aptos Narrow" w:cs="Aptos Narrow"/>
                <w:color w:val="000000" w:themeColor="text1"/>
                <w:sz w:val="22"/>
                <w:szCs w:val="22"/>
              </w:rPr>
              <w:t>35</w:t>
            </w:r>
          </w:p>
        </w:tc>
      </w:tr>
    </w:tbl>
    <w:p w14:paraId="0E222668" w14:textId="506B0BCF" w:rsidR="2F61107E" w:rsidRDefault="2F61107E" w:rsidP="2F61107E"/>
    <w:tbl>
      <w:tblPr>
        <w:tblW w:w="0" w:type="auto"/>
        <w:tblLayout w:type="fixed"/>
        <w:tblLook w:val="06A0" w:firstRow="1" w:lastRow="0" w:firstColumn="1" w:lastColumn="0" w:noHBand="1" w:noVBand="1"/>
      </w:tblPr>
      <w:tblGrid>
        <w:gridCol w:w="1017"/>
        <w:gridCol w:w="1048"/>
        <w:gridCol w:w="1014"/>
        <w:gridCol w:w="1048"/>
        <w:gridCol w:w="1023"/>
        <w:gridCol w:w="1048"/>
        <w:gridCol w:w="1083"/>
        <w:gridCol w:w="1048"/>
        <w:gridCol w:w="1030"/>
      </w:tblGrid>
      <w:tr w:rsidR="2F61107E" w14:paraId="288BB41F" w14:textId="77777777" w:rsidTr="2F61107E">
        <w:trPr>
          <w:trHeight w:val="300"/>
        </w:trPr>
        <w:tc>
          <w:tcPr>
            <w:tcW w:w="9359" w:type="dxa"/>
            <w:gridSpan w:val="9"/>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6077AE0A" w14:textId="290EC4E3" w:rsidR="2F61107E" w:rsidRDefault="2F61107E" w:rsidP="2F61107E">
            <w:pPr>
              <w:spacing w:after="0"/>
              <w:jc w:val="center"/>
            </w:pPr>
            <w:r w:rsidRPr="2F61107E">
              <w:rPr>
                <w:rFonts w:ascii="Aptos Narrow" w:eastAsia="Aptos Narrow" w:hAnsi="Aptos Narrow" w:cs="Aptos Narrow"/>
                <w:b/>
                <w:bCs/>
                <w:color w:val="000000" w:themeColor="text1"/>
                <w:sz w:val="22"/>
                <w:szCs w:val="22"/>
              </w:rPr>
              <w:t xml:space="preserve">Table 7A. Query 3.2 </w:t>
            </w:r>
            <w:r w:rsidR="00F32178">
              <w:rPr>
                <w:rFonts w:ascii="Aptos Narrow" w:eastAsia="Aptos Narrow" w:hAnsi="Aptos Narrow" w:cs="Aptos Narrow"/>
                <w:b/>
                <w:bCs/>
                <w:color w:val="000000" w:themeColor="text1"/>
                <w:sz w:val="22"/>
                <w:szCs w:val="22"/>
              </w:rPr>
              <w:t>f</w:t>
            </w:r>
            <w:r w:rsidR="00F32178" w:rsidRPr="2F61107E">
              <w:rPr>
                <w:rFonts w:ascii="Aptos Narrow" w:eastAsia="Aptos Narrow" w:hAnsi="Aptos Narrow" w:cs="Aptos Narrow"/>
                <w:b/>
                <w:bCs/>
                <w:color w:val="000000" w:themeColor="text1"/>
                <w:sz w:val="22"/>
                <w:szCs w:val="22"/>
              </w:rPr>
              <w:t xml:space="preserve">or </w:t>
            </w:r>
            <w:r w:rsidR="00F32178" w:rsidRPr="00F32178">
              <w:rPr>
                <w:rFonts w:ascii="Aptos Narrow" w:eastAsia="Aptos Narrow" w:hAnsi="Aptos Narrow" w:cs="Aptos Narrow"/>
                <w:b/>
                <w:bCs/>
                <w:color w:val="000000" w:themeColor="text1"/>
                <w:sz w:val="22"/>
                <w:szCs w:val="22"/>
              </w:rPr>
              <w:t>each set of blocks</w:t>
            </w:r>
          </w:p>
        </w:tc>
      </w:tr>
      <w:tr w:rsidR="2F61107E" w14:paraId="260BB0FF" w14:textId="77777777" w:rsidTr="2F61107E">
        <w:trPr>
          <w:trHeight w:val="300"/>
        </w:trPr>
        <w:tc>
          <w:tcPr>
            <w:tcW w:w="1017"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49617B67" w14:textId="094FD061" w:rsidR="2F61107E" w:rsidRDefault="00BF41D8" w:rsidP="2F61107E">
            <w:pPr>
              <w:spacing w:after="0"/>
              <w:jc w:val="center"/>
            </w:pPr>
            <w:r>
              <w:rPr>
                <w:rFonts w:ascii="Aptos Narrow" w:eastAsia="Aptos Narrow" w:hAnsi="Aptos Narrow" w:cs="Aptos Narrow"/>
                <w:color w:val="000000" w:themeColor="text1"/>
                <w:sz w:val="22"/>
                <w:szCs w:val="22"/>
              </w:rPr>
              <w:t>Number of blocks</w:t>
            </w:r>
          </w:p>
        </w:tc>
        <w:tc>
          <w:tcPr>
            <w:tcW w:w="2062" w:type="dxa"/>
            <w:gridSpan w:val="2"/>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3F058D08" w14:textId="7B2C2FD1" w:rsidR="2F61107E" w:rsidRDefault="2F61107E" w:rsidP="2F61107E">
            <w:pPr>
              <w:spacing w:after="0"/>
              <w:jc w:val="center"/>
            </w:pPr>
            <w:r w:rsidRPr="2F61107E">
              <w:rPr>
                <w:rFonts w:ascii="Aptos Narrow" w:eastAsia="Aptos Narrow" w:hAnsi="Aptos Narrow" w:cs="Aptos Narrow"/>
                <w:color w:val="000000" w:themeColor="text1"/>
                <w:sz w:val="22"/>
                <w:szCs w:val="22"/>
              </w:rPr>
              <w:t>2</w:t>
            </w:r>
          </w:p>
        </w:tc>
        <w:tc>
          <w:tcPr>
            <w:tcW w:w="2071" w:type="dxa"/>
            <w:gridSpan w:val="2"/>
            <w:tcBorders>
              <w:top w:val="single" w:sz="8" w:space="0" w:color="000000" w:themeColor="text1"/>
              <w:left w:val="nil"/>
              <w:bottom w:val="single" w:sz="8" w:space="0" w:color="000000" w:themeColor="text1"/>
              <w:right w:val="nil"/>
            </w:tcBorders>
            <w:tcMar>
              <w:top w:w="15" w:type="dxa"/>
              <w:left w:w="15" w:type="dxa"/>
              <w:right w:w="15" w:type="dxa"/>
            </w:tcMar>
            <w:vAlign w:val="center"/>
          </w:tcPr>
          <w:p w14:paraId="5A11E27B" w14:textId="2434F2E4" w:rsidR="2F61107E" w:rsidRDefault="2F61107E" w:rsidP="2F61107E">
            <w:pPr>
              <w:spacing w:after="0"/>
              <w:jc w:val="center"/>
            </w:pPr>
            <w:r w:rsidRPr="2F61107E">
              <w:rPr>
                <w:rFonts w:ascii="Aptos Narrow" w:eastAsia="Aptos Narrow" w:hAnsi="Aptos Narrow" w:cs="Aptos Narrow"/>
                <w:color w:val="000000" w:themeColor="text1"/>
                <w:sz w:val="22"/>
                <w:szCs w:val="22"/>
              </w:rPr>
              <w:t>10</w:t>
            </w:r>
          </w:p>
        </w:tc>
        <w:tc>
          <w:tcPr>
            <w:tcW w:w="2131" w:type="dxa"/>
            <w:gridSpan w:val="2"/>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6919B260" w14:textId="0C40F632" w:rsidR="2F61107E" w:rsidRDefault="2F61107E" w:rsidP="2F61107E">
            <w:pPr>
              <w:spacing w:after="0"/>
              <w:jc w:val="center"/>
            </w:pPr>
            <w:r w:rsidRPr="2F61107E">
              <w:rPr>
                <w:rFonts w:ascii="Aptos Narrow" w:eastAsia="Aptos Narrow" w:hAnsi="Aptos Narrow" w:cs="Aptos Narrow"/>
                <w:color w:val="000000" w:themeColor="text1"/>
                <w:sz w:val="22"/>
                <w:szCs w:val="22"/>
              </w:rPr>
              <w:t>50</w:t>
            </w:r>
          </w:p>
        </w:tc>
        <w:tc>
          <w:tcPr>
            <w:tcW w:w="2078" w:type="dxa"/>
            <w:gridSpan w:val="2"/>
            <w:tcBorders>
              <w:top w:val="single" w:sz="8" w:space="0" w:color="000000" w:themeColor="text1"/>
              <w:left w:val="nil"/>
              <w:bottom w:val="single" w:sz="8" w:space="0" w:color="000000" w:themeColor="text1"/>
              <w:right w:val="nil"/>
            </w:tcBorders>
            <w:tcMar>
              <w:top w:w="15" w:type="dxa"/>
              <w:left w:w="15" w:type="dxa"/>
              <w:right w:w="15" w:type="dxa"/>
            </w:tcMar>
            <w:vAlign w:val="center"/>
          </w:tcPr>
          <w:p w14:paraId="410727A5" w14:textId="189ADC3F" w:rsidR="2F61107E" w:rsidRDefault="2F61107E" w:rsidP="2F61107E">
            <w:pPr>
              <w:spacing w:after="0"/>
              <w:jc w:val="center"/>
            </w:pPr>
            <w:r w:rsidRPr="2F61107E">
              <w:rPr>
                <w:rFonts w:ascii="Aptos Narrow" w:eastAsia="Aptos Narrow" w:hAnsi="Aptos Narrow" w:cs="Aptos Narrow"/>
                <w:color w:val="000000" w:themeColor="text1"/>
                <w:sz w:val="22"/>
                <w:szCs w:val="22"/>
              </w:rPr>
              <w:t>100</w:t>
            </w:r>
          </w:p>
        </w:tc>
      </w:tr>
      <w:tr w:rsidR="2F61107E" w14:paraId="1100273F" w14:textId="77777777" w:rsidTr="2F61107E">
        <w:trPr>
          <w:trHeight w:val="300"/>
        </w:trPr>
        <w:tc>
          <w:tcPr>
            <w:tcW w:w="1017"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2F378648" w14:textId="2D358EE5" w:rsidR="2F61107E" w:rsidRDefault="2F61107E" w:rsidP="2F61107E">
            <w:pPr>
              <w:spacing w:after="0"/>
              <w:jc w:val="center"/>
            </w:pPr>
            <w:r w:rsidRPr="2F61107E">
              <w:rPr>
                <w:rFonts w:ascii="Aptos Narrow" w:eastAsia="Aptos Narrow" w:hAnsi="Aptos Narrow" w:cs="Aptos Narrow"/>
                <w:color w:val="000000" w:themeColor="text1"/>
                <w:sz w:val="22"/>
                <w:szCs w:val="22"/>
              </w:rPr>
              <w:lastRenderedPageBreak/>
              <w:t>Rank</w:t>
            </w:r>
          </w:p>
        </w:tc>
        <w:tc>
          <w:tcPr>
            <w:tcW w:w="1048"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0F687E83" w14:textId="04EFC3BC"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14"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0720EB89" w14:textId="48AECBF5" w:rsidR="2F61107E" w:rsidRDefault="2F61107E" w:rsidP="2F61107E">
            <w:pPr>
              <w:spacing w:after="0"/>
              <w:jc w:val="center"/>
            </w:pPr>
            <w:r w:rsidRPr="2F61107E">
              <w:rPr>
                <w:rFonts w:ascii="Aptos Narrow" w:eastAsia="Aptos Narrow" w:hAnsi="Aptos Narrow" w:cs="Aptos Narrow"/>
                <w:color w:val="000000" w:themeColor="text1"/>
                <w:sz w:val="22"/>
                <w:szCs w:val="22"/>
              </w:rPr>
              <w:t>Total Value Sent (</w:t>
            </w:r>
            <w:r w:rsidR="0046329A">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c>
          <w:tcPr>
            <w:tcW w:w="1048"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141F0068" w14:textId="77425C56"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23"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4EDA5B87" w14:textId="691289FE" w:rsidR="2F61107E" w:rsidRDefault="2F61107E" w:rsidP="2F61107E">
            <w:pPr>
              <w:spacing w:after="0"/>
              <w:jc w:val="center"/>
            </w:pPr>
            <w:r w:rsidRPr="2F61107E">
              <w:rPr>
                <w:rFonts w:ascii="Aptos Narrow" w:eastAsia="Aptos Narrow" w:hAnsi="Aptos Narrow" w:cs="Aptos Narrow"/>
                <w:color w:val="000000" w:themeColor="text1"/>
                <w:sz w:val="22"/>
                <w:szCs w:val="22"/>
              </w:rPr>
              <w:t>Total Value Sent (</w:t>
            </w:r>
            <w:r w:rsidR="0046329A">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c>
          <w:tcPr>
            <w:tcW w:w="1048"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18AA2815" w14:textId="1EEF3EF1"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83"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30D36668" w14:textId="74ECCFF1" w:rsidR="2F61107E" w:rsidRDefault="2F61107E" w:rsidP="2F61107E">
            <w:pPr>
              <w:spacing w:after="0"/>
              <w:jc w:val="center"/>
            </w:pPr>
            <w:r w:rsidRPr="2F61107E">
              <w:rPr>
                <w:rFonts w:ascii="Aptos Narrow" w:eastAsia="Aptos Narrow" w:hAnsi="Aptos Narrow" w:cs="Aptos Narrow"/>
                <w:color w:val="000000" w:themeColor="text1"/>
                <w:sz w:val="22"/>
                <w:szCs w:val="22"/>
              </w:rPr>
              <w:t>Total Value Sent (</w:t>
            </w:r>
            <w:r w:rsidR="0046329A">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c>
          <w:tcPr>
            <w:tcW w:w="1048"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46190FE6" w14:textId="777C7B4F" w:rsidR="2F61107E" w:rsidRDefault="2F61107E" w:rsidP="2F61107E">
            <w:pPr>
              <w:spacing w:after="0"/>
              <w:jc w:val="center"/>
            </w:pPr>
            <w:r w:rsidRPr="2F61107E">
              <w:rPr>
                <w:rFonts w:ascii="Aptos Narrow" w:eastAsia="Aptos Narrow" w:hAnsi="Aptos Narrow" w:cs="Aptos Narrow"/>
                <w:color w:val="000000" w:themeColor="text1"/>
                <w:sz w:val="22"/>
                <w:szCs w:val="22"/>
              </w:rPr>
              <w:t>Account</w:t>
            </w:r>
          </w:p>
        </w:tc>
        <w:tc>
          <w:tcPr>
            <w:tcW w:w="1030"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4BDB618E" w14:textId="568FF635" w:rsidR="2F61107E" w:rsidRDefault="2F61107E" w:rsidP="2F61107E">
            <w:pPr>
              <w:spacing w:after="0"/>
              <w:jc w:val="center"/>
            </w:pPr>
            <w:r w:rsidRPr="2F61107E">
              <w:rPr>
                <w:rFonts w:ascii="Aptos Narrow" w:eastAsia="Aptos Narrow" w:hAnsi="Aptos Narrow" w:cs="Aptos Narrow"/>
                <w:color w:val="000000" w:themeColor="text1"/>
                <w:sz w:val="22"/>
                <w:szCs w:val="22"/>
              </w:rPr>
              <w:t>Total Value Sent (</w:t>
            </w:r>
            <w:r w:rsidR="0046329A">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r>
      <w:tr w:rsidR="2F61107E" w14:paraId="3CD10118" w14:textId="77777777" w:rsidTr="2F61107E">
        <w:trPr>
          <w:trHeight w:val="585"/>
        </w:trPr>
        <w:tc>
          <w:tcPr>
            <w:tcW w:w="1017" w:type="dxa"/>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695C7451" w14:textId="2D75A3B1" w:rsidR="2F61107E" w:rsidRDefault="2F61107E" w:rsidP="2F61107E">
            <w:pPr>
              <w:spacing w:after="0"/>
              <w:jc w:val="center"/>
            </w:pPr>
            <w:r w:rsidRPr="2F61107E">
              <w:rPr>
                <w:rFonts w:ascii="Aptos Narrow" w:eastAsia="Aptos Narrow" w:hAnsi="Aptos Narrow" w:cs="Aptos Narrow"/>
                <w:b/>
                <w:bCs/>
                <w:color w:val="000000" w:themeColor="text1"/>
                <w:sz w:val="22"/>
                <w:szCs w:val="22"/>
              </w:rPr>
              <w:t>1</w:t>
            </w:r>
          </w:p>
        </w:tc>
        <w:tc>
          <w:tcPr>
            <w:tcW w:w="1048" w:type="dxa"/>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6FD332C9" w14:textId="135D6AFF" w:rsidR="2F61107E" w:rsidRDefault="2F61107E" w:rsidP="2F61107E">
            <w:pPr>
              <w:spacing w:after="0"/>
              <w:jc w:val="center"/>
            </w:pPr>
            <w:r w:rsidRPr="2F61107E">
              <w:rPr>
                <w:rFonts w:ascii="Aptos Narrow" w:eastAsia="Aptos Narrow" w:hAnsi="Aptos Narrow" w:cs="Aptos Narrow"/>
                <w:color w:val="000000" w:themeColor="text1"/>
                <w:sz w:val="22"/>
                <w:szCs w:val="22"/>
              </w:rPr>
              <w:t>0x7f1d.</w:t>
            </w:r>
            <w:proofErr w:type="gramStart"/>
            <w:r w:rsidRPr="2F61107E">
              <w:rPr>
                <w:rFonts w:ascii="Aptos Narrow" w:eastAsia="Aptos Narrow" w:hAnsi="Aptos Narrow" w:cs="Aptos Narrow"/>
                <w:color w:val="000000" w:themeColor="text1"/>
                <w:sz w:val="22"/>
                <w:szCs w:val="22"/>
              </w:rPr>
              <w:t>..e</w:t>
            </w:r>
            <w:proofErr w:type="gramEnd"/>
            <w:r w:rsidRPr="2F61107E">
              <w:rPr>
                <w:rFonts w:ascii="Aptos Narrow" w:eastAsia="Aptos Narrow" w:hAnsi="Aptos Narrow" w:cs="Aptos Narrow"/>
                <w:color w:val="000000" w:themeColor="text1"/>
                <w:sz w:val="22"/>
                <w:szCs w:val="22"/>
              </w:rPr>
              <w:t>4219b -&gt; 0x1111...960582</w:t>
            </w:r>
          </w:p>
        </w:tc>
        <w:tc>
          <w:tcPr>
            <w:tcW w:w="1014" w:type="dxa"/>
            <w:tcBorders>
              <w:top w:val="single" w:sz="8" w:space="0" w:color="000000" w:themeColor="text1"/>
              <w:left w:val="nil"/>
              <w:bottom w:val="nil"/>
              <w:right w:val="single" w:sz="8" w:space="0" w:color="000000" w:themeColor="text1"/>
            </w:tcBorders>
            <w:tcMar>
              <w:top w:w="15" w:type="dxa"/>
              <w:left w:w="15" w:type="dxa"/>
              <w:right w:w="15" w:type="dxa"/>
            </w:tcMar>
            <w:vAlign w:val="center"/>
          </w:tcPr>
          <w:p w14:paraId="3C624B13" w14:textId="0E9BC940" w:rsidR="2F61107E" w:rsidRDefault="2F61107E" w:rsidP="2F61107E">
            <w:pPr>
              <w:spacing w:after="0"/>
              <w:jc w:val="center"/>
            </w:pPr>
            <w:r w:rsidRPr="2F61107E">
              <w:rPr>
                <w:rFonts w:ascii="Aptos Narrow" w:eastAsia="Aptos Narrow" w:hAnsi="Aptos Narrow" w:cs="Aptos Narrow"/>
                <w:color w:val="000000" w:themeColor="text1"/>
                <w:sz w:val="22"/>
                <w:szCs w:val="22"/>
              </w:rPr>
              <w:t>7,4510</w:t>
            </w:r>
          </w:p>
        </w:tc>
        <w:tc>
          <w:tcPr>
            <w:tcW w:w="1048" w:type="dxa"/>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4A565525" w14:textId="3F0803CF" w:rsidR="2F61107E" w:rsidRDefault="2F61107E" w:rsidP="2F61107E">
            <w:pPr>
              <w:spacing w:after="0"/>
              <w:jc w:val="center"/>
            </w:pPr>
            <w:r w:rsidRPr="2F61107E">
              <w:rPr>
                <w:rFonts w:ascii="Aptos Narrow" w:eastAsia="Aptos Narrow" w:hAnsi="Aptos Narrow" w:cs="Aptos Narrow"/>
                <w:color w:val="000000" w:themeColor="text1"/>
                <w:sz w:val="22"/>
                <w:szCs w:val="22"/>
              </w:rPr>
              <w:t>0x4530...92b785 -&gt; 0x0b2f...07c8c2</w:t>
            </w:r>
          </w:p>
        </w:tc>
        <w:tc>
          <w:tcPr>
            <w:tcW w:w="1023" w:type="dxa"/>
            <w:tcBorders>
              <w:top w:val="single" w:sz="8" w:space="0" w:color="000000" w:themeColor="text1"/>
              <w:left w:val="nil"/>
              <w:bottom w:val="nil"/>
              <w:right w:val="nil"/>
            </w:tcBorders>
            <w:tcMar>
              <w:top w:w="15" w:type="dxa"/>
              <w:left w:w="15" w:type="dxa"/>
              <w:right w:w="15" w:type="dxa"/>
            </w:tcMar>
            <w:vAlign w:val="center"/>
          </w:tcPr>
          <w:p w14:paraId="6D9129C1" w14:textId="32DD10DC" w:rsidR="2F61107E" w:rsidRDefault="2F61107E" w:rsidP="2F61107E">
            <w:pPr>
              <w:spacing w:after="0"/>
              <w:jc w:val="center"/>
            </w:pPr>
            <w:r w:rsidRPr="2F61107E">
              <w:rPr>
                <w:rFonts w:ascii="Aptos Narrow" w:eastAsia="Aptos Narrow" w:hAnsi="Aptos Narrow" w:cs="Aptos Narrow"/>
                <w:color w:val="000000" w:themeColor="text1"/>
                <w:sz w:val="22"/>
                <w:szCs w:val="22"/>
              </w:rPr>
              <w:t>199,0350</w:t>
            </w:r>
          </w:p>
        </w:tc>
        <w:tc>
          <w:tcPr>
            <w:tcW w:w="1048" w:type="dxa"/>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37D6A05E" w14:textId="3FA00769" w:rsidR="2F61107E" w:rsidRDefault="2F61107E" w:rsidP="2F61107E">
            <w:pPr>
              <w:spacing w:after="0"/>
              <w:jc w:val="center"/>
            </w:pPr>
            <w:r w:rsidRPr="2F61107E">
              <w:rPr>
                <w:rFonts w:ascii="Aptos Narrow" w:eastAsia="Aptos Narrow" w:hAnsi="Aptos Narrow" w:cs="Aptos Narrow"/>
                <w:color w:val="000000" w:themeColor="text1"/>
                <w:sz w:val="22"/>
                <w:szCs w:val="22"/>
              </w:rPr>
              <w:t>0xe537...ed1961 -&gt; 0x3088...daf216</w:t>
            </w:r>
          </w:p>
        </w:tc>
        <w:tc>
          <w:tcPr>
            <w:tcW w:w="1083" w:type="dxa"/>
            <w:tcBorders>
              <w:top w:val="single" w:sz="8" w:space="0" w:color="000000" w:themeColor="text1"/>
              <w:left w:val="nil"/>
              <w:bottom w:val="nil"/>
              <w:right w:val="single" w:sz="8" w:space="0" w:color="000000" w:themeColor="text1"/>
            </w:tcBorders>
            <w:tcMar>
              <w:top w:w="15" w:type="dxa"/>
              <w:left w:w="15" w:type="dxa"/>
              <w:right w:w="15" w:type="dxa"/>
            </w:tcMar>
            <w:vAlign w:val="center"/>
          </w:tcPr>
          <w:p w14:paraId="7434C717" w14:textId="3C0122B2" w:rsidR="2F61107E" w:rsidRDefault="2F61107E" w:rsidP="2F61107E">
            <w:pPr>
              <w:spacing w:after="0"/>
              <w:jc w:val="center"/>
            </w:pPr>
            <w:r w:rsidRPr="2F61107E">
              <w:rPr>
                <w:rFonts w:ascii="Aptos Narrow" w:eastAsia="Aptos Narrow" w:hAnsi="Aptos Narrow" w:cs="Aptos Narrow"/>
                <w:color w:val="000000" w:themeColor="text1"/>
                <w:sz w:val="22"/>
                <w:szCs w:val="22"/>
              </w:rPr>
              <w:t>1.462,0000</w:t>
            </w:r>
          </w:p>
        </w:tc>
        <w:tc>
          <w:tcPr>
            <w:tcW w:w="1048" w:type="dxa"/>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19B5F5E0" w14:textId="5612260D" w:rsidR="2F61107E" w:rsidRDefault="2F61107E" w:rsidP="2F61107E">
            <w:pPr>
              <w:spacing w:after="0"/>
              <w:jc w:val="center"/>
            </w:pPr>
            <w:r w:rsidRPr="2F61107E">
              <w:rPr>
                <w:rFonts w:ascii="Aptos Narrow" w:eastAsia="Aptos Narrow" w:hAnsi="Aptos Narrow" w:cs="Aptos Narrow"/>
                <w:color w:val="000000" w:themeColor="text1"/>
                <w:sz w:val="22"/>
                <w:szCs w:val="22"/>
              </w:rPr>
              <w:t>0xb5d8...43f511 -&gt; 0xa9d1...1d3e43</w:t>
            </w:r>
          </w:p>
        </w:tc>
        <w:tc>
          <w:tcPr>
            <w:tcW w:w="1030" w:type="dxa"/>
            <w:tcBorders>
              <w:top w:val="single" w:sz="8" w:space="0" w:color="000000" w:themeColor="text1"/>
              <w:left w:val="nil"/>
              <w:bottom w:val="nil"/>
              <w:right w:val="single" w:sz="8" w:space="0" w:color="000000" w:themeColor="text1"/>
            </w:tcBorders>
            <w:tcMar>
              <w:top w:w="15" w:type="dxa"/>
              <w:left w:w="15" w:type="dxa"/>
              <w:right w:w="15" w:type="dxa"/>
            </w:tcMar>
            <w:vAlign w:val="center"/>
          </w:tcPr>
          <w:p w14:paraId="617F225D" w14:textId="7CCBB9E8" w:rsidR="2F61107E" w:rsidRDefault="2F61107E" w:rsidP="2F61107E">
            <w:pPr>
              <w:spacing w:after="0"/>
              <w:jc w:val="center"/>
            </w:pPr>
            <w:r w:rsidRPr="2F61107E">
              <w:rPr>
                <w:rFonts w:ascii="Aptos Narrow" w:eastAsia="Aptos Narrow" w:hAnsi="Aptos Narrow" w:cs="Aptos Narrow"/>
                <w:color w:val="000000" w:themeColor="text1"/>
                <w:sz w:val="22"/>
                <w:szCs w:val="22"/>
              </w:rPr>
              <w:t>2.505,7400</w:t>
            </w:r>
          </w:p>
        </w:tc>
      </w:tr>
      <w:tr w:rsidR="2F61107E" w14:paraId="58B58AEB" w14:textId="77777777" w:rsidTr="2F61107E">
        <w:trPr>
          <w:trHeight w:val="585"/>
        </w:trPr>
        <w:tc>
          <w:tcPr>
            <w:tcW w:w="1017" w:type="dxa"/>
            <w:tcBorders>
              <w:top w:val="nil"/>
              <w:left w:val="single" w:sz="8" w:space="0" w:color="000000" w:themeColor="text1"/>
              <w:bottom w:val="nil"/>
              <w:right w:val="nil"/>
            </w:tcBorders>
            <w:tcMar>
              <w:top w:w="15" w:type="dxa"/>
              <w:left w:w="15" w:type="dxa"/>
              <w:right w:w="15" w:type="dxa"/>
            </w:tcMar>
            <w:vAlign w:val="center"/>
          </w:tcPr>
          <w:p w14:paraId="01CC75A6" w14:textId="49E4CD8F" w:rsidR="2F61107E" w:rsidRDefault="2F61107E" w:rsidP="2F61107E">
            <w:pPr>
              <w:spacing w:after="0"/>
              <w:jc w:val="center"/>
            </w:pPr>
            <w:r w:rsidRPr="2F61107E">
              <w:rPr>
                <w:rFonts w:ascii="Aptos Narrow" w:eastAsia="Aptos Narrow" w:hAnsi="Aptos Narrow" w:cs="Aptos Narrow"/>
                <w:b/>
                <w:bCs/>
                <w:color w:val="000000" w:themeColor="text1"/>
                <w:sz w:val="22"/>
                <w:szCs w:val="22"/>
              </w:rPr>
              <w:t>2</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2216A2BB" w14:textId="17F7FB9C" w:rsidR="2F61107E" w:rsidRDefault="2F61107E" w:rsidP="2F61107E">
            <w:pPr>
              <w:spacing w:after="0"/>
              <w:jc w:val="center"/>
            </w:pPr>
            <w:r w:rsidRPr="2F61107E">
              <w:rPr>
                <w:rFonts w:ascii="Aptos Narrow" w:eastAsia="Aptos Narrow" w:hAnsi="Aptos Narrow" w:cs="Aptos Narrow"/>
                <w:color w:val="000000" w:themeColor="text1"/>
                <w:sz w:val="22"/>
                <w:szCs w:val="22"/>
              </w:rPr>
              <w:t>0x3a21...a74b22 -&gt; 0x449f.</w:t>
            </w:r>
            <w:proofErr w:type="gramStart"/>
            <w:r w:rsidRPr="2F61107E">
              <w:rPr>
                <w:rFonts w:ascii="Aptos Narrow" w:eastAsia="Aptos Narrow" w:hAnsi="Aptos Narrow" w:cs="Aptos Narrow"/>
                <w:color w:val="000000" w:themeColor="text1"/>
                <w:sz w:val="22"/>
                <w:szCs w:val="22"/>
              </w:rPr>
              <w:t>..a</w:t>
            </w:r>
            <w:proofErr w:type="gramEnd"/>
            <w:r w:rsidRPr="2F61107E">
              <w:rPr>
                <w:rFonts w:ascii="Aptos Narrow" w:eastAsia="Aptos Narrow" w:hAnsi="Aptos Narrow" w:cs="Aptos Narrow"/>
                <w:color w:val="000000" w:themeColor="text1"/>
                <w:sz w:val="22"/>
                <w:szCs w:val="22"/>
              </w:rPr>
              <w:t>3d115</w:t>
            </w:r>
          </w:p>
        </w:tc>
        <w:tc>
          <w:tcPr>
            <w:tcW w:w="1014" w:type="dxa"/>
            <w:tcBorders>
              <w:top w:val="nil"/>
              <w:left w:val="nil"/>
              <w:bottom w:val="nil"/>
              <w:right w:val="single" w:sz="8" w:space="0" w:color="000000" w:themeColor="text1"/>
            </w:tcBorders>
            <w:tcMar>
              <w:top w:w="15" w:type="dxa"/>
              <w:left w:w="15" w:type="dxa"/>
              <w:right w:w="15" w:type="dxa"/>
            </w:tcMar>
            <w:vAlign w:val="center"/>
          </w:tcPr>
          <w:p w14:paraId="5A0249D7" w14:textId="07453A13" w:rsidR="2F61107E" w:rsidRDefault="2F61107E" w:rsidP="2F61107E">
            <w:pPr>
              <w:spacing w:after="0"/>
              <w:jc w:val="center"/>
            </w:pPr>
            <w:r w:rsidRPr="2F61107E">
              <w:rPr>
                <w:rFonts w:ascii="Aptos Narrow" w:eastAsia="Aptos Narrow" w:hAnsi="Aptos Narrow" w:cs="Aptos Narrow"/>
                <w:color w:val="000000" w:themeColor="text1"/>
                <w:sz w:val="22"/>
                <w:szCs w:val="22"/>
              </w:rPr>
              <w:t>5,1080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26DB1343" w14:textId="0AFCB1B1" w:rsidR="2F61107E" w:rsidRDefault="2F61107E" w:rsidP="2F61107E">
            <w:pPr>
              <w:spacing w:after="0"/>
              <w:jc w:val="center"/>
            </w:pPr>
            <w:r w:rsidRPr="2F61107E">
              <w:rPr>
                <w:rFonts w:ascii="Aptos Narrow" w:eastAsia="Aptos Narrow" w:hAnsi="Aptos Narrow" w:cs="Aptos Narrow"/>
                <w:color w:val="000000" w:themeColor="text1"/>
                <w:sz w:val="22"/>
                <w:szCs w:val="22"/>
              </w:rPr>
              <w:t>0x3ab4...d02c90 -&gt; 0x8131...8afe12</w:t>
            </w:r>
          </w:p>
        </w:tc>
        <w:tc>
          <w:tcPr>
            <w:tcW w:w="1023" w:type="dxa"/>
            <w:tcBorders>
              <w:top w:val="nil"/>
              <w:left w:val="nil"/>
              <w:bottom w:val="nil"/>
              <w:right w:val="nil"/>
            </w:tcBorders>
            <w:tcMar>
              <w:top w:w="15" w:type="dxa"/>
              <w:left w:w="15" w:type="dxa"/>
              <w:right w:w="15" w:type="dxa"/>
            </w:tcMar>
            <w:vAlign w:val="center"/>
          </w:tcPr>
          <w:p w14:paraId="05DB955A" w14:textId="633490F1" w:rsidR="2F61107E" w:rsidRDefault="2F61107E" w:rsidP="2F61107E">
            <w:pPr>
              <w:spacing w:after="0"/>
              <w:jc w:val="center"/>
            </w:pPr>
            <w:r w:rsidRPr="2F61107E">
              <w:rPr>
                <w:rFonts w:ascii="Aptos Narrow" w:eastAsia="Aptos Narrow" w:hAnsi="Aptos Narrow" w:cs="Aptos Narrow"/>
                <w:color w:val="000000" w:themeColor="text1"/>
                <w:sz w:val="22"/>
                <w:szCs w:val="22"/>
              </w:rPr>
              <w:t>50,0000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12192A43" w14:textId="745286D3" w:rsidR="2F61107E" w:rsidRDefault="2F61107E" w:rsidP="2F61107E">
            <w:pPr>
              <w:spacing w:after="0"/>
              <w:jc w:val="center"/>
            </w:pPr>
            <w:r w:rsidRPr="2F61107E">
              <w:rPr>
                <w:rFonts w:ascii="Aptos Narrow" w:eastAsia="Aptos Narrow" w:hAnsi="Aptos Narrow" w:cs="Aptos Narrow"/>
                <w:color w:val="000000" w:themeColor="text1"/>
                <w:sz w:val="22"/>
                <w:szCs w:val="22"/>
              </w:rPr>
              <w:t>0xc86c...583d12 -&gt; 0x8934...c7b2b9</w:t>
            </w:r>
          </w:p>
        </w:tc>
        <w:tc>
          <w:tcPr>
            <w:tcW w:w="1083" w:type="dxa"/>
            <w:tcBorders>
              <w:top w:val="nil"/>
              <w:left w:val="nil"/>
              <w:bottom w:val="nil"/>
              <w:right w:val="single" w:sz="8" w:space="0" w:color="000000" w:themeColor="text1"/>
            </w:tcBorders>
            <w:tcMar>
              <w:top w:w="15" w:type="dxa"/>
              <w:left w:w="15" w:type="dxa"/>
              <w:right w:w="15" w:type="dxa"/>
            </w:tcMar>
            <w:vAlign w:val="center"/>
          </w:tcPr>
          <w:p w14:paraId="15F4FB1A" w14:textId="49D608F1" w:rsidR="2F61107E" w:rsidRDefault="2F61107E" w:rsidP="2F61107E">
            <w:pPr>
              <w:spacing w:after="0"/>
              <w:jc w:val="center"/>
            </w:pPr>
            <w:r w:rsidRPr="2F61107E">
              <w:rPr>
                <w:rFonts w:ascii="Aptos Narrow" w:eastAsia="Aptos Narrow" w:hAnsi="Aptos Narrow" w:cs="Aptos Narrow"/>
                <w:color w:val="000000" w:themeColor="text1"/>
                <w:sz w:val="22"/>
                <w:szCs w:val="22"/>
              </w:rPr>
              <w:t>770,0000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1C3F142D" w14:textId="7A686952" w:rsidR="2F61107E" w:rsidRDefault="2F61107E" w:rsidP="2F61107E">
            <w:pPr>
              <w:spacing w:after="0"/>
              <w:jc w:val="center"/>
            </w:pPr>
            <w:r w:rsidRPr="2F61107E">
              <w:rPr>
                <w:rFonts w:ascii="Aptos Narrow" w:eastAsia="Aptos Narrow" w:hAnsi="Aptos Narrow" w:cs="Aptos Narrow"/>
                <w:color w:val="000000" w:themeColor="text1"/>
                <w:sz w:val="22"/>
                <w:szCs w:val="22"/>
              </w:rPr>
              <w:t>0xe537...ed1961 -&gt; 0x3088...daf216</w:t>
            </w:r>
          </w:p>
        </w:tc>
        <w:tc>
          <w:tcPr>
            <w:tcW w:w="1030" w:type="dxa"/>
            <w:tcBorders>
              <w:top w:val="nil"/>
              <w:left w:val="nil"/>
              <w:bottom w:val="nil"/>
              <w:right w:val="single" w:sz="8" w:space="0" w:color="000000" w:themeColor="text1"/>
            </w:tcBorders>
            <w:tcMar>
              <w:top w:w="15" w:type="dxa"/>
              <w:left w:w="15" w:type="dxa"/>
              <w:right w:w="15" w:type="dxa"/>
            </w:tcMar>
            <w:vAlign w:val="center"/>
          </w:tcPr>
          <w:p w14:paraId="5752D0E5" w14:textId="08E66017" w:rsidR="2F61107E" w:rsidRDefault="2F61107E" w:rsidP="2F61107E">
            <w:pPr>
              <w:spacing w:after="0"/>
              <w:jc w:val="center"/>
            </w:pPr>
            <w:r w:rsidRPr="2F61107E">
              <w:rPr>
                <w:rFonts w:ascii="Aptos Narrow" w:eastAsia="Aptos Narrow" w:hAnsi="Aptos Narrow" w:cs="Aptos Narrow"/>
                <w:color w:val="000000" w:themeColor="text1"/>
                <w:sz w:val="22"/>
                <w:szCs w:val="22"/>
              </w:rPr>
              <w:t>1.462,0000</w:t>
            </w:r>
          </w:p>
        </w:tc>
      </w:tr>
      <w:tr w:rsidR="2F61107E" w14:paraId="3EB009B6" w14:textId="77777777" w:rsidTr="2F61107E">
        <w:trPr>
          <w:trHeight w:val="585"/>
        </w:trPr>
        <w:tc>
          <w:tcPr>
            <w:tcW w:w="1017" w:type="dxa"/>
            <w:tcBorders>
              <w:top w:val="nil"/>
              <w:left w:val="single" w:sz="8" w:space="0" w:color="000000" w:themeColor="text1"/>
              <w:bottom w:val="nil"/>
              <w:right w:val="nil"/>
            </w:tcBorders>
            <w:tcMar>
              <w:top w:w="15" w:type="dxa"/>
              <w:left w:w="15" w:type="dxa"/>
              <w:right w:w="15" w:type="dxa"/>
            </w:tcMar>
            <w:vAlign w:val="center"/>
          </w:tcPr>
          <w:p w14:paraId="18E527BE" w14:textId="0B3A9327" w:rsidR="2F61107E" w:rsidRDefault="2F61107E" w:rsidP="2F61107E">
            <w:pPr>
              <w:spacing w:after="0"/>
              <w:jc w:val="center"/>
            </w:pPr>
            <w:r w:rsidRPr="2F61107E">
              <w:rPr>
                <w:rFonts w:ascii="Aptos Narrow" w:eastAsia="Aptos Narrow" w:hAnsi="Aptos Narrow" w:cs="Aptos Narrow"/>
                <w:b/>
                <w:bCs/>
                <w:color w:val="000000" w:themeColor="text1"/>
                <w:sz w:val="22"/>
                <w:szCs w:val="22"/>
              </w:rPr>
              <w:t>3</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0E5463CC" w14:textId="6B83236F" w:rsidR="2F61107E" w:rsidRDefault="2F61107E" w:rsidP="2F61107E">
            <w:pPr>
              <w:spacing w:after="0"/>
              <w:jc w:val="center"/>
            </w:pPr>
            <w:r w:rsidRPr="2F61107E">
              <w:rPr>
                <w:rFonts w:ascii="Aptos Narrow" w:eastAsia="Aptos Narrow" w:hAnsi="Aptos Narrow" w:cs="Aptos Narrow"/>
                <w:color w:val="000000" w:themeColor="text1"/>
                <w:sz w:val="22"/>
                <w:szCs w:val="22"/>
              </w:rPr>
              <w:t>0x6edf...1c5048 -&gt; 0x3220...bf5daa</w:t>
            </w:r>
          </w:p>
        </w:tc>
        <w:tc>
          <w:tcPr>
            <w:tcW w:w="1014" w:type="dxa"/>
            <w:tcBorders>
              <w:top w:val="nil"/>
              <w:left w:val="nil"/>
              <w:bottom w:val="nil"/>
              <w:right w:val="single" w:sz="8" w:space="0" w:color="000000" w:themeColor="text1"/>
            </w:tcBorders>
            <w:tcMar>
              <w:top w:w="15" w:type="dxa"/>
              <w:left w:w="15" w:type="dxa"/>
              <w:right w:w="15" w:type="dxa"/>
            </w:tcMar>
            <w:vAlign w:val="center"/>
          </w:tcPr>
          <w:p w14:paraId="2F248798" w14:textId="7D28D73A" w:rsidR="2F61107E" w:rsidRDefault="2F61107E" w:rsidP="2F61107E">
            <w:pPr>
              <w:spacing w:after="0"/>
              <w:jc w:val="center"/>
            </w:pPr>
            <w:r w:rsidRPr="2F61107E">
              <w:rPr>
                <w:rFonts w:ascii="Aptos Narrow" w:eastAsia="Aptos Narrow" w:hAnsi="Aptos Narrow" w:cs="Aptos Narrow"/>
                <w:color w:val="000000" w:themeColor="text1"/>
                <w:sz w:val="22"/>
                <w:szCs w:val="22"/>
              </w:rPr>
              <w:t>2,8040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0F7A558D" w14:textId="5209D7EB" w:rsidR="2F61107E" w:rsidRDefault="2F61107E" w:rsidP="2F61107E">
            <w:pPr>
              <w:spacing w:after="0"/>
              <w:jc w:val="center"/>
            </w:pPr>
            <w:r w:rsidRPr="2F61107E">
              <w:rPr>
                <w:rFonts w:ascii="Aptos Narrow" w:eastAsia="Aptos Narrow" w:hAnsi="Aptos Narrow" w:cs="Aptos Narrow"/>
                <w:color w:val="000000" w:themeColor="text1"/>
                <w:sz w:val="22"/>
                <w:szCs w:val="22"/>
              </w:rPr>
              <w:t>0x10da...56ba8e -&gt; 0x045e.</w:t>
            </w:r>
            <w:proofErr w:type="gramStart"/>
            <w:r w:rsidRPr="2F61107E">
              <w:rPr>
                <w:rFonts w:ascii="Aptos Narrow" w:eastAsia="Aptos Narrow" w:hAnsi="Aptos Narrow" w:cs="Aptos Narrow"/>
                <w:color w:val="000000" w:themeColor="text1"/>
                <w:sz w:val="22"/>
                <w:szCs w:val="22"/>
              </w:rPr>
              <w:t>..d</w:t>
            </w:r>
            <w:proofErr w:type="gramEnd"/>
            <w:r w:rsidRPr="2F61107E">
              <w:rPr>
                <w:rFonts w:ascii="Aptos Narrow" w:eastAsia="Aptos Narrow" w:hAnsi="Aptos Narrow" w:cs="Aptos Narrow"/>
                <w:color w:val="000000" w:themeColor="text1"/>
                <w:sz w:val="22"/>
                <w:szCs w:val="22"/>
              </w:rPr>
              <w:t>37ac2</w:t>
            </w:r>
          </w:p>
        </w:tc>
        <w:tc>
          <w:tcPr>
            <w:tcW w:w="1023" w:type="dxa"/>
            <w:tcBorders>
              <w:top w:val="nil"/>
              <w:left w:val="nil"/>
              <w:bottom w:val="nil"/>
              <w:right w:val="nil"/>
            </w:tcBorders>
            <w:tcMar>
              <w:top w:w="15" w:type="dxa"/>
              <w:left w:w="15" w:type="dxa"/>
              <w:right w:w="15" w:type="dxa"/>
            </w:tcMar>
            <w:vAlign w:val="center"/>
          </w:tcPr>
          <w:p w14:paraId="36AD3879" w14:textId="41674D1C" w:rsidR="2F61107E" w:rsidRDefault="2F61107E" w:rsidP="2F61107E">
            <w:pPr>
              <w:spacing w:after="0"/>
              <w:jc w:val="center"/>
            </w:pPr>
            <w:r w:rsidRPr="2F61107E">
              <w:rPr>
                <w:rFonts w:ascii="Aptos Narrow" w:eastAsia="Aptos Narrow" w:hAnsi="Aptos Narrow" w:cs="Aptos Narrow"/>
                <w:color w:val="000000" w:themeColor="text1"/>
                <w:sz w:val="22"/>
                <w:szCs w:val="22"/>
              </w:rPr>
              <w:t>50,0000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631D8A15" w14:textId="396784F4" w:rsidR="2F61107E" w:rsidRDefault="2F61107E" w:rsidP="2F61107E">
            <w:pPr>
              <w:spacing w:after="0"/>
              <w:jc w:val="center"/>
            </w:pPr>
            <w:r w:rsidRPr="2F61107E">
              <w:rPr>
                <w:rFonts w:ascii="Aptos Narrow" w:eastAsia="Aptos Narrow" w:hAnsi="Aptos Narrow" w:cs="Aptos Narrow"/>
                <w:color w:val="000000" w:themeColor="text1"/>
                <w:sz w:val="22"/>
                <w:szCs w:val="22"/>
              </w:rPr>
              <w:t>0x0d07...b492fe -&gt; 0xaea6...b47a00</w:t>
            </w:r>
          </w:p>
        </w:tc>
        <w:tc>
          <w:tcPr>
            <w:tcW w:w="1083" w:type="dxa"/>
            <w:tcBorders>
              <w:top w:val="nil"/>
              <w:left w:val="nil"/>
              <w:bottom w:val="nil"/>
              <w:right w:val="single" w:sz="8" w:space="0" w:color="000000" w:themeColor="text1"/>
            </w:tcBorders>
            <w:tcMar>
              <w:top w:w="15" w:type="dxa"/>
              <w:left w:w="15" w:type="dxa"/>
              <w:right w:w="15" w:type="dxa"/>
            </w:tcMar>
            <w:vAlign w:val="center"/>
          </w:tcPr>
          <w:p w14:paraId="270B03D0" w14:textId="39AAEF46" w:rsidR="2F61107E" w:rsidRDefault="2F61107E" w:rsidP="2F61107E">
            <w:pPr>
              <w:spacing w:after="0"/>
              <w:jc w:val="center"/>
            </w:pPr>
            <w:r w:rsidRPr="2F61107E">
              <w:rPr>
                <w:rFonts w:ascii="Aptos Narrow" w:eastAsia="Aptos Narrow" w:hAnsi="Aptos Narrow" w:cs="Aptos Narrow"/>
                <w:color w:val="000000" w:themeColor="text1"/>
                <w:sz w:val="22"/>
                <w:szCs w:val="22"/>
              </w:rPr>
              <w:t>399,9980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43780BB9" w14:textId="6D523B72" w:rsidR="2F61107E" w:rsidRDefault="2F61107E" w:rsidP="2F61107E">
            <w:pPr>
              <w:spacing w:after="0"/>
              <w:jc w:val="center"/>
            </w:pPr>
            <w:r w:rsidRPr="2F61107E">
              <w:rPr>
                <w:rFonts w:ascii="Aptos Narrow" w:eastAsia="Aptos Narrow" w:hAnsi="Aptos Narrow" w:cs="Aptos Narrow"/>
                <w:color w:val="000000" w:themeColor="text1"/>
                <w:sz w:val="22"/>
                <w:szCs w:val="22"/>
              </w:rPr>
              <w:t>0xba15...cd78ed -&gt; 0x1111...960582</w:t>
            </w:r>
          </w:p>
        </w:tc>
        <w:tc>
          <w:tcPr>
            <w:tcW w:w="1030" w:type="dxa"/>
            <w:tcBorders>
              <w:top w:val="nil"/>
              <w:left w:val="nil"/>
              <w:bottom w:val="nil"/>
              <w:right w:val="single" w:sz="8" w:space="0" w:color="000000" w:themeColor="text1"/>
            </w:tcBorders>
            <w:tcMar>
              <w:top w:w="15" w:type="dxa"/>
              <w:left w:w="15" w:type="dxa"/>
              <w:right w:w="15" w:type="dxa"/>
            </w:tcMar>
            <w:vAlign w:val="center"/>
          </w:tcPr>
          <w:p w14:paraId="0D32E194" w14:textId="1A2B636D" w:rsidR="2F61107E" w:rsidRDefault="2F61107E" w:rsidP="2F61107E">
            <w:pPr>
              <w:spacing w:after="0"/>
              <w:jc w:val="center"/>
            </w:pPr>
            <w:r w:rsidRPr="2F61107E">
              <w:rPr>
                <w:rFonts w:ascii="Aptos Narrow" w:eastAsia="Aptos Narrow" w:hAnsi="Aptos Narrow" w:cs="Aptos Narrow"/>
                <w:color w:val="000000" w:themeColor="text1"/>
                <w:sz w:val="22"/>
                <w:szCs w:val="22"/>
              </w:rPr>
              <w:t>1.450,0000</w:t>
            </w:r>
          </w:p>
        </w:tc>
      </w:tr>
      <w:tr w:rsidR="2F61107E" w14:paraId="32688FA9" w14:textId="77777777" w:rsidTr="2F61107E">
        <w:trPr>
          <w:trHeight w:val="585"/>
        </w:trPr>
        <w:tc>
          <w:tcPr>
            <w:tcW w:w="1017" w:type="dxa"/>
            <w:tcBorders>
              <w:top w:val="nil"/>
              <w:left w:val="single" w:sz="8" w:space="0" w:color="000000" w:themeColor="text1"/>
              <w:bottom w:val="nil"/>
              <w:right w:val="nil"/>
            </w:tcBorders>
            <w:tcMar>
              <w:top w:w="15" w:type="dxa"/>
              <w:left w:w="15" w:type="dxa"/>
              <w:right w:w="15" w:type="dxa"/>
            </w:tcMar>
            <w:vAlign w:val="center"/>
          </w:tcPr>
          <w:p w14:paraId="22C9D07B" w14:textId="42BDC751" w:rsidR="2F61107E" w:rsidRDefault="2F61107E" w:rsidP="2F61107E">
            <w:pPr>
              <w:spacing w:after="0"/>
              <w:jc w:val="center"/>
            </w:pPr>
            <w:r w:rsidRPr="2F61107E">
              <w:rPr>
                <w:rFonts w:ascii="Aptos Narrow" w:eastAsia="Aptos Narrow" w:hAnsi="Aptos Narrow" w:cs="Aptos Narrow"/>
                <w:b/>
                <w:bCs/>
                <w:color w:val="000000" w:themeColor="text1"/>
                <w:sz w:val="22"/>
                <w:szCs w:val="22"/>
              </w:rPr>
              <w:t>4</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280116F6" w14:textId="4F04B0D9" w:rsidR="2F61107E" w:rsidRDefault="2F61107E" w:rsidP="2F61107E">
            <w:pPr>
              <w:spacing w:after="0"/>
              <w:jc w:val="center"/>
            </w:pPr>
            <w:r w:rsidRPr="2F61107E">
              <w:rPr>
                <w:rFonts w:ascii="Aptos Narrow" w:eastAsia="Aptos Narrow" w:hAnsi="Aptos Narrow" w:cs="Aptos Narrow"/>
                <w:color w:val="000000" w:themeColor="text1"/>
                <w:sz w:val="22"/>
                <w:szCs w:val="22"/>
              </w:rPr>
              <w:t>0x5433...cd3c08 -&gt; 0xea22...d676f5</w:t>
            </w:r>
          </w:p>
        </w:tc>
        <w:tc>
          <w:tcPr>
            <w:tcW w:w="1014" w:type="dxa"/>
            <w:tcBorders>
              <w:top w:val="nil"/>
              <w:left w:val="nil"/>
              <w:bottom w:val="nil"/>
              <w:right w:val="single" w:sz="8" w:space="0" w:color="000000" w:themeColor="text1"/>
            </w:tcBorders>
            <w:tcMar>
              <w:top w:w="15" w:type="dxa"/>
              <w:left w:w="15" w:type="dxa"/>
              <w:right w:w="15" w:type="dxa"/>
            </w:tcMar>
            <w:vAlign w:val="center"/>
          </w:tcPr>
          <w:p w14:paraId="23A4639E" w14:textId="5140C079" w:rsidR="2F61107E" w:rsidRDefault="2F61107E" w:rsidP="2F61107E">
            <w:pPr>
              <w:spacing w:after="0"/>
              <w:jc w:val="center"/>
            </w:pPr>
            <w:r w:rsidRPr="2F61107E">
              <w:rPr>
                <w:rFonts w:ascii="Aptos Narrow" w:eastAsia="Aptos Narrow" w:hAnsi="Aptos Narrow" w:cs="Aptos Narrow"/>
                <w:color w:val="000000" w:themeColor="text1"/>
                <w:sz w:val="22"/>
                <w:szCs w:val="22"/>
              </w:rPr>
              <w:t>2,3000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22858E08" w14:textId="03F2C141" w:rsidR="2F61107E" w:rsidRDefault="2F61107E" w:rsidP="2F61107E">
            <w:pPr>
              <w:spacing w:after="0"/>
              <w:jc w:val="center"/>
            </w:pPr>
            <w:r w:rsidRPr="2F61107E">
              <w:rPr>
                <w:rFonts w:ascii="Aptos Narrow" w:eastAsia="Aptos Narrow" w:hAnsi="Aptos Narrow" w:cs="Aptos Narrow"/>
                <w:color w:val="000000" w:themeColor="text1"/>
                <w:sz w:val="22"/>
                <w:szCs w:val="22"/>
              </w:rPr>
              <w:t>0xa141...ae4d56 -&gt; 0x1111...842a65</w:t>
            </w:r>
          </w:p>
        </w:tc>
        <w:tc>
          <w:tcPr>
            <w:tcW w:w="1023" w:type="dxa"/>
            <w:tcBorders>
              <w:top w:val="nil"/>
              <w:left w:val="nil"/>
              <w:bottom w:val="nil"/>
              <w:right w:val="nil"/>
            </w:tcBorders>
            <w:tcMar>
              <w:top w:w="15" w:type="dxa"/>
              <w:left w:w="15" w:type="dxa"/>
              <w:right w:w="15" w:type="dxa"/>
            </w:tcMar>
            <w:vAlign w:val="center"/>
          </w:tcPr>
          <w:p w14:paraId="3655CB42" w14:textId="0E5FAFC6" w:rsidR="2F61107E" w:rsidRDefault="2F61107E" w:rsidP="2F61107E">
            <w:pPr>
              <w:spacing w:after="0"/>
              <w:jc w:val="center"/>
            </w:pPr>
            <w:r w:rsidRPr="2F61107E">
              <w:rPr>
                <w:rFonts w:ascii="Aptos Narrow" w:eastAsia="Aptos Narrow" w:hAnsi="Aptos Narrow" w:cs="Aptos Narrow"/>
                <w:color w:val="000000" w:themeColor="text1"/>
                <w:sz w:val="22"/>
                <w:szCs w:val="22"/>
              </w:rPr>
              <w:t>24,4200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7457F76C" w14:textId="33350026" w:rsidR="2F61107E" w:rsidRDefault="2F61107E" w:rsidP="2F61107E">
            <w:pPr>
              <w:spacing w:after="0"/>
              <w:jc w:val="center"/>
            </w:pPr>
            <w:r w:rsidRPr="2F61107E">
              <w:rPr>
                <w:rFonts w:ascii="Aptos Narrow" w:eastAsia="Aptos Narrow" w:hAnsi="Aptos Narrow" w:cs="Aptos Narrow"/>
                <w:color w:val="000000" w:themeColor="text1"/>
                <w:sz w:val="22"/>
                <w:szCs w:val="22"/>
              </w:rPr>
              <w:t>0x2178...48fda1 -&gt; 0x8934...c7b2b9</w:t>
            </w:r>
          </w:p>
        </w:tc>
        <w:tc>
          <w:tcPr>
            <w:tcW w:w="1083" w:type="dxa"/>
            <w:tcBorders>
              <w:top w:val="nil"/>
              <w:left w:val="nil"/>
              <w:bottom w:val="nil"/>
              <w:right w:val="single" w:sz="8" w:space="0" w:color="000000" w:themeColor="text1"/>
            </w:tcBorders>
            <w:tcMar>
              <w:top w:w="15" w:type="dxa"/>
              <w:left w:w="15" w:type="dxa"/>
              <w:right w:w="15" w:type="dxa"/>
            </w:tcMar>
            <w:vAlign w:val="center"/>
          </w:tcPr>
          <w:p w14:paraId="364690FF" w14:textId="3C6D3EA1" w:rsidR="2F61107E" w:rsidRDefault="2F61107E" w:rsidP="2F61107E">
            <w:pPr>
              <w:spacing w:after="0"/>
              <w:jc w:val="center"/>
            </w:pPr>
            <w:r w:rsidRPr="2F61107E">
              <w:rPr>
                <w:rFonts w:ascii="Aptos Narrow" w:eastAsia="Aptos Narrow" w:hAnsi="Aptos Narrow" w:cs="Aptos Narrow"/>
                <w:color w:val="000000" w:themeColor="text1"/>
                <w:sz w:val="22"/>
                <w:szCs w:val="22"/>
              </w:rPr>
              <w:t>399,0000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6A7E120F" w14:textId="7F432423" w:rsidR="2F61107E" w:rsidRDefault="2F61107E" w:rsidP="2F61107E">
            <w:pPr>
              <w:spacing w:after="0"/>
              <w:jc w:val="center"/>
            </w:pPr>
            <w:r w:rsidRPr="2F61107E">
              <w:rPr>
                <w:rFonts w:ascii="Aptos Narrow" w:eastAsia="Aptos Narrow" w:hAnsi="Aptos Narrow" w:cs="Aptos Narrow"/>
                <w:color w:val="000000" w:themeColor="text1"/>
                <w:sz w:val="22"/>
                <w:szCs w:val="22"/>
              </w:rPr>
              <w:t>0x88bb...81a098 -&gt; 0x8408...4bb486</w:t>
            </w:r>
          </w:p>
        </w:tc>
        <w:tc>
          <w:tcPr>
            <w:tcW w:w="1030" w:type="dxa"/>
            <w:tcBorders>
              <w:top w:val="nil"/>
              <w:left w:val="nil"/>
              <w:bottom w:val="nil"/>
              <w:right w:val="single" w:sz="8" w:space="0" w:color="000000" w:themeColor="text1"/>
            </w:tcBorders>
            <w:tcMar>
              <w:top w:w="15" w:type="dxa"/>
              <w:left w:w="15" w:type="dxa"/>
              <w:right w:w="15" w:type="dxa"/>
            </w:tcMar>
            <w:vAlign w:val="center"/>
          </w:tcPr>
          <w:p w14:paraId="20924F99" w14:textId="685C4353" w:rsidR="2F61107E" w:rsidRDefault="2F61107E" w:rsidP="2F61107E">
            <w:pPr>
              <w:spacing w:after="0"/>
              <w:jc w:val="center"/>
            </w:pPr>
            <w:r w:rsidRPr="2F61107E">
              <w:rPr>
                <w:rFonts w:ascii="Aptos Narrow" w:eastAsia="Aptos Narrow" w:hAnsi="Aptos Narrow" w:cs="Aptos Narrow"/>
                <w:color w:val="000000" w:themeColor="text1"/>
                <w:sz w:val="22"/>
                <w:szCs w:val="22"/>
              </w:rPr>
              <w:t>1.146,7700</w:t>
            </w:r>
          </w:p>
        </w:tc>
      </w:tr>
      <w:tr w:rsidR="2F61107E" w14:paraId="36948175" w14:textId="77777777" w:rsidTr="2F61107E">
        <w:trPr>
          <w:trHeight w:val="585"/>
        </w:trPr>
        <w:tc>
          <w:tcPr>
            <w:tcW w:w="1017" w:type="dxa"/>
            <w:tcBorders>
              <w:top w:val="nil"/>
              <w:left w:val="single" w:sz="8" w:space="0" w:color="000000" w:themeColor="text1"/>
              <w:bottom w:val="nil"/>
              <w:right w:val="nil"/>
            </w:tcBorders>
            <w:tcMar>
              <w:top w:w="15" w:type="dxa"/>
              <w:left w:w="15" w:type="dxa"/>
              <w:right w:w="15" w:type="dxa"/>
            </w:tcMar>
            <w:vAlign w:val="center"/>
          </w:tcPr>
          <w:p w14:paraId="069CA156" w14:textId="29854A9C" w:rsidR="2F61107E" w:rsidRDefault="2F61107E" w:rsidP="2F61107E">
            <w:pPr>
              <w:spacing w:after="0"/>
              <w:jc w:val="center"/>
            </w:pPr>
            <w:r w:rsidRPr="2F61107E">
              <w:rPr>
                <w:rFonts w:ascii="Aptos Narrow" w:eastAsia="Aptos Narrow" w:hAnsi="Aptos Narrow" w:cs="Aptos Narrow"/>
                <w:b/>
                <w:bCs/>
                <w:color w:val="000000" w:themeColor="text1"/>
                <w:sz w:val="22"/>
                <w:szCs w:val="22"/>
              </w:rPr>
              <w:t>5</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588FB344" w14:textId="34BC9257" w:rsidR="2F61107E" w:rsidRDefault="2F61107E" w:rsidP="2F61107E">
            <w:pPr>
              <w:spacing w:after="0"/>
              <w:jc w:val="center"/>
            </w:pPr>
            <w:r w:rsidRPr="2F61107E">
              <w:rPr>
                <w:rFonts w:ascii="Aptos Narrow" w:eastAsia="Aptos Narrow" w:hAnsi="Aptos Narrow" w:cs="Aptos Narrow"/>
                <w:color w:val="000000" w:themeColor="text1"/>
                <w:sz w:val="22"/>
                <w:szCs w:val="22"/>
              </w:rPr>
              <w:t>0x34e1...3b2093 -&gt; 0x1111...842a65</w:t>
            </w:r>
          </w:p>
        </w:tc>
        <w:tc>
          <w:tcPr>
            <w:tcW w:w="1014" w:type="dxa"/>
            <w:tcBorders>
              <w:top w:val="nil"/>
              <w:left w:val="nil"/>
              <w:bottom w:val="nil"/>
              <w:right w:val="single" w:sz="8" w:space="0" w:color="000000" w:themeColor="text1"/>
            </w:tcBorders>
            <w:tcMar>
              <w:top w:w="15" w:type="dxa"/>
              <w:left w:w="15" w:type="dxa"/>
              <w:right w:w="15" w:type="dxa"/>
            </w:tcMar>
            <w:vAlign w:val="center"/>
          </w:tcPr>
          <w:p w14:paraId="033E152C" w14:textId="54BFDA18" w:rsidR="2F61107E" w:rsidRDefault="2F61107E" w:rsidP="2F61107E">
            <w:pPr>
              <w:spacing w:after="0"/>
              <w:jc w:val="center"/>
            </w:pPr>
            <w:r w:rsidRPr="2F61107E">
              <w:rPr>
                <w:rFonts w:ascii="Aptos Narrow" w:eastAsia="Aptos Narrow" w:hAnsi="Aptos Narrow" w:cs="Aptos Narrow"/>
                <w:color w:val="000000" w:themeColor="text1"/>
                <w:sz w:val="22"/>
                <w:szCs w:val="22"/>
              </w:rPr>
              <w:t>2,0000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45B9AEF3" w14:textId="530EA054" w:rsidR="2F61107E" w:rsidRDefault="2F61107E" w:rsidP="2F61107E">
            <w:pPr>
              <w:spacing w:after="0"/>
              <w:jc w:val="center"/>
            </w:pPr>
            <w:r w:rsidRPr="2F61107E">
              <w:rPr>
                <w:rFonts w:ascii="Aptos Narrow" w:eastAsia="Aptos Narrow" w:hAnsi="Aptos Narrow" w:cs="Aptos Narrow"/>
                <w:color w:val="000000" w:themeColor="text1"/>
                <w:sz w:val="22"/>
                <w:szCs w:val="22"/>
              </w:rPr>
              <w:t>0x8a4a...ae64c1 -&gt; 0x4408...480a80</w:t>
            </w:r>
          </w:p>
        </w:tc>
        <w:tc>
          <w:tcPr>
            <w:tcW w:w="1023" w:type="dxa"/>
            <w:tcBorders>
              <w:top w:val="nil"/>
              <w:left w:val="nil"/>
              <w:bottom w:val="nil"/>
              <w:right w:val="nil"/>
            </w:tcBorders>
            <w:tcMar>
              <w:top w:w="15" w:type="dxa"/>
              <w:left w:w="15" w:type="dxa"/>
              <w:right w:w="15" w:type="dxa"/>
            </w:tcMar>
            <w:vAlign w:val="center"/>
          </w:tcPr>
          <w:p w14:paraId="2793257A" w14:textId="2741263D" w:rsidR="2F61107E" w:rsidRDefault="2F61107E" w:rsidP="2F61107E">
            <w:pPr>
              <w:spacing w:after="0"/>
              <w:jc w:val="center"/>
            </w:pPr>
            <w:r w:rsidRPr="2F61107E">
              <w:rPr>
                <w:rFonts w:ascii="Aptos Narrow" w:eastAsia="Aptos Narrow" w:hAnsi="Aptos Narrow" w:cs="Aptos Narrow"/>
                <w:color w:val="000000" w:themeColor="text1"/>
                <w:sz w:val="22"/>
                <w:szCs w:val="22"/>
              </w:rPr>
              <w:t>20,0000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21B88EF0" w14:textId="78D05305" w:rsidR="2F61107E" w:rsidRDefault="2F61107E" w:rsidP="2F61107E">
            <w:pPr>
              <w:spacing w:after="0"/>
              <w:jc w:val="center"/>
            </w:pPr>
            <w:r w:rsidRPr="2F61107E">
              <w:rPr>
                <w:rFonts w:ascii="Aptos Narrow" w:eastAsia="Aptos Narrow" w:hAnsi="Aptos Narrow" w:cs="Aptos Narrow"/>
                <w:color w:val="000000" w:themeColor="text1"/>
                <w:sz w:val="22"/>
                <w:szCs w:val="22"/>
              </w:rPr>
              <w:t>0x4530...92b785 -&gt; 0x0b2f...07c8c2</w:t>
            </w:r>
          </w:p>
        </w:tc>
        <w:tc>
          <w:tcPr>
            <w:tcW w:w="1083" w:type="dxa"/>
            <w:tcBorders>
              <w:top w:val="nil"/>
              <w:left w:val="nil"/>
              <w:bottom w:val="nil"/>
              <w:right w:val="single" w:sz="8" w:space="0" w:color="000000" w:themeColor="text1"/>
            </w:tcBorders>
            <w:tcMar>
              <w:top w:w="15" w:type="dxa"/>
              <w:left w:w="15" w:type="dxa"/>
              <w:right w:w="15" w:type="dxa"/>
            </w:tcMar>
            <w:vAlign w:val="center"/>
          </w:tcPr>
          <w:p w14:paraId="2FF6CBFD" w14:textId="0386C7FD" w:rsidR="2F61107E" w:rsidRDefault="2F61107E" w:rsidP="2F61107E">
            <w:pPr>
              <w:spacing w:after="0"/>
              <w:jc w:val="center"/>
            </w:pPr>
            <w:r w:rsidRPr="2F61107E">
              <w:rPr>
                <w:rFonts w:ascii="Aptos Narrow" w:eastAsia="Aptos Narrow" w:hAnsi="Aptos Narrow" w:cs="Aptos Narrow"/>
                <w:color w:val="000000" w:themeColor="text1"/>
                <w:sz w:val="22"/>
                <w:szCs w:val="22"/>
              </w:rPr>
              <w:t>398,1400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6CEC076C" w14:textId="2488AFD3" w:rsidR="2F61107E" w:rsidRDefault="2F61107E" w:rsidP="2F61107E">
            <w:pPr>
              <w:spacing w:after="0"/>
              <w:jc w:val="center"/>
            </w:pPr>
            <w:r w:rsidRPr="2F61107E">
              <w:rPr>
                <w:rFonts w:ascii="Aptos Narrow" w:eastAsia="Aptos Narrow" w:hAnsi="Aptos Narrow" w:cs="Aptos Narrow"/>
                <w:color w:val="000000" w:themeColor="text1"/>
                <w:sz w:val="22"/>
                <w:szCs w:val="22"/>
              </w:rPr>
              <w:t>0xc735...026933 -&gt; 0x28c6...f21d60</w:t>
            </w:r>
          </w:p>
        </w:tc>
        <w:tc>
          <w:tcPr>
            <w:tcW w:w="1030" w:type="dxa"/>
            <w:tcBorders>
              <w:top w:val="nil"/>
              <w:left w:val="nil"/>
              <w:bottom w:val="nil"/>
              <w:right w:val="single" w:sz="8" w:space="0" w:color="000000" w:themeColor="text1"/>
            </w:tcBorders>
            <w:tcMar>
              <w:top w:w="15" w:type="dxa"/>
              <w:left w:w="15" w:type="dxa"/>
              <w:right w:w="15" w:type="dxa"/>
            </w:tcMar>
            <w:vAlign w:val="center"/>
          </w:tcPr>
          <w:p w14:paraId="07C9776A" w14:textId="5F55EF09" w:rsidR="2F61107E" w:rsidRDefault="2F61107E" w:rsidP="2F61107E">
            <w:pPr>
              <w:spacing w:after="0"/>
              <w:jc w:val="center"/>
            </w:pPr>
            <w:r w:rsidRPr="2F61107E">
              <w:rPr>
                <w:rFonts w:ascii="Aptos Narrow" w:eastAsia="Aptos Narrow" w:hAnsi="Aptos Narrow" w:cs="Aptos Narrow"/>
                <w:color w:val="000000" w:themeColor="text1"/>
                <w:sz w:val="22"/>
                <w:szCs w:val="22"/>
              </w:rPr>
              <w:t>1.075,7100</w:t>
            </w:r>
          </w:p>
        </w:tc>
      </w:tr>
      <w:tr w:rsidR="2F61107E" w14:paraId="419BE98B" w14:textId="77777777" w:rsidTr="2F61107E">
        <w:trPr>
          <w:trHeight w:val="585"/>
        </w:trPr>
        <w:tc>
          <w:tcPr>
            <w:tcW w:w="1017" w:type="dxa"/>
            <w:tcBorders>
              <w:top w:val="nil"/>
              <w:left w:val="single" w:sz="8" w:space="0" w:color="000000" w:themeColor="text1"/>
              <w:bottom w:val="nil"/>
              <w:right w:val="nil"/>
            </w:tcBorders>
            <w:tcMar>
              <w:top w:w="15" w:type="dxa"/>
              <w:left w:w="15" w:type="dxa"/>
              <w:right w:w="15" w:type="dxa"/>
            </w:tcMar>
            <w:vAlign w:val="center"/>
          </w:tcPr>
          <w:p w14:paraId="6E0A7C49" w14:textId="5C3880C9" w:rsidR="2F61107E" w:rsidRDefault="2F61107E" w:rsidP="2F61107E">
            <w:pPr>
              <w:spacing w:after="0"/>
              <w:jc w:val="center"/>
            </w:pPr>
            <w:r w:rsidRPr="2F61107E">
              <w:rPr>
                <w:rFonts w:ascii="Aptos Narrow" w:eastAsia="Aptos Narrow" w:hAnsi="Aptos Narrow" w:cs="Aptos Narrow"/>
                <w:b/>
                <w:bCs/>
                <w:color w:val="000000" w:themeColor="text1"/>
                <w:sz w:val="22"/>
                <w:szCs w:val="22"/>
              </w:rPr>
              <w:t>6</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10F9F9D0" w14:textId="722D6606" w:rsidR="2F61107E" w:rsidRDefault="2F61107E" w:rsidP="2F61107E">
            <w:pPr>
              <w:spacing w:after="0"/>
              <w:jc w:val="center"/>
            </w:pPr>
            <w:r w:rsidRPr="2F61107E">
              <w:rPr>
                <w:rFonts w:ascii="Aptos Narrow" w:eastAsia="Aptos Narrow" w:hAnsi="Aptos Narrow" w:cs="Aptos Narrow"/>
                <w:color w:val="000000" w:themeColor="text1"/>
                <w:sz w:val="22"/>
                <w:szCs w:val="22"/>
              </w:rPr>
              <w:t>0x1fa9...37b4b7 -&gt; 0x2ea1...4b1281</w:t>
            </w:r>
          </w:p>
        </w:tc>
        <w:tc>
          <w:tcPr>
            <w:tcW w:w="1014" w:type="dxa"/>
            <w:tcBorders>
              <w:top w:val="nil"/>
              <w:left w:val="nil"/>
              <w:bottom w:val="nil"/>
              <w:right w:val="single" w:sz="8" w:space="0" w:color="000000" w:themeColor="text1"/>
            </w:tcBorders>
            <w:tcMar>
              <w:top w:w="15" w:type="dxa"/>
              <w:left w:w="15" w:type="dxa"/>
              <w:right w:w="15" w:type="dxa"/>
            </w:tcMar>
            <w:vAlign w:val="center"/>
          </w:tcPr>
          <w:p w14:paraId="0F1BABFF" w14:textId="5721D6C7" w:rsidR="2F61107E" w:rsidRDefault="2F61107E" w:rsidP="2F61107E">
            <w:pPr>
              <w:spacing w:after="0"/>
              <w:jc w:val="center"/>
            </w:pPr>
            <w:r w:rsidRPr="2F61107E">
              <w:rPr>
                <w:rFonts w:ascii="Aptos Narrow" w:eastAsia="Aptos Narrow" w:hAnsi="Aptos Narrow" w:cs="Aptos Narrow"/>
                <w:color w:val="000000" w:themeColor="text1"/>
                <w:sz w:val="22"/>
                <w:szCs w:val="22"/>
              </w:rPr>
              <w:t>1,4930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07AB6F05" w14:textId="3D4BEB5B" w:rsidR="2F61107E" w:rsidRDefault="2F61107E" w:rsidP="2F61107E">
            <w:pPr>
              <w:spacing w:after="0"/>
              <w:jc w:val="center"/>
            </w:pPr>
            <w:r w:rsidRPr="2F61107E">
              <w:rPr>
                <w:rFonts w:ascii="Aptos Narrow" w:eastAsia="Aptos Narrow" w:hAnsi="Aptos Narrow" w:cs="Aptos Narrow"/>
                <w:color w:val="000000" w:themeColor="text1"/>
                <w:sz w:val="22"/>
                <w:szCs w:val="22"/>
              </w:rPr>
              <w:t>0x4976...eb2327 -&gt; 0x1bf6...4ca7cc</w:t>
            </w:r>
          </w:p>
        </w:tc>
        <w:tc>
          <w:tcPr>
            <w:tcW w:w="1023" w:type="dxa"/>
            <w:tcBorders>
              <w:top w:val="nil"/>
              <w:left w:val="nil"/>
              <w:bottom w:val="nil"/>
              <w:right w:val="nil"/>
            </w:tcBorders>
            <w:tcMar>
              <w:top w:w="15" w:type="dxa"/>
              <w:left w:w="15" w:type="dxa"/>
              <w:right w:w="15" w:type="dxa"/>
            </w:tcMar>
            <w:vAlign w:val="center"/>
          </w:tcPr>
          <w:p w14:paraId="4BF2B856" w14:textId="3BAE9BFB" w:rsidR="2F61107E" w:rsidRDefault="2F61107E" w:rsidP="2F61107E">
            <w:pPr>
              <w:spacing w:after="0"/>
              <w:jc w:val="center"/>
            </w:pPr>
            <w:r w:rsidRPr="2F61107E">
              <w:rPr>
                <w:rFonts w:ascii="Aptos Narrow" w:eastAsia="Aptos Narrow" w:hAnsi="Aptos Narrow" w:cs="Aptos Narrow"/>
                <w:color w:val="000000" w:themeColor="text1"/>
                <w:sz w:val="22"/>
                <w:szCs w:val="22"/>
              </w:rPr>
              <w:t>17,3110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367C1A8B" w14:textId="122A06A4" w:rsidR="2F61107E" w:rsidRDefault="2F61107E" w:rsidP="2F61107E">
            <w:pPr>
              <w:spacing w:after="0"/>
              <w:jc w:val="center"/>
            </w:pPr>
            <w:r w:rsidRPr="2F61107E">
              <w:rPr>
                <w:rFonts w:ascii="Aptos Narrow" w:eastAsia="Aptos Narrow" w:hAnsi="Aptos Narrow" w:cs="Aptos Narrow"/>
                <w:color w:val="000000" w:themeColor="text1"/>
                <w:sz w:val="22"/>
                <w:szCs w:val="22"/>
              </w:rPr>
              <w:t>0xae4b...270952 -&gt; 0x28c6...f21d60</w:t>
            </w:r>
          </w:p>
        </w:tc>
        <w:tc>
          <w:tcPr>
            <w:tcW w:w="1083" w:type="dxa"/>
            <w:tcBorders>
              <w:top w:val="nil"/>
              <w:left w:val="nil"/>
              <w:bottom w:val="nil"/>
              <w:right w:val="single" w:sz="8" w:space="0" w:color="000000" w:themeColor="text1"/>
            </w:tcBorders>
            <w:tcMar>
              <w:top w:w="15" w:type="dxa"/>
              <w:left w:w="15" w:type="dxa"/>
              <w:right w:w="15" w:type="dxa"/>
            </w:tcMar>
            <w:vAlign w:val="center"/>
          </w:tcPr>
          <w:p w14:paraId="5D0CD279" w14:textId="1056CCFF" w:rsidR="2F61107E" w:rsidRDefault="2F61107E" w:rsidP="2F61107E">
            <w:pPr>
              <w:spacing w:after="0"/>
              <w:jc w:val="center"/>
            </w:pPr>
            <w:r w:rsidRPr="2F61107E">
              <w:rPr>
                <w:rFonts w:ascii="Aptos Narrow" w:eastAsia="Aptos Narrow" w:hAnsi="Aptos Narrow" w:cs="Aptos Narrow"/>
                <w:color w:val="000000" w:themeColor="text1"/>
                <w:sz w:val="22"/>
                <w:szCs w:val="22"/>
              </w:rPr>
              <w:t>391,0000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72528212" w14:textId="6C20087C" w:rsidR="2F61107E" w:rsidRDefault="2F61107E" w:rsidP="2F61107E">
            <w:pPr>
              <w:spacing w:after="0"/>
              <w:jc w:val="center"/>
            </w:pPr>
            <w:r w:rsidRPr="2F61107E">
              <w:rPr>
                <w:rFonts w:ascii="Aptos Narrow" w:eastAsia="Aptos Narrow" w:hAnsi="Aptos Narrow" w:cs="Aptos Narrow"/>
                <w:color w:val="000000" w:themeColor="text1"/>
                <w:sz w:val="22"/>
                <w:szCs w:val="22"/>
              </w:rPr>
              <w:t>0xc86c...583d12 -&gt; 0x8934...c7b2b9</w:t>
            </w:r>
          </w:p>
        </w:tc>
        <w:tc>
          <w:tcPr>
            <w:tcW w:w="1030" w:type="dxa"/>
            <w:tcBorders>
              <w:top w:val="nil"/>
              <w:left w:val="nil"/>
              <w:bottom w:val="nil"/>
              <w:right w:val="single" w:sz="8" w:space="0" w:color="000000" w:themeColor="text1"/>
            </w:tcBorders>
            <w:tcMar>
              <w:top w:w="15" w:type="dxa"/>
              <w:left w:w="15" w:type="dxa"/>
              <w:right w:w="15" w:type="dxa"/>
            </w:tcMar>
            <w:vAlign w:val="center"/>
          </w:tcPr>
          <w:p w14:paraId="38F3C44C" w14:textId="65409B8E" w:rsidR="2F61107E" w:rsidRDefault="2F61107E" w:rsidP="2F61107E">
            <w:pPr>
              <w:spacing w:after="0"/>
              <w:jc w:val="center"/>
            </w:pPr>
            <w:r w:rsidRPr="2F61107E">
              <w:rPr>
                <w:rFonts w:ascii="Aptos Narrow" w:eastAsia="Aptos Narrow" w:hAnsi="Aptos Narrow" w:cs="Aptos Narrow"/>
                <w:color w:val="000000" w:themeColor="text1"/>
                <w:sz w:val="22"/>
                <w:szCs w:val="22"/>
              </w:rPr>
              <w:t>770,0000</w:t>
            </w:r>
          </w:p>
        </w:tc>
      </w:tr>
      <w:tr w:rsidR="2F61107E" w14:paraId="7E70D013" w14:textId="77777777" w:rsidTr="2F61107E">
        <w:trPr>
          <w:trHeight w:val="585"/>
        </w:trPr>
        <w:tc>
          <w:tcPr>
            <w:tcW w:w="1017" w:type="dxa"/>
            <w:tcBorders>
              <w:top w:val="nil"/>
              <w:left w:val="single" w:sz="8" w:space="0" w:color="000000" w:themeColor="text1"/>
              <w:bottom w:val="nil"/>
              <w:right w:val="nil"/>
            </w:tcBorders>
            <w:tcMar>
              <w:top w:w="15" w:type="dxa"/>
              <w:left w:w="15" w:type="dxa"/>
              <w:right w:w="15" w:type="dxa"/>
            </w:tcMar>
            <w:vAlign w:val="center"/>
          </w:tcPr>
          <w:p w14:paraId="2716E7E3" w14:textId="0502B250" w:rsidR="2F61107E" w:rsidRDefault="2F61107E" w:rsidP="2F61107E">
            <w:pPr>
              <w:spacing w:after="0"/>
              <w:jc w:val="center"/>
            </w:pPr>
            <w:r w:rsidRPr="2F61107E">
              <w:rPr>
                <w:rFonts w:ascii="Aptos Narrow" w:eastAsia="Aptos Narrow" w:hAnsi="Aptos Narrow" w:cs="Aptos Narrow"/>
                <w:b/>
                <w:bCs/>
                <w:color w:val="000000" w:themeColor="text1"/>
                <w:sz w:val="22"/>
                <w:szCs w:val="22"/>
              </w:rPr>
              <w:t>7</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2BBED9DE" w14:textId="41A25E76" w:rsidR="2F61107E" w:rsidRDefault="2F61107E" w:rsidP="2F61107E">
            <w:pPr>
              <w:spacing w:after="0"/>
              <w:jc w:val="center"/>
            </w:pPr>
            <w:r w:rsidRPr="2F61107E">
              <w:rPr>
                <w:rFonts w:ascii="Aptos Narrow" w:eastAsia="Aptos Narrow" w:hAnsi="Aptos Narrow" w:cs="Aptos Narrow"/>
                <w:color w:val="000000" w:themeColor="text1"/>
                <w:sz w:val="22"/>
                <w:szCs w:val="22"/>
              </w:rPr>
              <w:t>0x5f0b...4bac7b -&gt; 0x80a6...cd5d9e</w:t>
            </w:r>
          </w:p>
        </w:tc>
        <w:tc>
          <w:tcPr>
            <w:tcW w:w="1014" w:type="dxa"/>
            <w:tcBorders>
              <w:top w:val="nil"/>
              <w:left w:val="nil"/>
              <w:bottom w:val="nil"/>
              <w:right w:val="single" w:sz="8" w:space="0" w:color="000000" w:themeColor="text1"/>
            </w:tcBorders>
            <w:tcMar>
              <w:top w:w="15" w:type="dxa"/>
              <w:left w:w="15" w:type="dxa"/>
              <w:right w:w="15" w:type="dxa"/>
            </w:tcMar>
            <w:vAlign w:val="center"/>
          </w:tcPr>
          <w:p w14:paraId="3E1F534D" w14:textId="237D3304" w:rsidR="2F61107E" w:rsidRDefault="2F61107E" w:rsidP="2F61107E">
            <w:pPr>
              <w:spacing w:after="0"/>
              <w:jc w:val="center"/>
            </w:pPr>
            <w:r w:rsidRPr="2F61107E">
              <w:rPr>
                <w:rFonts w:ascii="Aptos Narrow" w:eastAsia="Aptos Narrow" w:hAnsi="Aptos Narrow" w:cs="Aptos Narrow"/>
                <w:color w:val="000000" w:themeColor="text1"/>
                <w:sz w:val="22"/>
                <w:szCs w:val="22"/>
              </w:rPr>
              <w:t>1,0000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5EE91E0A" w14:textId="01058ADB" w:rsidR="2F61107E" w:rsidRDefault="2F61107E" w:rsidP="2F61107E">
            <w:pPr>
              <w:spacing w:after="0"/>
              <w:jc w:val="center"/>
            </w:pPr>
            <w:r w:rsidRPr="2F61107E">
              <w:rPr>
                <w:rFonts w:ascii="Aptos Narrow" w:eastAsia="Aptos Narrow" w:hAnsi="Aptos Narrow" w:cs="Aptos Narrow"/>
                <w:color w:val="000000" w:themeColor="text1"/>
                <w:sz w:val="22"/>
                <w:szCs w:val="22"/>
              </w:rPr>
              <w:t>0xfd80...3de4b7 -&gt; 0x877c.</w:t>
            </w:r>
            <w:proofErr w:type="gramStart"/>
            <w:r w:rsidRPr="2F61107E">
              <w:rPr>
                <w:rFonts w:ascii="Aptos Narrow" w:eastAsia="Aptos Narrow" w:hAnsi="Aptos Narrow" w:cs="Aptos Narrow"/>
                <w:color w:val="000000" w:themeColor="text1"/>
                <w:sz w:val="22"/>
                <w:szCs w:val="22"/>
              </w:rPr>
              <w:t>..ebd</w:t>
            </w:r>
            <w:proofErr w:type="gramEnd"/>
            <w:r w:rsidRPr="2F61107E">
              <w:rPr>
                <w:rFonts w:ascii="Aptos Narrow" w:eastAsia="Aptos Narrow" w:hAnsi="Aptos Narrow" w:cs="Aptos Narrow"/>
                <w:color w:val="000000" w:themeColor="text1"/>
                <w:sz w:val="22"/>
                <w:szCs w:val="22"/>
              </w:rPr>
              <w:t>2eb</w:t>
            </w:r>
          </w:p>
        </w:tc>
        <w:tc>
          <w:tcPr>
            <w:tcW w:w="1023" w:type="dxa"/>
            <w:tcBorders>
              <w:top w:val="nil"/>
              <w:left w:val="nil"/>
              <w:bottom w:val="nil"/>
              <w:right w:val="nil"/>
            </w:tcBorders>
            <w:tcMar>
              <w:top w:w="15" w:type="dxa"/>
              <w:left w:w="15" w:type="dxa"/>
              <w:right w:w="15" w:type="dxa"/>
            </w:tcMar>
            <w:vAlign w:val="center"/>
          </w:tcPr>
          <w:p w14:paraId="307B9FA5" w14:textId="26FC2F34" w:rsidR="2F61107E" w:rsidRDefault="2F61107E" w:rsidP="2F61107E">
            <w:pPr>
              <w:spacing w:after="0"/>
              <w:jc w:val="center"/>
            </w:pPr>
            <w:r w:rsidRPr="2F61107E">
              <w:rPr>
                <w:rFonts w:ascii="Aptos Narrow" w:eastAsia="Aptos Narrow" w:hAnsi="Aptos Narrow" w:cs="Aptos Narrow"/>
                <w:color w:val="000000" w:themeColor="text1"/>
                <w:sz w:val="22"/>
                <w:szCs w:val="22"/>
              </w:rPr>
              <w:t>15,0000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754E18A4" w14:textId="51D8A6F8" w:rsidR="2F61107E" w:rsidRDefault="2F61107E" w:rsidP="2F61107E">
            <w:pPr>
              <w:spacing w:after="0"/>
              <w:jc w:val="center"/>
            </w:pPr>
            <w:r w:rsidRPr="2F61107E">
              <w:rPr>
                <w:rFonts w:ascii="Aptos Narrow" w:eastAsia="Aptos Narrow" w:hAnsi="Aptos Narrow" w:cs="Aptos Narrow"/>
                <w:color w:val="000000" w:themeColor="text1"/>
                <w:sz w:val="22"/>
                <w:szCs w:val="22"/>
              </w:rPr>
              <w:t>0x05e1...daf6de -&gt; 0x8934...c7b2b9</w:t>
            </w:r>
          </w:p>
        </w:tc>
        <w:tc>
          <w:tcPr>
            <w:tcW w:w="1083" w:type="dxa"/>
            <w:tcBorders>
              <w:top w:val="nil"/>
              <w:left w:val="nil"/>
              <w:bottom w:val="nil"/>
              <w:right w:val="single" w:sz="8" w:space="0" w:color="000000" w:themeColor="text1"/>
            </w:tcBorders>
            <w:tcMar>
              <w:top w:w="15" w:type="dxa"/>
              <w:left w:w="15" w:type="dxa"/>
              <w:right w:w="15" w:type="dxa"/>
            </w:tcMar>
            <w:vAlign w:val="center"/>
          </w:tcPr>
          <w:p w14:paraId="1EEF955A" w14:textId="63690028" w:rsidR="2F61107E" w:rsidRDefault="2F61107E" w:rsidP="2F61107E">
            <w:pPr>
              <w:spacing w:after="0"/>
              <w:jc w:val="center"/>
            </w:pPr>
            <w:r w:rsidRPr="2F61107E">
              <w:rPr>
                <w:rFonts w:ascii="Aptos Narrow" w:eastAsia="Aptos Narrow" w:hAnsi="Aptos Narrow" w:cs="Aptos Narrow"/>
                <w:color w:val="000000" w:themeColor="text1"/>
                <w:sz w:val="22"/>
                <w:szCs w:val="22"/>
              </w:rPr>
              <w:t>312,0000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1C5577E2" w14:textId="69F3BE1B" w:rsidR="2F61107E" w:rsidRDefault="2F61107E" w:rsidP="2F61107E">
            <w:pPr>
              <w:spacing w:after="0"/>
              <w:jc w:val="center"/>
            </w:pPr>
            <w:r w:rsidRPr="2F61107E">
              <w:rPr>
                <w:rFonts w:ascii="Aptos Narrow" w:eastAsia="Aptos Narrow" w:hAnsi="Aptos Narrow" w:cs="Aptos Narrow"/>
                <w:color w:val="000000" w:themeColor="text1"/>
                <w:sz w:val="22"/>
                <w:szCs w:val="22"/>
              </w:rPr>
              <w:t>0x0d07...b492fe -&gt; 0xaea6...b47a00</w:t>
            </w:r>
          </w:p>
        </w:tc>
        <w:tc>
          <w:tcPr>
            <w:tcW w:w="1030" w:type="dxa"/>
            <w:tcBorders>
              <w:top w:val="nil"/>
              <w:left w:val="nil"/>
              <w:bottom w:val="nil"/>
              <w:right w:val="single" w:sz="8" w:space="0" w:color="000000" w:themeColor="text1"/>
            </w:tcBorders>
            <w:tcMar>
              <w:top w:w="15" w:type="dxa"/>
              <w:left w:w="15" w:type="dxa"/>
              <w:right w:w="15" w:type="dxa"/>
            </w:tcMar>
            <w:vAlign w:val="center"/>
          </w:tcPr>
          <w:p w14:paraId="71BA5302" w14:textId="6B882F84" w:rsidR="2F61107E" w:rsidRDefault="2F61107E" w:rsidP="2F61107E">
            <w:pPr>
              <w:spacing w:after="0"/>
              <w:jc w:val="center"/>
            </w:pPr>
            <w:r w:rsidRPr="2F61107E">
              <w:rPr>
                <w:rFonts w:ascii="Aptos Narrow" w:eastAsia="Aptos Narrow" w:hAnsi="Aptos Narrow" w:cs="Aptos Narrow"/>
                <w:color w:val="000000" w:themeColor="text1"/>
                <w:sz w:val="22"/>
                <w:szCs w:val="22"/>
              </w:rPr>
              <w:t>399,9980</w:t>
            </w:r>
          </w:p>
        </w:tc>
      </w:tr>
      <w:tr w:rsidR="2F61107E" w14:paraId="6F07A6A1" w14:textId="77777777" w:rsidTr="2F61107E">
        <w:trPr>
          <w:trHeight w:val="585"/>
        </w:trPr>
        <w:tc>
          <w:tcPr>
            <w:tcW w:w="1017" w:type="dxa"/>
            <w:tcBorders>
              <w:top w:val="nil"/>
              <w:left w:val="single" w:sz="8" w:space="0" w:color="000000" w:themeColor="text1"/>
              <w:bottom w:val="nil"/>
              <w:right w:val="nil"/>
            </w:tcBorders>
            <w:tcMar>
              <w:top w:w="15" w:type="dxa"/>
              <w:left w:w="15" w:type="dxa"/>
              <w:right w:w="15" w:type="dxa"/>
            </w:tcMar>
            <w:vAlign w:val="center"/>
          </w:tcPr>
          <w:p w14:paraId="68E87615" w14:textId="6B254231" w:rsidR="2F61107E" w:rsidRDefault="2F61107E" w:rsidP="2F61107E">
            <w:pPr>
              <w:spacing w:after="0"/>
              <w:jc w:val="center"/>
            </w:pPr>
            <w:r w:rsidRPr="2F61107E">
              <w:rPr>
                <w:rFonts w:ascii="Aptos Narrow" w:eastAsia="Aptos Narrow" w:hAnsi="Aptos Narrow" w:cs="Aptos Narrow"/>
                <w:b/>
                <w:bCs/>
                <w:color w:val="000000" w:themeColor="text1"/>
                <w:sz w:val="22"/>
                <w:szCs w:val="22"/>
              </w:rPr>
              <w:t>8</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3EB567FC" w14:textId="132A6F3F" w:rsidR="2F61107E" w:rsidRDefault="2F61107E" w:rsidP="2F61107E">
            <w:pPr>
              <w:spacing w:after="0"/>
              <w:jc w:val="center"/>
            </w:pPr>
            <w:r w:rsidRPr="2F61107E">
              <w:rPr>
                <w:rFonts w:ascii="Aptos Narrow" w:eastAsia="Aptos Narrow" w:hAnsi="Aptos Narrow" w:cs="Aptos Narrow"/>
                <w:color w:val="000000" w:themeColor="text1"/>
                <w:sz w:val="22"/>
                <w:szCs w:val="22"/>
              </w:rPr>
              <w:t>0x978d.</w:t>
            </w:r>
            <w:proofErr w:type="gramStart"/>
            <w:r w:rsidRPr="2F61107E">
              <w:rPr>
                <w:rFonts w:ascii="Aptos Narrow" w:eastAsia="Aptos Narrow" w:hAnsi="Aptos Narrow" w:cs="Aptos Narrow"/>
                <w:color w:val="000000" w:themeColor="text1"/>
                <w:sz w:val="22"/>
                <w:szCs w:val="22"/>
              </w:rPr>
              <w:t>..efb</w:t>
            </w:r>
            <w:proofErr w:type="gramEnd"/>
            <w:r w:rsidRPr="2F61107E">
              <w:rPr>
                <w:rFonts w:ascii="Aptos Narrow" w:eastAsia="Aptos Narrow" w:hAnsi="Aptos Narrow" w:cs="Aptos Narrow"/>
                <w:color w:val="000000" w:themeColor="text1"/>
                <w:sz w:val="22"/>
                <w:szCs w:val="22"/>
              </w:rPr>
              <w:t>7e7 -&gt; 0xa5a7...07bdb6</w:t>
            </w:r>
          </w:p>
        </w:tc>
        <w:tc>
          <w:tcPr>
            <w:tcW w:w="1014" w:type="dxa"/>
            <w:tcBorders>
              <w:top w:val="nil"/>
              <w:left w:val="nil"/>
              <w:bottom w:val="nil"/>
              <w:right w:val="single" w:sz="8" w:space="0" w:color="000000" w:themeColor="text1"/>
            </w:tcBorders>
            <w:tcMar>
              <w:top w:w="15" w:type="dxa"/>
              <w:left w:w="15" w:type="dxa"/>
              <w:right w:w="15" w:type="dxa"/>
            </w:tcMar>
            <w:vAlign w:val="center"/>
          </w:tcPr>
          <w:p w14:paraId="1C608A28" w14:textId="025158DE" w:rsidR="2F61107E" w:rsidRDefault="2F61107E" w:rsidP="2F61107E">
            <w:pPr>
              <w:spacing w:after="0"/>
              <w:jc w:val="center"/>
            </w:pPr>
            <w:r w:rsidRPr="2F61107E">
              <w:rPr>
                <w:rFonts w:ascii="Aptos Narrow" w:eastAsia="Aptos Narrow" w:hAnsi="Aptos Narrow" w:cs="Aptos Narrow"/>
                <w:color w:val="000000" w:themeColor="text1"/>
                <w:sz w:val="22"/>
                <w:szCs w:val="22"/>
              </w:rPr>
              <w:t>0,9670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68D2BE7C" w14:textId="6BF813FE" w:rsidR="2F61107E" w:rsidRDefault="2F61107E" w:rsidP="2F61107E">
            <w:pPr>
              <w:spacing w:after="0"/>
              <w:jc w:val="center"/>
            </w:pPr>
            <w:r w:rsidRPr="2F61107E">
              <w:rPr>
                <w:rFonts w:ascii="Aptos Narrow" w:eastAsia="Aptos Narrow" w:hAnsi="Aptos Narrow" w:cs="Aptos Narrow"/>
                <w:color w:val="000000" w:themeColor="text1"/>
                <w:sz w:val="22"/>
                <w:szCs w:val="22"/>
              </w:rPr>
              <w:t>0x4162...06eef5 -&gt; 0x4537...9081d1</w:t>
            </w:r>
          </w:p>
        </w:tc>
        <w:tc>
          <w:tcPr>
            <w:tcW w:w="1023" w:type="dxa"/>
            <w:tcBorders>
              <w:top w:val="nil"/>
              <w:left w:val="nil"/>
              <w:bottom w:val="nil"/>
              <w:right w:val="nil"/>
            </w:tcBorders>
            <w:tcMar>
              <w:top w:w="15" w:type="dxa"/>
              <w:left w:w="15" w:type="dxa"/>
              <w:right w:w="15" w:type="dxa"/>
            </w:tcMar>
            <w:vAlign w:val="center"/>
          </w:tcPr>
          <w:p w14:paraId="37036CC2" w14:textId="68D74B8D" w:rsidR="2F61107E" w:rsidRDefault="2F61107E" w:rsidP="2F61107E">
            <w:pPr>
              <w:spacing w:after="0"/>
              <w:jc w:val="center"/>
            </w:pPr>
            <w:r w:rsidRPr="2F61107E">
              <w:rPr>
                <w:rFonts w:ascii="Aptos Narrow" w:eastAsia="Aptos Narrow" w:hAnsi="Aptos Narrow" w:cs="Aptos Narrow"/>
                <w:color w:val="000000" w:themeColor="text1"/>
                <w:sz w:val="22"/>
                <w:szCs w:val="22"/>
              </w:rPr>
              <w:t>14,3470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69559506" w14:textId="3F500F75" w:rsidR="2F61107E" w:rsidRDefault="2F61107E" w:rsidP="2F61107E">
            <w:pPr>
              <w:spacing w:after="0"/>
              <w:jc w:val="center"/>
            </w:pPr>
            <w:r w:rsidRPr="2F61107E">
              <w:rPr>
                <w:rFonts w:ascii="Aptos Narrow" w:eastAsia="Aptos Narrow" w:hAnsi="Aptos Narrow" w:cs="Aptos Narrow"/>
                <w:color w:val="000000" w:themeColor="text1"/>
                <w:sz w:val="22"/>
                <w:szCs w:val="22"/>
              </w:rPr>
              <w:t>0xe615...0354f1 -&gt; 0xbf94...bb420b</w:t>
            </w:r>
          </w:p>
        </w:tc>
        <w:tc>
          <w:tcPr>
            <w:tcW w:w="1083" w:type="dxa"/>
            <w:tcBorders>
              <w:top w:val="nil"/>
              <w:left w:val="nil"/>
              <w:bottom w:val="nil"/>
              <w:right w:val="single" w:sz="8" w:space="0" w:color="000000" w:themeColor="text1"/>
            </w:tcBorders>
            <w:tcMar>
              <w:top w:w="15" w:type="dxa"/>
              <w:left w:w="15" w:type="dxa"/>
              <w:right w:w="15" w:type="dxa"/>
            </w:tcMar>
            <w:vAlign w:val="center"/>
          </w:tcPr>
          <w:p w14:paraId="31FB3C17" w14:textId="07334A46" w:rsidR="2F61107E" w:rsidRDefault="2F61107E" w:rsidP="2F61107E">
            <w:pPr>
              <w:spacing w:after="0"/>
              <w:jc w:val="center"/>
            </w:pPr>
            <w:r w:rsidRPr="2F61107E">
              <w:rPr>
                <w:rFonts w:ascii="Aptos Narrow" w:eastAsia="Aptos Narrow" w:hAnsi="Aptos Narrow" w:cs="Aptos Narrow"/>
                <w:color w:val="000000" w:themeColor="text1"/>
                <w:sz w:val="22"/>
                <w:szCs w:val="22"/>
              </w:rPr>
              <w:t>167,4530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367352B8" w14:textId="751C271E" w:rsidR="2F61107E" w:rsidRDefault="2F61107E" w:rsidP="2F61107E">
            <w:pPr>
              <w:spacing w:after="0"/>
              <w:jc w:val="center"/>
            </w:pPr>
            <w:r w:rsidRPr="2F61107E">
              <w:rPr>
                <w:rFonts w:ascii="Aptos Narrow" w:eastAsia="Aptos Narrow" w:hAnsi="Aptos Narrow" w:cs="Aptos Narrow"/>
                <w:color w:val="000000" w:themeColor="text1"/>
                <w:sz w:val="22"/>
                <w:szCs w:val="22"/>
              </w:rPr>
              <w:t>0x2178...48fda1 -&gt; 0x8934...c7b2b9</w:t>
            </w:r>
          </w:p>
        </w:tc>
        <w:tc>
          <w:tcPr>
            <w:tcW w:w="1030" w:type="dxa"/>
            <w:tcBorders>
              <w:top w:val="nil"/>
              <w:left w:val="nil"/>
              <w:bottom w:val="nil"/>
              <w:right w:val="single" w:sz="8" w:space="0" w:color="000000" w:themeColor="text1"/>
            </w:tcBorders>
            <w:tcMar>
              <w:top w:w="15" w:type="dxa"/>
              <w:left w:w="15" w:type="dxa"/>
              <w:right w:w="15" w:type="dxa"/>
            </w:tcMar>
            <w:vAlign w:val="center"/>
          </w:tcPr>
          <w:p w14:paraId="78C52E63" w14:textId="74AC9080" w:rsidR="2F61107E" w:rsidRDefault="2F61107E" w:rsidP="2F61107E">
            <w:pPr>
              <w:spacing w:after="0"/>
              <w:jc w:val="center"/>
            </w:pPr>
            <w:r w:rsidRPr="2F61107E">
              <w:rPr>
                <w:rFonts w:ascii="Aptos Narrow" w:eastAsia="Aptos Narrow" w:hAnsi="Aptos Narrow" w:cs="Aptos Narrow"/>
                <w:color w:val="000000" w:themeColor="text1"/>
                <w:sz w:val="22"/>
                <w:szCs w:val="22"/>
              </w:rPr>
              <w:t>399,0000</w:t>
            </w:r>
          </w:p>
        </w:tc>
      </w:tr>
      <w:tr w:rsidR="2F61107E" w14:paraId="4D9ACDBA" w14:textId="77777777" w:rsidTr="2F61107E">
        <w:trPr>
          <w:trHeight w:val="585"/>
        </w:trPr>
        <w:tc>
          <w:tcPr>
            <w:tcW w:w="1017" w:type="dxa"/>
            <w:tcBorders>
              <w:top w:val="nil"/>
              <w:left w:val="single" w:sz="8" w:space="0" w:color="000000" w:themeColor="text1"/>
              <w:bottom w:val="nil"/>
              <w:right w:val="nil"/>
            </w:tcBorders>
            <w:tcMar>
              <w:top w:w="15" w:type="dxa"/>
              <w:left w:w="15" w:type="dxa"/>
              <w:right w:w="15" w:type="dxa"/>
            </w:tcMar>
            <w:vAlign w:val="center"/>
          </w:tcPr>
          <w:p w14:paraId="5589C9AD" w14:textId="7E54D485" w:rsidR="2F61107E" w:rsidRDefault="2F61107E" w:rsidP="2F61107E">
            <w:pPr>
              <w:spacing w:after="0"/>
              <w:jc w:val="center"/>
            </w:pPr>
            <w:r w:rsidRPr="2F61107E">
              <w:rPr>
                <w:rFonts w:ascii="Aptos Narrow" w:eastAsia="Aptos Narrow" w:hAnsi="Aptos Narrow" w:cs="Aptos Narrow"/>
                <w:b/>
                <w:bCs/>
                <w:color w:val="000000" w:themeColor="text1"/>
                <w:sz w:val="22"/>
                <w:szCs w:val="22"/>
              </w:rPr>
              <w:t>9</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49C76599" w14:textId="45D4F24A" w:rsidR="2F61107E" w:rsidRDefault="2F61107E" w:rsidP="2F61107E">
            <w:pPr>
              <w:spacing w:after="0"/>
              <w:jc w:val="center"/>
            </w:pPr>
            <w:r w:rsidRPr="2F61107E">
              <w:rPr>
                <w:rFonts w:ascii="Aptos Narrow" w:eastAsia="Aptos Narrow" w:hAnsi="Aptos Narrow" w:cs="Aptos Narrow"/>
                <w:color w:val="000000" w:themeColor="text1"/>
                <w:sz w:val="22"/>
                <w:szCs w:val="22"/>
              </w:rPr>
              <w:t>0x1a2d...691f13 -&gt; 0x3fc9...2b7fad</w:t>
            </w:r>
          </w:p>
        </w:tc>
        <w:tc>
          <w:tcPr>
            <w:tcW w:w="1014" w:type="dxa"/>
            <w:tcBorders>
              <w:top w:val="nil"/>
              <w:left w:val="nil"/>
              <w:bottom w:val="nil"/>
              <w:right w:val="single" w:sz="8" w:space="0" w:color="000000" w:themeColor="text1"/>
            </w:tcBorders>
            <w:tcMar>
              <w:top w:w="15" w:type="dxa"/>
              <w:left w:w="15" w:type="dxa"/>
              <w:right w:w="15" w:type="dxa"/>
            </w:tcMar>
            <w:vAlign w:val="center"/>
          </w:tcPr>
          <w:p w14:paraId="72CDF1C3" w14:textId="5540E298" w:rsidR="2F61107E" w:rsidRDefault="2F61107E" w:rsidP="2F61107E">
            <w:pPr>
              <w:spacing w:after="0"/>
              <w:jc w:val="center"/>
            </w:pPr>
            <w:r w:rsidRPr="2F61107E">
              <w:rPr>
                <w:rFonts w:ascii="Aptos Narrow" w:eastAsia="Aptos Narrow" w:hAnsi="Aptos Narrow" w:cs="Aptos Narrow"/>
                <w:color w:val="000000" w:themeColor="text1"/>
                <w:sz w:val="22"/>
                <w:szCs w:val="22"/>
              </w:rPr>
              <w:t>0,6600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3B293EE6" w14:textId="24219C32" w:rsidR="2F61107E" w:rsidRDefault="2F61107E" w:rsidP="2F61107E">
            <w:pPr>
              <w:spacing w:after="0"/>
              <w:jc w:val="center"/>
            </w:pPr>
            <w:r w:rsidRPr="2F61107E">
              <w:rPr>
                <w:rFonts w:ascii="Aptos Narrow" w:eastAsia="Aptos Narrow" w:hAnsi="Aptos Narrow" w:cs="Aptos Narrow"/>
                <w:color w:val="000000" w:themeColor="text1"/>
                <w:sz w:val="22"/>
                <w:szCs w:val="22"/>
              </w:rPr>
              <w:t>0x6edf...1c5048 -&gt; 0x7ff4...5e4c76</w:t>
            </w:r>
          </w:p>
        </w:tc>
        <w:tc>
          <w:tcPr>
            <w:tcW w:w="1023" w:type="dxa"/>
            <w:tcBorders>
              <w:top w:val="nil"/>
              <w:left w:val="nil"/>
              <w:bottom w:val="nil"/>
              <w:right w:val="nil"/>
            </w:tcBorders>
            <w:tcMar>
              <w:top w:w="15" w:type="dxa"/>
              <w:left w:w="15" w:type="dxa"/>
              <w:right w:w="15" w:type="dxa"/>
            </w:tcMar>
            <w:vAlign w:val="center"/>
          </w:tcPr>
          <w:p w14:paraId="75E98BB7" w14:textId="24C57D90" w:rsidR="2F61107E" w:rsidRDefault="2F61107E" w:rsidP="2F61107E">
            <w:pPr>
              <w:spacing w:after="0"/>
              <w:jc w:val="center"/>
            </w:pPr>
            <w:r w:rsidRPr="2F61107E">
              <w:rPr>
                <w:rFonts w:ascii="Aptos Narrow" w:eastAsia="Aptos Narrow" w:hAnsi="Aptos Narrow" w:cs="Aptos Narrow"/>
                <w:color w:val="000000" w:themeColor="text1"/>
                <w:sz w:val="22"/>
                <w:szCs w:val="22"/>
              </w:rPr>
              <w:t>12,8950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36901C6E" w14:textId="623ABF16" w:rsidR="2F61107E" w:rsidRDefault="2F61107E" w:rsidP="2F61107E">
            <w:pPr>
              <w:spacing w:after="0"/>
              <w:jc w:val="center"/>
            </w:pPr>
            <w:r w:rsidRPr="2F61107E">
              <w:rPr>
                <w:rFonts w:ascii="Aptos Narrow" w:eastAsia="Aptos Narrow" w:hAnsi="Aptos Narrow" w:cs="Aptos Narrow"/>
                <w:color w:val="000000" w:themeColor="text1"/>
                <w:sz w:val="22"/>
                <w:szCs w:val="22"/>
              </w:rPr>
              <w:t>0xad6e.</w:t>
            </w:r>
            <w:proofErr w:type="gramStart"/>
            <w:r w:rsidRPr="2F61107E">
              <w:rPr>
                <w:rFonts w:ascii="Aptos Narrow" w:eastAsia="Aptos Narrow" w:hAnsi="Aptos Narrow" w:cs="Aptos Narrow"/>
                <w:color w:val="000000" w:themeColor="text1"/>
                <w:sz w:val="22"/>
                <w:szCs w:val="22"/>
              </w:rPr>
              <w:t>..ed</w:t>
            </w:r>
            <w:proofErr w:type="gramEnd"/>
            <w:r w:rsidRPr="2F61107E">
              <w:rPr>
                <w:rFonts w:ascii="Aptos Narrow" w:eastAsia="Aptos Narrow" w:hAnsi="Aptos Narrow" w:cs="Aptos Narrow"/>
                <w:color w:val="000000" w:themeColor="text1"/>
                <w:sz w:val="22"/>
                <w:szCs w:val="22"/>
              </w:rPr>
              <w:t>8862 -&gt; 0xf551...097915</w:t>
            </w:r>
          </w:p>
        </w:tc>
        <w:tc>
          <w:tcPr>
            <w:tcW w:w="1083" w:type="dxa"/>
            <w:tcBorders>
              <w:top w:val="nil"/>
              <w:left w:val="nil"/>
              <w:bottom w:val="nil"/>
              <w:right w:val="single" w:sz="8" w:space="0" w:color="000000" w:themeColor="text1"/>
            </w:tcBorders>
            <w:tcMar>
              <w:top w:w="15" w:type="dxa"/>
              <w:left w:w="15" w:type="dxa"/>
              <w:right w:w="15" w:type="dxa"/>
            </w:tcMar>
            <w:vAlign w:val="center"/>
          </w:tcPr>
          <w:p w14:paraId="6062B18D" w14:textId="7B44CE84" w:rsidR="2F61107E" w:rsidRDefault="2F61107E" w:rsidP="2F61107E">
            <w:pPr>
              <w:spacing w:after="0"/>
              <w:jc w:val="center"/>
            </w:pPr>
            <w:r w:rsidRPr="2F61107E">
              <w:rPr>
                <w:rFonts w:ascii="Aptos Narrow" w:eastAsia="Aptos Narrow" w:hAnsi="Aptos Narrow" w:cs="Aptos Narrow"/>
                <w:color w:val="000000" w:themeColor="text1"/>
                <w:sz w:val="22"/>
                <w:szCs w:val="22"/>
              </w:rPr>
              <w:t>164,7080</w:t>
            </w:r>
          </w:p>
        </w:tc>
        <w:tc>
          <w:tcPr>
            <w:tcW w:w="1048" w:type="dxa"/>
            <w:tcBorders>
              <w:top w:val="nil"/>
              <w:left w:val="single" w:sz="8" w:space="0" w:color="000000" w:themeColor="text1"/>
              <w:bottom w:val="nil"/>
              <w:right w:val="nil"/>
            </w:tcBorders>
            <w:tcMar>
              <w:top w:w="15" w:type="dxa"/>
              <w:left w:w="15" w:type="dxa"/>
              <w:right w:w="15" w:type="dxa"/>
            </w:tcMar>
            <w:vAlign w:val="center"/>
          </w:tcPr>
          <w:p w14:paraId="4045E3A1" w14:textId="43ABF630" w:rsidR="2F61107E" w:rsidRDefault="2F61107E" w:rsidP="2F61107E">
            <w:pPr>
              <w:spacing w:after="0"/>
              <w:jc w:val="center"/>
            </w:pPr>
            <w:r w:rsidRPr="2F61107E">
              <w:rPr>
                <w:rFonts w:ascii="Aptos Narrow" w:eastAsia="Aptos Narrow" w:hAnsi="Aptos Narrow" w:cs="Aptos Narrow"/>
                <w:color w:val="000000" w:themeColor="text1"/>
                <w:sz w:val="22"/>
                <w:szCs w:val="22"/>
              </w:rPr>
              <w:t>0x4530...92b785 -&gt; 0x0b2f...07c8c2</w:t>
            </w:r>
          </w:p>
        </w:tc>
        <w:tc>
          <w:tcPr>
            <w:tcW w:w="1030" w:type="dxa"/>
            <w:tcBorders>
              <w:top w:val="nil"/>
              <w:left w:val="nil"/>
              <w:bottom w:val="nil"/>
              <w:right w:val="single" w:sz="8" w:space="0" w:color="000000" w:themeColor="text1"/>
            </w:tcBorders>
            <w:tcMar>
              <w:top w:w="15" w:type="dxa"/>
              <w:left w:w="15" w:type="dxa"/>
              <w:right w:w="15" w:type="dxa"/>
            </w:tcMar>
            <w:vAlign w:val="center"/>
          </w:tcPr>
          <w:p w14:paraId="7F2693C0" w14:textId="3EC84A0C" w:rsidR="2F61107E" w:rsidRDefault="2F61107E" w:rsidP="2F61107E">
            <w:pPr>
              <w:spacing w:after="0"/>
              <w:jc w:val="center"/>
            </w:pPr>
            <w:r w:rsidRPr="2F61107E">
              <w:rPr>
                <w:rFonts w:ascii="Aptos Narrow" w:eastAsia="Aptos Narrow" w:hAnsi="Aptos Narrow" w:cs="Aptos Narrow"/>
                <w:color w:val="000000" w:themeColor="text1"/>
                <w:sz w:val="22"/>
                <w:szCs w:val="22"/>
              </w:rPr>
              <w:t>398,1400</w:t>
            </w:r>
          </w:p>
        </w:tc>
      </w:tr>
      <w:tr w:rsidR="2F61107E" w14:paraId="5C6061FE" w14:textId="77777777" w:rsidTr="2F61107E">
        <w:trPr>
          <w:trHeight w:val="585"/>
        </w:trPr>
        <w:tc>
          <w:tcPr>
            <w:tcW w:w="1017"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6FFBC0D8" w14:textId="378C2C42" w:rsidR="2F61107E" w:rsidRDefault="2F61107E" w:rsidP="2F61107E">
            <w:pPr>
              <w:spacing w:after="0"/>
              <w:jc w:val="center"/>
            </w:pPr>
            <w:r w:rsidRPr="2F61107E">
              <w:rPr>
                <w:rFonts w:ascii="Aptos Narrow" w:eastAsia="Aptos Narrow" w:hAnsi="Aptos Narrow" w:cs="Aptos Narrow"/>
                <w:b/>
                <w:bCs/>
                <w:color w:val="000000" w:themeColor="text1"/>
                <w:sz w:val="22"/>
                <w:szCs w:val="22"/>
              </w:rPr>
              <w:t>10</w:t>
            </w:r>
          </w:p>
        </w:tc>
        <w:tc>
          <w:tcPr>
            <w:tcW w:w="1048"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1BD00822" w14:textId="1244A313" w:rsidR="2F61107E" w:rsidRDefault="2F61107E" w:rsidP="2F61107E">
            <w:pPr>
              <w:spacing w:after="0"/>
              <w:jc w:val="center"/>
            </w:pPr>
            <w:r w:rsidRPr="2F61107E">
              <w:rPr>
                <w:rFonts w:ascii="Aptos Narrow" w:eastAsia="Aptos Narrow" w:hAnsi="Aptos Narrow" w:cs="Aptos Narrow"/>
                <w:color w:val="000000" w:themeColor="text1"/>
                <w:sz w:val="22"/>
                <w:szCs w:val="22"/>
              </w:rPr>
              <w:t>0xf855...288101 -&gt; 0x3fc9...2b7fad</w:t>
            </w:r>
          </w:p>
        </w:tc>
        <w:tc>
          <w:tcPr>
            <w:tcW w:w="1014"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6705CB0C" w14:textId="5E36C9F2" w:rsidR="2F61107E" w:rsidRDefault="2F61107E" w:rsidP="2F61107E">
            <w:pPr>
              <w:spacing w:after="0"/>
              <w:jc w:val="center"/>
            </w:pPr>
            <w:r w:rsidRPr="2F61107E">
              <w:rPr>
                <w:rFonts w:ascii="Aptos Narrow" w:eastAsia="Aptos Narrow" w:hAnsi="Aptos Narrow" w:cs="Aptos Narrow"/>
                <w:color w:val="000000" w:themeColor="text1"/>
                <w:sz w:val="22"/>
                <w:szCs w:val="22"/>
              </w:rPr>
              <w:t>0,6140</w:t>
            </w:r>
          </w:p>
        </w:tc>
        <w:tc>
          <w:tcPr>
            <w:tcW w:w="1048"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35B52DD5" w14:textId="0EF29D23" w:rsidR="2F61107E" w:rsidRDefault="2F61107E" w:rsidP="2F61107E">
            <w:pPr>
              <w:spacing w:after="0"/>
              <w:jc w:val="center"/>
            </w:pPr>
            <w:r w:rsidRPr="2F61107E">
              <w:rPr>
                <w:rFonts w:ascii="Aptos Narrow" w:eastAsia="Aptos Narrow" w:hAnsi="Aptos Narrow" w:cs="Aptos Narrow"/>
                <w:color w:val="000000" w:themeColor="text1"/>
                <w:sz w:val="22"/>
                <w:szCs w:val="22"/>
              </w:rPr>
              <w:t>0x7dc5...a0098b -&gt; 0xb3e8...35bc88</w:t>
            </w:r>
          </w:p>
        </w:tc>
        <w:tc>
          <w:tcPr>
            <w:tcW w:w="1023" w:type="dxa"/>
            <w:tcBorders>
              <w:top w:val="nil"/>
              <w:left w:val="nil"/>
              <w:bottom w:val="single" w:sz="8" w:space="0" w:color="000000" w:themeColor="text1"/>
              <w:right w:val="nil"/>
            </w:tcBorders>
            <w:tcMar>
              <w:top w:w="15" w:type="dxa"/>
              <w:left w:w="15" w:type="dxa"/>
              <w:right w:w="15" w:type="dxa"/>
            </w:tcMar>
            <w:vAlign w:val="center"/>
          </w:tcPr>
          <w:p w14:paraId="614E7BE4" w14:textId="2CD8189B" w:rsidR="2F61107E" w:rsidRDefault="2F61107E" w:rsidP="2F61107E">
            <w:pPr>
              <w:spacing w:after="0"/>
              <w:jc w:val="center"/>
            </w:pPr>
            <w:r w:rsidRPr="2F61107E">
              <w:rPr>
                <w:rFonts w:ascii="Aptos Narrow" w:eastAsia="Aptos Narrow" w:hAnsi="Aptos Narrow" w:cs="Aptos Narrow"/>
                <w:color w:val="000000" w:themeColor="text1"/>
                <w:sz w:val="22"/>
                <w:szCs w:val="22"/>
              </w:rPr>
              <w:t>11,2490</w:t>
            </w:r>
          </w:p>
        </w:tc>
        <w:tc>
          <w:tcPr>
            <w:tcW w:w="1048"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2A60530A" w14:textId="11827DA5" w:rsidR="2F61107E" w:rsidRDefault="2F61107E" w:rsidP="2F61107E">
            <w:pPr>
              <w:spacing w:after="0"/>
              <w:jc w:val="center"/>
            </w:pPr>
            <w:r w:rsidRPr="2F61107E">
              <w:rPr>
                <w:rFonts w:ascii="Aptos Narrow" w:eastAsia="Aptos Narrow" w:hAnsi="Aptos Narrow" w:cs="Aptos Narrow"/>
                <w:color w:val="000000" w:themeColor="text1"/>
                <w:sz w:val="22"/>
                <w:szCs w:val="22"/>
              </w:rPr>
              <w:t>0xef74...b0a381 -&gt; 0xbf94...bb420b</w:t>
            </w:r>
          </w:p>
        </w:tc>
        <w:tc>
          <w:tcPr>
            <w:tcW w:w="1083"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0C271FFD" w14:textId="3E6F5CED" w:rsidR="2F61107E" w:rsidRDefault="2F61107E" w:rsidP="2F61107E">
            <w:pPr>
              <w:spacing w:after="0"/>
              <w:jc w:val="center"/>
            </w:pPr>
            <w:r w:rsidRPr="2F61107E">
              <w:rPr>
                <w:rFonts w:ascii="Aptos Narrow" w:eastAsia="Aptos Narrow" w:hAnsi="Aptos Narrow" w:cs="Aptos Narrow"/>
                <w:color w:val="000000" w:themeColor="text1"/>
                <w:sz w:val="22"/>
                <w:szCs w:val="22"/>
              </w:rPr>
              <w:t>125,1440</w:t>
            </w:r>
          </w:p>
        </w:tc>
        <w:tc>
          <w:tcPr>
            <w:tcW w:w="1048"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76A18F5C" w14:textId="53CE1351" w:rsidR="2F61107E" w:rsidRDefault="2F61107E" w:rsidP="2F61107E">
            <w:pPr>
              <w:spacing w:after="0"/>
              <w:jc w:val="center"/>
            </w:pPr>
            <w:r w:rsidRPr="2F61107E">
              <w:rPr>
                <w:rFonts w:ascii="Aptos Narrow" w:eastAsia="Aptos Narrow" w:hAnsi="Aptos Narrow" w:cs="Aptos Narrow"/>
                <w:color w:val="000000" w:themeColor="text1"/>
                <w:sz w:val="22"/>
                <w:szCs w:val="22"/>
              </w:rPr>
              <w:t>0xae4b...270952 -&gt; 0x28c6...f21d60</w:t>
            </w:r>
          </w:p>
        </w:tc>
        <w:tc>
          <w:tcPr>
            <w:tcW w:w="1030"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5782C6B1" w14:textId="0F6F1391" w:rsidR="2F61107E" w:rsidRDefault="2F61107E" w:rsidP="2F61107E">
            <w:pPr>
              <w:spacing w:after="0"/>
              <w:jc w:val="center"/>
            </w:pPr>
            <w:r w:rsidRPr="2F61107E">
              <w:rPr>
                <w:rFonts w:ascii="Aptos Narrow" w:eastAsia="Aptos Narrow" w:hAnsi="Aptos Narrow" w:cs="Aptos Narrow"/>
                <w:color w:val="000000" w:themeColor="text1"/>
                <w:sz w:val="22"/>
                <w:szCs w:val="22"/>
              </w:rPr>
              <w:t>391,0000</w:t>
            </w:r>
          </w:p>
        </w:tc>
      </w:tr>
    </w:tbl>
    <w:p w14:paraId="6EA5DFEE" w14:textId="13C47687" w:rsidR="2F61107E" w:rsidRDefault="2F61107E" w:rsidP="2F61107E"/>
    <w:tbl>
      <w:tblPr>
        <w:tblW w:w="0" w:type="auto"/>
        <w:tblLayout w:type="fixed"/>
        <w:tblLook w:val="06A0" w:firstRow="1" w:lastRow="0" w:firstColumn="1" w:lastColumn="0" w:noHBand="1" w:noVBand="1"/>
      </w:tblPr>
      <w:tblGrid>
        <w:gridCol w:w="1326"/>
        <w:gridCol w:w="1344"/>
        <w:gridCol w:w="1347"/>
        <w:gridCol w:w="1347"/>
        <w:gridCol w:w="1334"/>
        <w:gridCol w:w="1335"/>
        <w:gridCol w:w="1329"/>
      </w:tblGrid>
      <w:tr w:rsidR="2F61107E" w14:paraId="08316ABD" w14:textId="77777777" w:rsidTr="2F61107E">
        <w:trPr>
          <w:trHeight w:val="300"/>
        </w:trPr>
        <w:tc>
          <w:tcPr>
            <w:tcW w:w="9362" w:type="dxa"/>
            <w:gridSpan w:val="7"/>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26889DD5" w14:textId="4CFDA76D" w:rsidR="2F61107E" w:rsidRDefault="2F61107E" w:rsidP="2F61107E">
            <w:pPr>
              <w:spacing w:after="0"/>
              <w:jc w:val="center"/>
            </w:pPr>
            <w:r w:rsidRPr="2F61107E">
              <w:rPr>
                <w:rFonts w:ascii="Aptos Narrow" w:eastAsia="Aptos Narrow" w:hAnsi="Aptos Narrow" w:cs="Aptos Narrow"/>
                <w:b/>
                <w:bCs/>
                <w:color w:val="000000" w:themeColor="text1"/>
                <w:sz w:val="22"/>
                <w:szCs w:val="22"/>
              </w:rPr>
              <w:t xml:space="preserve">Table 8A. Query 4.1 </w:t>
            </w:r>
            <w:r w:rsidR="00F32178">
              <w:rPr>
                <w:rFonts w:ascii="Aptos Narrow" w:eastAsia="Aptos Narrow" w:hAnsi="Aptos Narrow" w:cs="Aptos Narrow"/>
                <w:b/>
                <w:bCs/>
                <w:color w:val="000000" w:themeColor="text1"/>
                <w:sz w:val="22"/>
                <w:szCs w:val="22"/>
              </w:rPr>
              <w:t>f</w:t>
            </w:r>
            <w:r w:rsidR="00F32178" w:rsidRPr="2F61107E">
              <w:rPr>
                <w:rFonts w:ascii="Aptos Narrow" w:eastAsia="Aptos Narrow" w:hAnsi="Aptos Narrow" w:cs="Aptos Narrow"/>
                <w:b/>
                <w:bCs/>
                <w:color w:val="000000" w:themeColor="text1"/>
                <w:sz w:val="22"/>
                <w:szCs w:val="22"/>
              </w:rPr>
              <w:t xml:space="preserve">or </w:t>
            </w:r>
            <w:r w:rsidR="00F32178" w:rsidRPr="00F32178">
              <w:rPr>
                <w:rFonts w:ascii="Aptos Narrow" w:eastAsia="Aptos Narrow" w:hAnsi="Aptos Narrow" w:cs="Aptos Narrow"/>
                <w:b/>
                <w:bCs/>
                <w:color w:val="000000" w:themeColor="text1"/>
                <w:sz w:val="22"/>
                <w:szCs w:val="22"/>
              </w:rPr>
              <w:t>each set of blocks</w:t>
            </w:r>
          </w:p>
        </w:tc>
      </w:tr>
      <w:tr w:rsidR="2F61107E" w14:paraId="4FD5217C" w14:textId="77777777" w:rsidTr="2F61107E">
        <w:trPr>
          <w:trHeight w:val="480"/>
        </w:trPr>
        <w:tc>
          <w:tcPr>
            <w:tcW w:w="1326"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1712E098" w14:textId="6974AE11" w:rsidR="2F61107E" w:rsidRDefault="00BF41D8" w:rsidP="2F61107E">
            <w:pPr>
              <w:spacing w:after="0"/>
              <w:jc w:val="center"/>
            </w:pPr>
            <w:r>
              <w:rPr>
                <w:rFonts w:ascii="Aptos Narrow" w:eastAsia="Aptos Narrow" w:hAnsi="Aptos Narrow" w:cs="Aptos Narrow"/>
                <w:color w:val="000000" w:themeColor="text1"/>
                <w:sz w:val="22"/>
                <w:szCs w:val="22"/>
              </w:rPr>
              <w:lastRenderedPageBreak/>
              <w:t>Number of blocks</w:t>
            </w:r>
          </w:p>
        </w:tc>
        <w:tc>
          <w:tcPr>
            <w:tcW w:w="1344"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3841B5F3" w14:textId="555741FF" w:rsidR="2F61107E" w:rsidRDefault="2F61107E" w:rsidP="2F61107E">
            <w:pPr>
              <w:spacing w:after="0"/>
              <w:jc w:val="center"/>
            </w:pPr>
            <w:r w:rsidRPr="2F61107E">
              <w:rPr>
                <w:rFonts w:ascii="Aptos Narrow" w:eastAsia="Aptos Narrow" w:hAnsi="Aptos Narrow" w:cs="Aptos Narrow"/>
                <w:color w:val="000000" w:themeColor="text1"/>
                <w:sz w:val="22"/>
                <w:szCs w:val="22"/>
              </w:rPr>
              <w:t>Average Value (</w:t>
            </w:r>
            <w:r w:rsidR="0046329A">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c>
          <w:tcPr>
            <w:tcW w:w="1347" w:type="dxa"/>
            <w:tcBorders>
              <w:top w:val="single" w:sz="8" w:space="0" w:color="000000" w:themeColor="text1"/>
              <w:left w:val="nil"/>
              <w:bottom w:val="single" w:sz="8" w:space="0" w:color="000000" w:themeColor="text1"/>
              <w:right w:val="nil"/>
            </w:tcBorders>
            <w:tcMar>
              <w:top w:w="15" w:type="dxa"/>
              <w:left w:w="15" w:type="dxa"/>
              <w:right w:w="15" w:type="dxa"/>
            </w:tcMar>
            <w:vAlign w:val="center"/>
          </w:tcPr>
          <w:p w14:paraId="62B23A67" w14:textId="7E2EA01B" w:rsidR="2F61107E" w:rsidRDefault="2F61107E" w:rsidP="2F61107E">
            <w:pPr>
              <w:spacing w:after="0"/>
              <w:jc w:val="center"/>
            </w:pPr>
            <w:proofErr w:type="spellStart"/>
            <w:r w:rsidRPr="2F61107E">
              <w:rPr>
                <w:rFonts w:ascii="Aptos Narrow" w:eastAsia="Aptos Narrow" w:hAnsi="Aptos Narrow" w:cs="Aptos Narrow"/>
                <w:color w:val="000000" w:themeColor="text1"/>
                <w:sz w:val="22"/>
                <w:szCs w:val="22"/>
              </w:rPr>
              <w:t>Minumum</w:t>
            </w:r>
            <w:proofErr w:type="spellEnd"/>
            <w:r w:rsidRPr="2F61107E">
              <w:rPr>
                <w:rFonts w:ascii="Aptos Narrow" w:eastAsia="Aptos Narrow" w:hAnsi="Aptos Narrow" w:cs="Aptos Narrow"/>
                <w:color w:val="000000" w:themeColor="text1"/>
                <w:sz w:val="22"/>
                <w:szCs w:val="22"/>
              </w:rPr>
              <w:t xml:space="preserve"> Value (</w:t>
            </w:r>
            <w:r w:rsidR="0046329A">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c>
          <w:tcPr>
            <w:tcW w:w="1347" w:type="dxa"/>
            <w:tcBorders>
              <w:top w:val="single" w:sz="8" w:space="0" w:color="000000" w:themeColor="text1"/>
              <w:left w:val="nil"/>
              <w:bottom w:val="single" w:sz="8" w:space="0" w:color="000000" w:themeColor="text1"/>
              <w:right w:val="nil"/>
            </w:tcBorders>
            <w:tcMar>
              <w:top w:w="15" w:type="dxa"/>
              <w:left w:w="15" w:type="dxa"/>
              <w:right w:w="15" w:type="dxa"/>
            </w:tcMar>
            <w:vAlign w:val="center"/>
          </w:tcPr>
          <w:p w14:paraId="6707A5F1" w14:textId="5882ACA9" w:rsidR="2F61107E" w:rsidRDefault="2F61107E" w:rsidP="2F61107E">
            <w:pPr>
              <w:spacing w:after="0"/>
              <w:jc w:val="center"/>
            </w:pPr>
            <w:r w:rsidRPr="2F61107E">
              <w:rPr>
                <w:rFonts w:ascii="Aptos Narrow" w:eastAsia="Aptos Narrow" w:hAnsi="Aptos Narrow" w:cs="Aptos Narrow"/>
                <w:color w:val="000000" w:themeColor="text1"/>
                <w:sz w:val="22"/>
                <w:szCs w:val="22"/>
              </w:rPr>
              <w:t>Maximum Value (</w:t>
            </w:r>
            <w:r w:rsidR="0046329A">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c>
          <w:tcPr>
            <w:tcW w:w="1334" w:type="dxa"/>
            <w:tcBorders>
              <w:top w:val="single" w:sz="8" w:space="0" w:color="000000" w:themeColor="text1"/>
              <w:left w:val="nil"/>
              <w:bottom w:val="single" w:sz="8" w:space="0" w:color="000000" w:themeColor="text1"/>
              <w:right w:val="nil"/>
            </w:tcBorders>
            <w:tcMar>
              <w:top w:w="15" w:type="dxa"/>
              <w:left w:w="15" w:type="dxa"/>
              <w:right w:w="15" w:type="dxa"/>
            </w:tcMar>
            <w:vAlign w:val="center"/>
          </w:tcPr>
          <w:p w14:paraId="160E995F" w14:textId="22F975A3" w:rsidR="2F61107E" w:rsidRDefault="2F61107E" w:rsidP="2F61107E">
            <w:pPr>
              <w:spacing w:after="0"/>
              <w:jc w:val="center"/>
            </w:pPr>
            <w:r w:rsidRPr="2F61107E">
              <w:rPr>
                <w:rFonts w:ascii="Aptos Narrow" w:eastAsia="Aptos Narrow" w:hAnsi="Aptos Narrow" w:cs="Aptos Narrow"/>
                <w:color w:val="000000" w:themeColor="text1"/>
                <w:sz w:val="22"/>
                <w:szCs w:val="22"/>
              </w:rPr>
              <w:t>Percentile 25</w:t>
            </w:r>
          </w:p>
        </w:tc>
        <w:tc>
          <w:tcPr>
            <w:tcW w:w="1335" w:type="dxa"/>
            <w:tcBorders>
              <w:top w:val="single" w:sz="8" w:space="0" w:color="000000" w:themeColor="text1"/>
              <w:left w:val="nil"/>
              <w:bottom w:val="single" w:sz="8" w:space="0" w:color="000000" w:themeColor="text1"/>
              <w:right w:val="nil"/>
            </w:tcBorders>
            <w:tcMar>
              <w:top w:w="15" w:type="dxa"/>
              <w:left w:w="15" w:type="dxa"/>
              <w:right w:w="15" w:type="dxa"/>
            </w:tcMar>
            <w:vAlign w:val="center"/>
          </w:tcPr>
          <w:p w14:paraId="345E7C77" w14:textId="6E41173F" w:rsidR="2F61107E" w:rsidRDefault="2F61107E" w:rsidP="2F61107E">
            <w:pPr>
              <w:spacing w:after="0"/>
              <w:jc w:val="center"/>
            </w:pPr>
            <w:r w:rsidRPr="2F61107E">
              <w:rPr>
                <w:rFonts w:ascii="Aptos Narrow" w:eastAsia="Aptos Narrow" w:hAnsi="Aptos Narrow" w:cs="Aptos Narrow"/>
                <w:color w:val="000000" w:themeColor="text1"/>
                <w:sz w:val="22"/>
                <w:szCs w:val="22"/>
              </w:rPr>
              <w:t>Median Value</w:t>
            </w:r>
          </w:p>
        </w:tc>
        <w:tc>
          <w:tcPr>
            <w:tcW w:w="1329" w:type="dxa"/>
            <w:tcBorders>
              <w:top w:val="single" w:sz="8" w:space="0" w:color="000000" w:themeColor="text1"/>
              <w:left w:val="nil"/>
              <w:bottom w:val="single" w:sz="8" w:space="0" w:color="000000" w:themeColor="text1"/>
              <w:right w:val="single" w:sz="8" w:space="0" w:color="000000" w:themeColor="text1"/>
            </w:tcBorders>
            <w:tcMar>
              <w:top w:w="15" w:type="dxa"/>
              <w:left w:w="15" w:type="dxa"/>
              <w:right w:w="15" w:type="dxa"/>
            </w:tcMar>
            <w:vAlign w:val="center"/>
          </w:tcPr>
          <w:p w14:paraId="08363DE8" w14:textId="4BB6E397" w:rsidR="2F61107E" w:rsidRDefault="2F61107E" w:rsidP="2F61107E">
            <w:pPr>
              <w:spacing w:after="0"/>
              <w:jc w:val="center"/>
            </w:pPr>
            <w:r w:rsidRPr="2F61107E">
              <w:rPr>
                <w:rFonts w:ascii="Aptos Narrow" w:eastAsia="Aptos Narrow" w:hAnsi="Aptos Narrow" w:cs="Aptos Narrow"/>
                <w:color w:val="000000" w:themeColor="text1"/>
                <w:sz w:val="22"/>
                <w:szCs w:val="22"/>
              </w:rPr>
              <w:t>Percentile 75</w:t>
            </w:r>
          </w:p>
        </w:tc>
      </w:tr>
      <w:tr w:rsidR="2F61107E" w14:paraId="1B9CD0B9" w14:textId="77777777" w:rsidTr="2F61107E">
        <w:trPr>
          <w:trHeight w:val="300"/>
        </w:trPr>
        <w:tc>
          <w:tcPr>
            <w:tcW w:w="1326" w:type="dxa"/>
            <w:tcBorders>
              <w:top w:val="single" w:sz="8"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6906C97F" w14:textId="6005459C" w:rsidR="2F61107E" w:rsidRDefault="2F61107E" w:rsidP="2F61107E">
            <w:pPr>
              <w:spacing w:after="0"/>
              <w:jc w:val="center"/>
            </w:pPr>
            <w:r w:rsidRPr="2F61107E">
              <w:rPr>
                <w:rFonts w:ascii="Aptos Narrow" w:eastAsia="Aptos Narrow" w:hAnsi="Aptos Narrow" w:cs="Aptos Narrow"/>
                <w:b/>
                <w:bCs/>
                <w:color w:val="000000" w:themeColor="text1"/>
                <w:sz w:val="22"/>
                <w:szCs w:val="22"/>
              </w:rPr>
              <w:t>2</w:t>
            </w:r>
          </w:p>
        </w:tc>
        <w:tc>
          <w:tcPr>
            <w:tcW w:w="1344" w:type="dxa"/>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2BDDDF59" w14:textId="36E1AFA1" w:rsidR="2F61107E" w:rsidRDefault="2F61107E" w:rsidP="2F61107E">
            <w:pPr>
              <w:spacing w:after="0"/>
              <w:jc w:val="center"/>
            </w:pPr>
            <w:r w:rsidRPr="2F61107E">
              <w:rPr>
                <w:rFonts w:ascii="Aptos Narrow" w:eastAsia="Aptos Narrow" w:hAnsi="Aptos Narrow" w:cs="Aptos Narrow"/>
                <w:color w:val="000000" w:themeColor="text1"/>
                <w:sz w:val="22"/>
                <w:szCs w:val="22"/>
              </w:rPr>
              <w:t>0,123</w:t>
            </w:r>
          </w:p>
        </w:tc>
        <w:tc>
          <w:tcPr>
            <w:tcW w:w="1347" w:type="dxa"/>
            <w:tcBorders>
              <w:top w:val="single" w:sz="8" w:space="0" w:color="000000" w:themeColor="text1"/>
              <w:left w:val="nil"/>
              <w:bottom w:val="nil"/>
              <w:right w:val="nil"/>
            </w:tcBorders>
            <w:tcMar>
              <w:top w:w="15" w:type="dxa"/>
              <w:left w:w="15" w:type="dxa"/>
              <w:right w:w="15" w:type="dxa"/>
            </w:tcMar>
            <w:vAlign w:val="center"/>
          </w:tcPr>
          <w:p w14:paraId="201A5D77" w14:textId="1B2F4298" w:rsidR="2F61107E" w:rsidRDefault="2F61107E" w:rsidP="2F61107E">
            <w:pPr>
              <w:spacing w:after="0"/>
              <w:jc w:val="center"/>
            </w:pPr>
            <w:r w:rsidRPr="2F61107E">
              <w:rPr>
                <w:rFonts w:ascii="Aptos Narrow" w:eastAsia="Aptos Narrow" w:hAnsi="Aptos Narrow" w:cs="Aptos Narrow"/>
                <w:color w:val="000000" w:themeColor="text1"/>
                <w:sz w:val="22"/>
                <w:szCs w:val="22"/>
              </w:rPr>
              <w:t>0</w:t>
            </w:r>
          </w:p>
        </w:tc>
        <w:tc>
          <w:tcPr>
            <w:tcW w:w="1347" w:type="dxa"/>
            <w:tcBorders>
              <w:top w:val="single" w:sz="8" w:space="0" w:color="000000" w:themeColor="text1"/>
              <w:left w:val="nil"/>
              <w:bottom w:val="nil"/>
              <w:right w:val="nil"/>
            </w:tcBorders>
            <w:tcMar>
              <w:top w:w="15" w:type="dxa"/>
              <w:left w:w="15" w:type="dxa"/>
              <w:right w:w="15" w:type="dxa"/>
            </w:tcMar>
            <w:vAlign w:val="center"/>
          </w:tcPr>
          <w:p w14:paraId="74305B2D" w14:textId="2F4365F1" w:rsidR="2F61107E" w:rsidRDefault="2F61107E" w:rsidP="2F61107E">
            <w:pPr>
              <w:spacing w:after="0"/>
              <w:jc w:val="center"/>
            </w:pPr>
            <w:r w:rsidRPr="2F61107E">
              <w:rPr>
                <w:rFonts w:ascii="Aptos Narrow" w:eastAsia="Aptos Narrow" w:hAnsi="Aptos Narrow" w:cs="Aptos Narrow"/>
                <w:color w:val="000000" w:themeColor="text1"/>
                <w:sz w:val="22"/>
                <w:szCs w:val="22"/>
              </w:rPr>
              <w:t>7.451</w:t>
            </w:r>
          </w:p>
        </w:tc>
        <w:tc>
          <w:tcPr>
            <w:tcW w:w="1334" w:type="dxa"/>
            <w:tcBorders>
              <w:top w:val="single" w:sz="8" w:space="0" w:color="000000" w:themeColor="text1"/>
              <w:left w:val="nil"/>
              <w:bottom w:val="nil"/>
              <w:right w:val="nil"/>
            </w:tcBorders>
            <w:tcMar>
              <w:top w:w="15" w:type="dxa"/>
              <w:left w:w="15" w:type="dxa"/>
              <w:right w:w="15" w:type="dxa"/>
            </w:tcMar>
            <w:vAlign w:val="center"/>
          </w:tcPr>
          <w:p w14:paraId="77BB11EF" w14:textId="60B0462F" w:rsidR="2F61107E" w:rsidRDefault="2F61107E" w:rsidP="2F61107E">
            <w:pPr>
              <w:spacing w:after="0"/>
              <w:jc w:val="center"/>
            </w:pPr>
            <w:r w:rsidRPr="2F61107E">
              <w:rPr>
                <w:rFonts w:ascii="Aptos Narrow" w:eastAsia="Aptos Narrow" w:hAnsi="Aptos Narrow" w:cs="Aptos Narrow"/>
                <w:color w:val="000000" w:themeColor="text1"/>
                <w:sz w:val="22"/>
                <w:szCs w:val="22"/>
              </w:rPr>
              <w:t>0</w:t>
            </w:r>
          </w:p>
        </w:tc>
        <w:tc>
          <w:tcPr>
            <w:tcW w:w="1335" w:type="dxa"/>
            <w:tcBorders>
              <w:top w:val="single" w:sz="8" w:space="0" w:color="000000" w:themeColor="text1"/>
              <w:left w:val="nil"/>
              <w:bottom w:val="nil"/>
              <w:right w:val="nil"/>
            </w:tcBorders>
            <w:tcMar>
              <w:top w:w="15" w:type="dxa"/>
              <w:left w:w="15" w:type="dxa"/>
              <w:right w:w="15" w:type="dxa"/>
            </w:tcMar>
            <w:vAlign w:val="center"/>
          </w:tcPr>
          <w:p w14:paraId="38B19462" w14:textId="2ED6F133" w:rsidR="2F61107E" w:rsidRDefault="2F61107E" w:rsidP="2F61107E">
            <w:pPr>
              <w:spacing w:after="0"/>
              <w:jc w:val="center"/>
            </w:pPr>
            <w:r w:rsidRPr="2F61107E">
              <w:rPr>
                <w:rFonts w:ascii="Aptos Narrow" w:eastAsia="Aptos Narrow" w:hAnsi="Aptos Narrow" w:cs="Aptos Narrow"/>
                <w:color w:val="000000" w:themeColor="text1"/>
                <w:sz w:val="22"/>
                <w:szCs w:val="22"/>
              </w:rPr>
              <w:t>0</w:t>
            </w:r>
          </w:p>
        </w:tc>
        <w:tc>
          <w:tcPr>
            <w:tcW w:w="1329" w:type="dxa"/>
            <w:tcBorders>
              <w:top w:val="single" w:sz="8" w:space="0" w:color="000000" w:themeColor="text1"/>
              <w:left w:val="nil"/>
              <w:bottom w:val="nil"/>
              <w:right w:val="single" w:sz="8" w:space="0" w:color="000000" w:themeColor="text1"/>
            </w:tcBorders>
            <w:tcMar>
              <w:top w:w="15" w:type="dxa"/>
              <w:left w:w="15" w:type="dxa"/>
              <w:right w:w="15" w:type="dxa"/>
            </w:tcMar>
            <w:vAlign w:val="center"/>
          </w:tcPr>
          <w:p w14:paraId="4027CF98" w14:textId="4B1FC35A" w:rsidR="2F61107E" w:rsidRDefault="2F61107E" w:rsidP="2F61107E">
            <w:pPr>
              <w:spacing w:after="0"/>
              <w:jc w:val="center"/>
            </w:pPr>
            <w:r w:rsidRPr="2F61107E">
              <w:rPr>
                <w:rFonts w:ascii="Aptos Narrow" w:eastAsia="Aptos Narrow" w:hAnsi="Aptos Narrow" w:cs="Aptos Narrow"/>
                <w:color w:val="000000" w:themeColor="text1"/>
                <w:sz w:val="22"/>
                <w:szCs w:val="22"/>
              </w:rPr>
              <w:t>0.022</w:t>
            </w:r>
          </w:p>
        </w:tc>
      </w:tr>
      <w:tr w:rsidR="2F61107E" w14:paraId="7187844B" w14:textId="77777777" w:rsidTr="2F61107E">
        <w:trPr>
          <w:trHeight w:val="300"/>
        </w:trPr>
        <w:tc>
          <w:tcPr>
            <w:tcW w:w="1326" w:type="dxa"/>
            <w:tcBorders>
              <w:top w:val="nil"/>
              <w:left w:val="single" w:sz="8" w:space="0" w:color="000000" w:themeColor="text1"/>
              <w:bottom w:val="nil"/>
              <w:right w:val="single" w:sz="8" w:space="0" w:color="000000" w:themeColor="text1"/>
            </w:tcBorders>
            <w:tcMar>
              <w:top w:w="15" w:type="dxa"/>
              <w:left w:w="15" w:type="dxa"/>
              <w:right w:w="15" w:type="dxa"/>
            </w:tcMar>
            <w:vAlign w:val="center"/>
          </w:tcPr>
          <w:p w14:paraId="5E63295C" w14:textId="13EB7BE8" w:rsidR="2F61107E" w:rsidRDefault="2F61107E" w:rsidP="2F61107E">
            <w:pPr>
              <w:spacing w:after="0"/>
              <w:jc w:val="center"/>
            </w:pPr>
            <w:r w:rsidRPr="2F61107E">
              <w:rPr>
                <w:rFonts w:ascii="Aptos Narrow" w:eastAsia="Aptos Narrow" w:hAnsi="Aptos Narrow" w:cs="Aptos Narrow"/>
                <w:b/>
                <w:bCs/>
                <w:color w:val="000000" w:themeColor="text1"/>
                <w:sz w:val="22"/>
                <w:szCs w:val="22"/>
              </w:rPr>
              <w:t>10</w:t>
            </w:r>
          </w:p>
        </w:tc>
        <w:tc>
          <w:tcPr>
            <w:tcW w:w="1344" w:type="dxa"/>
            <w:tcBorders>
              <w:top w:val="nil"/>
              <w:left w:val="single" w:sz="8" w:space="0" w:color="000000" w:themeColor="text1"/>
              <w:bottom w:val="nil"/>
              <w:right w:val="nil"/>
            </w:tcBorders>
            <w:tcMar>
              <w:top w:w="15" w:type="dxa"/>
              <w:left w:w="15" w:type="dxa"/>
              <w:right w:w="15" w:type="dxa"/>
            </w:tcMar>
            <w:vAlign w:val="center"/>
          </w:tcPr>
          <w:p w14:paraId="69381B77" w14:textId="68D011E9" w:rsidR="2F61107E" w:rsidRDefault="2F61107E" w:rsidP="2F61107E">
            <w:pPr>
              <w:spacing w:after="0"/>
              <w:jc w:val="center"/>
            </w:pPr>
            <w:r w:rsidRPr="2F61107E">
              <w:rPr>
                <w:rFonts w:ascii="Aptos Narrow" w:eastAsia="Aptos Narrow" w:hAnsi="Aptos Narrow" w:cs="Aptos Narrow"/>
                <w:color w:val="000000" w:themeColor="text1"/>
                <w:sz w:val="22"/>
                <w:szCs w:val="22"/>
              </w:rPr>
              <w:t>0.418</w:t>
            </w:r>
          </w:p>
        </w:tc>
        <w:tc>
          <w:tcPr>
            <w:tcW w:w="1347" w:type="dxa"/>
            <w:tcBorders>
              <w:top w:val="nil"/>
              <w:left w:val="nil"/>
              <w:bottom w:val="nil"/>
              <w:right w:val="nil"/>
            </w:tcBorders>
            <w:tcMar>
              <w:top w:w="15" w:type="dxa"/>
              <w:left w:w="15" w:type="dxa"/>
              <w:right w:w="15" w:type="dxa"/>
            </w:tcMar>
            <w:vAlign w:val="center"/>
          </w:tcPr>
          <w:p w14:paraId="0446D003" w14:textId="2FC90E24" w:rsidR="2F61107E" w:rsidRDefault="2F61107E" w:rsidP="2F61107E">
            <w:pPr>
              <w:spacing w:after="0"/>
              <w:jc w:val="center"/>
            </w:pPr>
            <w:r w:rsidRPr="2F61107E">
              <w:rPr>
                <w:rFonts w:ascii="Aptos Narrow" w:eastAsia="Aptos Narrow" w:hAnsi="Aptos Narrow" w:cs="Aptos Narrow"/>
                <w:color w:val="000000" w:themeColor="text1"/>
                <w:sz w:val="22"/>
                <w:szCs w:val="22"/>
              </w:rPr>
              <w:t>0</w:t>
            </w:r>
          </w:p>
        </w:tc>
        <w:tc>
          <w:tcPr>
            <w:tcW w:w="1347" w:type="dxa"/>
            <w:tcBorders>
              <w:top w:val="nil"/>
              <w:left w:val="nil"/>
              <w:bottom w:val="nil"/>
              <w:right w:val="nil"/>
            </w:tcBorders>
            <w:tcMar>
              <w:top w:w="15" w:type="dxa"/>
              <w:left w:w="15" w:type="dxa"/>
              <w:right w:w="15" w:type="dxa"/>
            </w:tcMar>
            <w:vAlign w:val="center"/>
          </w:tcPr>
          <w:p w14:paraId="2148A3DB" w14:textId="2A8430CA" w:rsidR="2F61107E" w:rsidRDefault="2F61107E" w:rsidP="2F61107E">
            <w:pPr>
              <w:spacing w:after="0"/>
              <w:jc w:val="center"/>
            </w:pPr>
            <w:r w:rsidRPr="2F61107E">
              <w:rPr>
                <w:rFonts w:ascii="Aptos Narrow" w:eastAsia="Aptos Narrow" w:hAnsi="Aptos Narrow" w:cs="Aptos Narrow"/>
                <w:color w:val="000000" w:themeColor="text1"/>
                <w:sz w:val="22"/>
                <w:szCs w:val="22"/>
              </w:rPr>
              <w:t>199.035</w:t>
            </w:r>
          </w:p>
        </w:tc>
        <w:tc>
          <w:tcPr>
            <w:tcW w:w="1334" w:type="dxa"/>
            <w:tcBorders>
              <w:top w:val="nil"/>
              <w:left w:val="nil"/>
              <w:bottom w:val="nil"/>
              <w:right w:val="nil"/>
            </w:tcBorders>
            <w:tcMar>
              <w:top w:w="15" w:type="dxa"/>
              <w:left w:w="15" w:type="dxa"/>
              <w:right w:w="15" w:type="dxa"/>
            </w:tcMar>
            <w:vAlign w:val="center"/>
          </w:tcPr>
          <w:p w14:paraId="64AFD51F" w14:textId="2CF5A909" w:rsidR="2F61107E" w:rsidRDefault="2F61107E" w:rsidP="2F61107E">
            <w:pPr>
              <w:spacing w:after="0"/>
              <w:jc w:val="center"/>
            </w:pPr>
            <w:r w:rsidRPr="2F61107E">
              <w:rPr>
                <w:rFonts w:ascii="Aptos Narrow" w:eastAsia="Aptos Narrow" w:hAnsi="Aptos Narrow" w:cs="Aptos Narrow"/>
                <w:color w:val="000000" w:themeColor="text1"/>
                <w:sz w:val="22"/>
                <w:szCs w:val="22"/>
              </w:rPr>
              <w:t>0</w:t>
            </w:r>
          </w:p>
        </w:tc>
        <w:tc>
          <w:tcPr>
            <w:tcW w:w="1335" w:type="dxa"/>
            <w:tcBorders>
              <w:top w:val="nil"/>
              <w:left w:val="nil"/>
              <w:bottom w:val="nil"/>
              <w:right w:val="nil"/>
            </w:tcBorders>
            <w:tcMar>
              <w:top w:w="15" w:type="dxa"/>
              <w:left w:w="15" w:type="dxa"/>
              <w:right w:w="15" w:type="dxa"/>
            </w:tcMar>
            <w:vAlign w:val="center"/>
          </w:tcPr>
          <w:p w14:paraId="418D6B4F" w14:textId="13CBE036" w:rsidR="2F61107E" w:rsidRDefault="2F61107E" w:rsidP="2F61107E">
            <w:pPr>
              <w:spacing w:after="0"/>
              <w:jc w:val="center"/>
            </w:pPr>
            <w:r w:rsidRPr="2F61107E">
              <w:rPr>
                <w:rFonts w:ascii="Aptos Narrow" w:eastAsia="Aptos Narrow" w:hAnsi="Aptos Narrow" w:cs="Aptos Narrow"/>
                <w:color w:val="000000" w:themeColor="text1"/>
                <w:sz w:val="22"/>
                <w:szCs w:val="22"/>
              </w:rPr>
              <w:t>0</w:t>
            </w:r>
          </w:p>
        </w:tc>
        <w:tc>
          <w:tcPr>
            <w:tcW w:w="1329" w:type="dxa"/>
            <w:tcBorders>
              <w:top w:val="nil"/>
              <w:left w:val="nil"/>
              <w:bottom w:val="nil"/>
              <w:right w:val="single" w:sz="8" w:space="0" w:color="000000" w:themeColor="text1"/>
            </w:tcBorders>
            <w:tcMar>
              <w:top w:w="15" w:type="dxa"/>
              <w:left w:w="15" w:type="dxa"/>
              <w:right w:w="15" w:type="dxa"/>
            </w:tcMar>
            <w:vAlign w:val="center"/>
          </w:tcPr>
          <w:p w14:paraId="39CD57AB" w14:textId="7D6E885B" w:rsidR="2F61107E" w:rsidRDefault="2F61107E" w:rsidP="2F61107E">
            <w:pPr>
              <w:spacing w:after="0"/>
              <w:jc w:val="center"/>
            </w:pPr>
            <w:r w:rsidRPr="2F61107E">
              <w:rPr>
                <w:rFonts w:ascii="Aptos Narrow" w:eastAsia="Aptos Narrow" w:hAnsi="Aptos Narrow" w:cs="Aptos Narrow"/>
                <w:color w:val="000000" w:themeColor="text1"/>
                <w:sz w:val="22"/>
                <w:szCs w:val="22"/>
              </w:rPr>
              <w:t>0.03</w:t>
            </w:r>
          </w:p>
        </w:tc>
      </w:tr>
      <w:tr w:rsidR="2F61107E" w14:paraId="1278EEF1" w14:textId="77777777" w:rsidTr="2F61107E">
        <w:trPr>
          <w:trHeight w:val="300"/>
        </w:trPr>
        <w:tc>
          <w:tcPr>
            <w:tcW w:w="1326" w:type="dxa"/>
            <w:tcBorders>
              <w:top w:val="nil"/>
              <w:left w:val="single" w:sz="8" w:space="0" w:color="000000" w:themeColor="text1"/>
              <w:bottom w:val="nil"/>
              <w:right w:val="single" w:sz="8" w:space="0" w:color="000000" w:themeColor="text1"/>
            </w:tcBorders>
            <w:tcMar>
              <w:top w:w="15" w:type="dxa"/>
              <w:left w:w="15" w:type="dxa"/>
              <w:right w:w="15" w:type="dxa"/>
            </w:tcMar>
            <w:vAlign w:val="center"/>
          </w:tcPr>
          <w:p w14:paraId="4ECD6E21" w14:textId="411CD64C" w:rsidR="2F61107E" w:rsidRDefault="2F61107E" w:rsidP="2F61107E">
            <w:pPr>
              <w:spacing w:after="0"/>
              <w:jc w:val="center"/>
            </w:pPr>
            <w:r w:rsidRPr="2F61107E">
              <w:rPr>
                <w:rFonts w:ascii="Aptos Narrow" w:eastAsia="Aptos Narrow" w:hAnsi="Aptos Narrow" w:cs="Aptos Narrow"/>
                <w:b/>
                <w:bCs/>
                <w:color w:val="000000" w:themeColor="text1"/>
                <w:sz w:val="22"/>
                <w:szCs w:val="22"/>
              </w:rPr>
              <w:t>50</w:t>
            </w:r>
          </w:p>
        </w:tc>
        <w:tc>
          <w:tcPr>
            <w:tcW w:w="1344" w:type="dxa"/>
            <w:tcBorders>
              <w:top w:val="nil"/>
              <w:left w:val="single" w:sz="8" w:space="0" w:color="000000" w:themeColor="text1"/>
              <w:bottom w:val="nil"/>
              <w:right w:val="nil"/>
            </w:tcBorders>
            <w:tcMar>
              <w:top w:w="15" w:type="dxa"/>
              <w:left w:w="15" w:type="dxa"/>
              <w:right w:w="15" w:type="dxa"/>
            </w:tcMar>
            <w:vAlign w:val="center"/>
          </w:tcPr>
          <w:p w14:paraId="0C83E2B7" w14:textId="04346703" w:rsidR="2F61107E" w:rsidRDefault="2F61107E" w:rsidP="2F61107E">
            <w:pPr>
              <w:spacing w:after="0"/>
              <w:jc w:val="center"/>
            </w:pPr>
            <w:r w:rsidRPr="2F61107E">
              <w:rPr>
                <w:rFonts w:ascii="Aptos Narrow" w:eastAsia="Aptos Narrow" w:hAnsi="Aptos Narrow" w:cs="Aptos Narrow"/>
                <w:color w:val="000000" w:themeColor="text1"/>
                <w:sz w:val="22"/>
                <w:szCs w:val="22"/>
              </w:rPr>
              <w:t>0.854</w:t>
            </w:r>
          </w:p>
        </w:tc>
        <w:tc>
          <w:tcPr>
            <w:tcW w:w="1347" w:type="dxa"/>
            <w:tcBorders>
              <w:top w:val="nil"/>
              <w:left w:val="nil"/>
              <w:bottom w:val="nil"/>
              <w:right w:val="nil"/>
            </w:tcBorders>
            <w:tcMar>
              <w:top w:w="15" w:type="dxa"/>
              <w:left w:w="15" w:type="dxa"/>
              <w:right w:w="15" w:type="dxa"/>
            </w:tcMar>
            <w:vAlign w:val="center"/>
          </w:tcPr>
          <w:p w14:paraId="33ED18B1" w14:textId="371B2F7B" w:rsidR="2F61107E" w:rsidRDefault="2F61107E" w:rsidP="2F61107E">
            <w:pPr>
              <w:spacing w:after="0"/>
              <w:jc w:val="center"/>
            </w:pPr>
            <w:r w:rsidRPr="2F61107E">
              <w:rPr>
                <w:rFonts w:ascii="Aptos Narrow" w:eastAsia="Aptos Narrow" w:hAnsi="Aptos Narrow" w:cs="Aptos Narrow"/>
                <w:color w:val="000000" w:themeColor="text1"/>
                <w:sz w:val="22"/>
                <w:szCs w:val="22"/>
              </w:rPr>
              <w:t>0</w:t>
            </w:r>
          </w:p>
        </w:tc>
        <w:tc>
          <w:tcPr>
            <w:tcW w:w="1347" w:type="dxa"/>
            <w:tcBorders>
              <w:top w:val="nil"/>
              <w:left w:val="nil"/>
              <w:bottom w:val="nil"/>
              <w:right w:val="nil"/>
            </w:tcBorders>
            <w:tcMar>
              <w:top w:w="15" w:type="dxa"/>
              <w:left w:w="15" w:type="dxa"/>
              <w:right w:w="15" w:type="dxa"/>
            </w:tcMar>
            <w:vAlign w:val="center"/>
          </w:tcPr>
          <w:p w14:paraId="27676D06" w14:textId="18585F70" w:rsidR="2F61107E" w:rsidRDefault="2F61107E" w:rsidP="2F61107E">
            <w:pPr>
              <w:spacing w:after="0"/>
              <w:jc w:val="center"/>
            </w:pPr>
            <w:r w:rsidRPr="2F61107E">
              <w:rPr>
                <w:rFonts w:ascii="Aptos Narrow" w:eastAsia="Aptos Narrow" w:hAnsi="Aptos Narrow" w:cs="Aptos Narrow"/>
                <w:color w:val="000000" w:themeColor="text1"/>
                <w:sz w:val="22"/>
                <w:szCs w:val="22"/>
              </w:rPr>
              <w:t>1462</w:t>
            </w:r>
          </w:p>
        </w:tc>
        <w:tc>
          <w:tcPr>
            <w:tcW w:w="1334" w:type="dxa"/>
            <w:tcBorders>
              <w:top w:val="nil"/>
              <w:left w:val="nil"/>
              <w:bottom w:val="nil"/>
              <w:right w:val="nil"/>
            </w:tcBorders>
            <w:tcMar>
              <w:top w:w="15" w:type="dxa"/>
              <w:left w:w="15" w:type="dxa"/>
              <w:right w:w="15" w:type="dxa"/>
            </w:tcMar>
            <w:vAlign w:val="center"/>
          </w:tcPr>
          <w:p w14:paraId="567A2A87" w14:textId="0D0ACF15" w:rsidR="2F61107E" w:rsidRDefault="2F61107E" w:rsidP="2F61107E">
            <w:pPr>
              <w:spacing w:after="0"/>
              <w:jc w:val="center"/>
            </w:pPr>
            <w:r w:rsidRPr="2F61107E">
              <w:rPr>
                <w:rFonts w:ascii="Aptos Narrow" w:eastAsia="Aptos Narrow" w:hAnsi="Aptos Narrow" w:cs="Aptos Narrow"/>
                <w:color w:val="000000" w:themeColor="text1"/>
                <w:sz w:val="22"/>
                <w:szCs w:val="22"/>
              </w:rPr>
              <w:t>0</w:t>
            </w:r>
          </w:p>
        </w:tc>
        <w:tc>
          <w:tcPr>
            <w:tcW w:w="1335" w:type="dxa"/>
            <w:tcBorders>
              <w:top w:val="nil"/>
              <w:left w:val="nil"/>
              <w:bottom w:val="nil"/>
              <w:right w:val="nil"/>
            </w:tcBorders>
            <w:tcMar>
              <w:top w:w="15" w:type="dxa"/>
              <w:left w:w="15" w:type="dxa"/>
              <w:right w:w="15" w:type="dxa"/>
            </w:tcMar>
            <w:vAlign w:val="center"/>
          </w:tcPr>
          <w:p w14:paraId="0EDBF8F4" w14:textId="4E537419" w:rsidR="2F61107E" w:rsidRDefault="2F61107E" w:rsidP="2F61107E">
            <w:pPr>
              <w:spacing w:after="0"/>
              <w:jc w:val="center"/>
            </w:pPr>
            <w:r w:rsidRPr="2F61107E">
              <w:rPr>
                <w:rFonts w:ascii="Aptos Narrow" w:eastAsia="Aptos Narrow" w:hAnsi="Aptos Narrow" w:cs="Aptos Narrow"/>
                <w:color w:val="000000" w:themeColor="text1"/>
                <w:sz w:val="22"/>
                <w:szCs w:val="22"/>
              </w:rPr>
              <w:t>0</w:t>
            </w:r>
          </w:p>
        </w:tc>
        <w:tc>
          <w:tcPr>
            <w:tcW w:w="1329" w:type="dxa"/>
            <w:tcBorders>
              <w:top w:val="nil"/>
              <w:left w:val="nil"/>
              <w:bottom w:val="nil"/>
              <w:right w:val="single" w:sz="8" w:space="0" w:color="000000" w:themeColor="text1"/>
            </w:tcBorders>
            <w:tcMar>
              <w:top w:w="15" w:type="dxa"/>
              <w:left w:w="15" w:type="dxa"/>
              <w:right w:w="15" w:type="dxa"/>
            </w:tcMar>
            <w:vAlign w:val="center"/>
          </w:tcPr>
          <w:p w14:paraId="370BC6C9" w14:textId="09CB245B" w:rsidR="2F61107E" w:rsidRDefault="2F61107E" w:rsidP="2F61107E">
            <w:pPr>
              <w:spacing w:after="0"/>
              <w:jc w:val="center"/>
            </w:pPr>
            <w:r w:rsidRPr="2F61107E">
              <w:rPr>
                <w:rFonts w:ascii="Aptos Narrow" w:eastAsia="Aptos Narrow" w:hAnsi="Aptos Narrow" w:cs="Aptos Narrow"/>
                <w:color w:val="000000" w:themeColor="text1"/>
                <w:sz w:val="22"/>
                <w:szCs w:val="22"/>
              </w:rPr>
              <w:t>0.02</w:t>
            </w:r>
          </w:p>
        </w:tc>
      </w:tr>
      <w:tr w:rsidR="2F61107E" w14:paraId="7D9B663C" w14:textId="77777777" w:rsidTr="2F61107E">
        <w:trPr>
          <w:trHeight w:val="300"/>
        </w:trPr>
        <w:tc>
          <w:tcPr>
            <w:tcW w:w="1326" w:type="dxa"/>
            <w:tcBorders>
              <w:top w:val="nil"/>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F643378" w14:textId="58FAEF07" w:rsidR="2F61107E" w:rsidRDefault="2F61107E" w:rsidP="2F61107E">
            <w:pPr>
              <w:spacing w:after="0"/>
              <w:jc w:val="center"/>
            </w:pPr>
            <w:r w:rsidRPr="2F61107E">
              <w:rPr>
                <w:rFonts w:ascii="Aptos Narrow" w:eastAsia="Aptos Narrow" w:hAnsi="Aptos Narrow" w:cs="Aptos Narrow"/>
                <w:b/>
                <w:bCs/>
                <w:color w:val="000000" w:themeColor="text1"/>
                <w:sz w:val="22"/>
                <w:szCs w:val="22"/>
              </w:rPr>
              <w:t>100</w:t>
            </w:r>
          </w:p>
        </w:tc>
        <w:tc>
          <w:tcPr>
            <w:tcW w:w="1344"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48945C72" w14:textId="57CF2887" w:rsidR="2F61107E" w:rsidRDefault="2F61107E" w:rsidP="2F61107E">
            <w:pPr>
              <w:spacing w:after="0"/>
              <w:jc w:val="center"/>
            </w:pPr>
            <w:r w:rsidRPr="2F61107E">
              <w:rPr>
                <w:rFonts w:ascii="Aptos Narrow" w:eastAsia="Aptos Narrow" w:hAnsi="Aptos Narrow" w:cs="Aptos Narrow"/>
                <w:color w:val="000000" w:themeColor="text1"/>
                <w:sz w:val="22"/>
                <w:szCs w:val="22"/>
              </w:rPr>
              <w:t>1.145</w:t>
            </w:r>
          </w:p>
        </w:tc>
        <w:tc>
          <w:tcPr>
            <w:tcW w:w="1347" w:type="dxa"/>
            <w:tcBorders>
              <w:top w:val="nil"/>
              <w:left w:val="nil"/>
              <w:bottom w:val="single" w:sz="8" w:space="0" w:color="000000" w:themeColor="text1"/>
              <w:right w:val="nil"/>
            </w:tcBorders>
            <w:tcMar>
              <w:top w:w="15" w:type="dxa"/>
              <w:left w:w="15" w:type="dxa"/>
              <w:right w:w="15" w:type="dxa"/>
            </w:tcMar>
            <w:vAlign w:val="center"/>
          </w:tcPr>
          <w:p w14:paraId="2D0AAA0E" w14:textId="706074EC" w:rsidR="2F61107E" w:rsidRDefault="2F61107E" w:rsidP="2F61107E">
            <w:pPr>
              <w:spacing w:after="0"/>
              <w:jc w:val="center"/>
            </w:pPr>
            <w:r w:rsidRPr="2F61107E">
              <w:rPr>
                <w:rFonts w:ascii="Aptos Narrow" w:eastAsia="Aptos Narrow" w:hAnsi="Aptos Narrow" w:cs="Aptos Narrow"/>
                <w:color w:val="000000" w:themeColor="text1"/>
                <w:sz w:val="22"/>
                <w:szCs w:val="22"/>
              </w:rPr>
              <w:t>0</w:t>
            </w:r>
          </w:p>
        </w:tc>
        <w:tc>
          <w:tcPr>
            <w:tcW w:w="1347" w:type="dxa"/>
            <w:tcBorders>
              <w:top w:val="nil"/>
              <w:left w:val="nil"/>
              <w:bottom w:val="single" w:sz="8" w:space="0" w:color="000000" w:themeColor="text1"/>
              <w:right w:val="nil"/>
            </w:tcBorders>
            <w:tcMar>
              <w:top w:w="15" w:type="dxa"/>
              <w:left w:w="15" w:type="dxa"/>
              <w:right w:w="15" w:type="dxa"/>
            </w:tcMar>
            <w:vAlign w:val="center"/>
          </w:tcPr>
          <w:p w14:paraId="2877D31A" w14:textId="588A2B5B" w:rsidR="2F61107E" w:rsidRDefault="2F61107E" w:rsidP="2F61107E">
            <w:pPr>
              <w:spacing w:after="0"/>
              <w:jc w:val="center"/>
            </w:pPr>
            <w:r w:rsidRPr="2F61107E">
              <w:rPr>
                <w:rFonts w:ascii="Aptos Narrow" w:eastAsia="Aptos Narrow" w:hAnsi="Aptos Narrow" w:cs="Aptos Narrow"/>
                <w:color w:val="000000" w:themeColor="text1"/>
                <w:sz w:val="22"/>
                <w:szCs w:val="22"/>
              </w:rPr>
              <w:t>2505.74</w:t>
            </w:r>
          </w:p>
        </w:tc>
        <w:tc>
          <w:tcPr>
            <w:tcW w:w="1334" w:type="dxa"/>
            <w:tcBorders>
              <w:top w:val="nil"/>
              <w:left w:val="nil"/>
              <w:bottom w:val="single" w:sz="8" w:space="0" w:color="000000" w:themeColor="text1"/>
              <w:right w:val="nil"/>
            </w:tcBorders>
            <w:tcMar>
              <w:top w:w="15" w:type="dxa"/>
              <w:left w:w="15" w:type="dxa"/>
              <w:right w:w="15" w:type="dxa"/>
            </w:tcMar>
            <w:vAlign w:val="center"/>
          </w:tcPr>
          <w:p w14:paraId="546EC6E9" w14:textId="65BD0AA4" w:rsidR="2F61107E" w:rsidRDefault="2F61107E" w:rsidP="2F61107E">
            <w:pPr>
              <w:spacing w:after="0"/>
              <w:jc w:val="center"/>
            </w:pPr>
            <w:r w:rsidRPr="2F61107E">
              <w:rPr>
                <w:rFonts w:ascii="Aptos Narrow" w:eastAsia="Aptos Narrow" w:hAnsi="Aptos Narrow" w:cs="Aptos Narrow"/>
                <w:color w:val="000000" w:themeColor="text1"/>
                <w:sz w:val="22"/>
                <w:szCs w:val="22"/>
              </w:rPr>
              <w:t>0</w:t>
            </w:r>
          </w:p>
        </w:tc>
        <w:tc>
          <w:tcPr>
            <w:tcW w:w="1335" w:type="dxa"/>
            <w:tcBorders>
              <w:top w:val="nil"/>
              <w:left w:val="nil"/>
              <w:bottom w:val="single" w:sz="8" w:space="0" w:color="000000" w:themeColor="text1"/>
              <w:right w:val="nil"/>
            </w:tcBorders>
            <w:tcMar>
              <w:top w:w="15" w:type="dxa"/>
              <w:left w:w="15" w:type="dxa"/>
              <w:right w:w="15" w:type="dxa"/>
            </w:tcMar>
            <w:vAlign w:val="center"/>
          </w:tcPr>
          <w:p w14:paraId="4E0EEBCC" w14:textId="24EFCFF3" w:rsidR="2F61107E" w:rsidRDefault="2F61107E" w:rsidP="2F61107E">
            <w:pPr>
              <w:spacing w:after="0"/>
              <w:jc w:val="center"/>
            </w:pPr>
            <w:r w:rsidRPr="2F61107E">
              <w:rPr>
                <w:rFonts w:ascii="Aptos Narrow" w:eastAsia="Aptos Narrow" w:hAnsi="Aptos Narrow" w:cs="Aptos Narrow"/>
                <w:color w:val="000000" w:themeColor="text1"/>
                <w:sz w:val="22"/>
                <w:szCs w:val="22"/>
              </w:rPr>
              <w:t>0</w:t>
            </w:r>
          </w:p>
        </w:tc>
        <w:tc>
          <w:tcPr>
            <w:tcW w:w="1329"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42C84197" w14:textId="3AD97291" w:rsidR="2F61107E" w:rsidRDefault="2F61107E" w:rsidP="2F61107E">
            <w:pPr>
              <w:spacing w:after="0"/>
              <w:jc w:val="center"/>
            </w:pPr>
            <w:r w:rsidRPr="2F61107E">
              <w:rPr>
                <w:rFonts w:ascii="Aptos Narrow" w:eastAsia="Aptos Narrow" w:hAnsi="Aptos Narrow" w:cs="Aptos Narrow"/>
                <w:color w:val="000000" w:themeColor="text1"/>
                <w:sz w:val="22"/>
                <w:szCs w:val="22"/>
              </w:rPr>
              <w:t>0.021</w:t>
            </w:r>
          </w:p>
        </w:tc>
      </w:tr>
    </w:tbl>
    <w:p w14:paraId="5A287D81" w14:textId="0F4C1B03" w:rsidR="2F61107E" w:rsidRDefault="2F61107E" w:rsidP="2F61107E"/>
    <w:tbl>
      <w:tblPr>
        <w:tblW w:w="0" w:type="auto"/>
        <w:tblLayout w:type="fixed"/>
        <w:tblLook w:val="06A0" w:firstRow="1" w:lastRow="0" w:firstColumn="1" w:lastColumn="0" w:noHBand="1" w:noVBand="1"/>
      </w:tblPr>
      <w:tblGrid>
        <w:gridCol w:w="1328"/>
        <w:gridCol w:w="1338"/>
        <w:gridCol w:w="1344"/>
        <w:gridCol w:w="1344"/>
        <w:gridCol w:w="1336"/>
        <w:gridCol w:w="1337"/>
        <w:gridCol w:w="1332"/>
      </w:tblGrid>
      <w:tr w:rsidR="2F61107E" w14:paraId="7A7E710B" w14:textId="77777777" w:rsidTr="2F61107E">
        <w:trPr>
          <w:trHeight w:val="300"/>
        </w:trPr>
        <w:tc>
          <w:tcPr>
            <w:tcW w:w="9359" w:type="dxa"/>
            <w:gridSpan w:val="7"/>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6FE150AA" w14:textId="18C61C24" w:rsidR="2F61107E" w:rsidRDefault="2F61107E" w:rsidP="2F61107E">
            <w:pPr>
              <w:spacing w:after="0"/>
              <w:jc w:val="center"/>
            </w:pPr>
            <w:r w:rsidRPr="2F61107E">
              <w:rPr>
                <w:rFonts w:ascii="Aptos Narrow" w:eastAsia="Aptos Narrow" w:hAnsi="Aptos Narrow" w:cs="Aptos Narrow"/>
                <w:b/>
                <w:bCs/>
                <w:color w:val="000000" w:themeColor="text1"/>
                <w:sz w:val="22"/>
                <w:szCs w:val="22"/>
              </w:rPr>
              <w:t xml:space="preserve">Table 9A. Query 4.2 </w:t>
            </w:r>
            <w:r w:rsidR="00F32178">
              <w:rPr>
                <w:rFonts w:ascii="Aptos Narrow" w:eastAsia="Aptos Narrow" w:hAnsi="Aptos Narrow" w:cs="Aptos Narrow"/>
                <w:b/>
                <w:bCs/>
                <w:color w:val="000000" w:themeColor="text1"/>
                <w:sz w:val="22"/>
                <w:szCs w:val="22"/>
              </w:rPr>
              <w:t>f</w:t>
            </w:r>
            <w:r w:rsidR="00F32178" w:rsidRPr="2F61107E">
              <w:rPr>
                <w:rFonts w:ascii="Aptos Narrow" w:eastAsia="Aptos Narrow" w:hAnsi="Aptos Narrow" w:cs="Aptos Narrow"/>
                <w:b/>
                <w:bCs/>
                <w:color w:val="000000" w:themeColor="text1"/>
                <w:sz w:val="22"/>
                <w:szCs w:val="22"/>
              </w:rPr>
              <w:t xml:space="preserve">or </w:t>
            </w:r>
            <w:r w:rsidR="00F32178" w:rsidRPr="00F32178">
              <w:rPr>
                <w:rFonts w:ascii="Aptos Narrow" w:eastAsia="Aptos Narrow" w:hAnsi="Aptos Narrow" w:cs="Aptos Narrow"/>
                <w:b/>
                <w:bCs/>
                <w:color w:val="000000" w:themeColor="text1"/>
                <w:sz w:val="22"/>
                <w:szCs w:val="22"/>
              </w:rPr>
              <w:t>each set of blocks</w:t>
            </w:r>
          </w:p>
        </w:tc>
      </w:tr>
      <w:tr w:rsidR="2F61107E" w14:paraId="67B0C4FA" w14:textId="77777777" w:rsidTr="2F61107E">
        <w:trPr>
          <w:trHeight w:val="300"/>
        </w:trPr>
        <w:tc>
          <w:tcPr>
            <w:tcW w:w="1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52A049F" w14:textId="7EE9F3F2" w:rsidR="2F61107E" w:rsidRDefault="00BF41D8" w:rsidP="2F61107E">
            <w:pPr>
              <w:spacing w:after="0"/>
              <w:jc w:val="center"/>
            </w:pPr>
            <w:r>
              <w:rPr>
                <w:rFonts w:ascii="Aptos Narrow" w:eastAsia="Aptos Narrow" w:hAnsi="Aptos Narrow" w:cs="Aptos Narrow"/>
                <w:color w:val="000000" w:themeColor="text1"/>
                <w:sz w:val="22"/>
                <w:szCs w:val="22"/>
              </w:rPr>
              <w:t>Number of blocks</w:t>
            </w:r>
          </w:p>
        </w:tc>
        <w:tc>
          <w:tcPr>
            <w:tcW w:w="1338" w:type="dxa"/>
            <w:tcBorders>
              <w:top w:val="single" w:sz="8" w:space="0" w:color="000000" w:themeColor="text1"/>
              <w:left w:val="single" w:sz="8" w:space="0" w:color="000000" w:themeColor="text1"/>
              <w:bottom w:val="single" w:sz="8" w:space="0" w:color="000000" w:themeColor="text1"/>
              <w:right w:val="nil"/>
            </w:tcBorders>
            <w:tcMar>
              <w:top w:w="15" w:type="dxa"/>
              <w:left w:w="15" w:type="dxa"/>
              <w:right w:w="15" w:type="dxa"/>
            </w:tcMar>
            <w:vAlign w:val="center"/>
          </w:tcPr>
          <w:p w14:paraId="20B1CBF2" w14:textId="7095B92E" w:rsidR="2F61107E" w:rsidRDefault="2F61107E" w:rsidP="2F61107E">
            <w:pPr>
              <w:spacing w:after="0"/>
              <w:jc w:val="center"/>
            </w:pPr>
            <w:r w:rsidRPr="2F61107E">
              <w:rPr>
                <w:rFonts w:ascii="Aptos Narrow" w:eastAsia="Aptos Narrow" w:hAnsi="Aptos Narrow" w:cs="Aptos Narrow"/>
                <w:color w:val="000000" w:themeColor="text1"/>
                <w:sz w:val="22"/>
                <w:szCs w:val="22"/>
              </w:rPr>
              <w:t>Average Value (</w:t>
            </w:r>
            <w:r w:rsidR="0046329A">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c>
          <w:tcPr>
            <w:tcW w:w="1344" w:type="dxa"/>
            <w:tcBorders>
              <w:top w:val="single" w:sz="8" w:space="0" w:color="000000" w:themeColor="text1"/>
              <w:left w:val="nil"/>
              <w:bottom w:val="single" w:sz="8" w:space="0" w:color="000000" w:themeColor="text1"/>
              <w:right w:val="nil"/>
            </w:tcBorders>
            <w:tcMar>
              <w:top w:w="15" w:type="dxa"/>
              <w:left w:w="15" w:type="dxa"/>
              <w:right w:w="15" w:type="dxa"/>
            </w:tcMar>
            <w:vAlign w:val="center"/>
          </w:tcPr>
          <w:p w14:paraId="3CDE290A" w14:textId="577F848E" w:rsidR="2F61107E" w:rsidRDefault="2F61107E" w:rsidP="2F61107E">
            <w:pPr>
              <w:spacing w:after="0"/>
              <w:jc w:val="center"/>
            </w:pPr>
            <w:proofErr w:type="spellStart"/>
            <w:r w:rsidRPr="2F61107E">
              <w:rPr>
                <w:rFonts w:ascii="Aptos Narrow" w:eastAsia="Aptos Narrow" w:hAnsi="Aptos Narrow" w:cs="Aptos Narrow"/>
                <w:color w:val="000000" w:themeColor="text1"/>
                <w:sz w:val="22"/>
                <w:szCs w:val="22"/>
              </w:rPr>
              <w:t>Minumum</w:t>
            </w:r>
            <w:proofErr w:type="spellEnd"/>
            <w:r w:rsidRPr="2F61107E">
              <w:rPr>
                <w:rFonts w:ascii="Aptos Narrow" w:eastAsia="Aptos Narrow" w:hAnsi="Aptos Narrow" w:cs="Aptos Narrow"/>
                <w:color w:val="000000" w:themeColor="text1"/>
                <w:sz w:val="22"/>
                <w:szCs w:val="22"/>
              </w:rPr>
              <w:t xml:space="preserve"> Value (</w:t>
            </w:r>
            <w:r w:rsidR="0046329A">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c>
          <w:tcPr>
            <w:tcW w:w="1344" w:type="dxa"/>
            <w:tcBorders>
              <w:top w:val="single" w:sz="8" w:space="0" w:color="000000" w:themeColor="text1"/>
              <w:left w:val="nil"/>
              <w:bottom w:val="single" w:sz="8" w:space="0" w:color="000000" w:themeColor="text1"/>
              <w:right w:val="nil"/>
            </w:tcBorders>
            <w:tcMar>
              <w:top w:w="15" w:type="dxa"/>
              <w:left w:w="15" w:type="dxa"/>
              <w:right w:w="15" w:type="dxa"/>
            </w:tcMar>
            <w:vAlign w:val="center"/>
          </w:tcPr>
          <w:p w14:paraId="1DFBDAEC" w14:textId="5C7FD6CF" w:rsidR="2F61107E" w:rsidRDefault="2F61107E" w:rsidP="2F61107E">
            <w:pPr>
              <w:spacing w:after="0"/>
              <w:jc w:val="center"/>
            </w:pPr>
            <w:r w:rsidRPr="2F61107E">
              <w:rPr>
                <w:rFonts w:ascii="Aptos Narrow" w:eastAsia="Aptos Narrow" w:hAnsi="Aptos Narrow" w:cs="Aptos Narrow"/>
                <w:color w:val="000000" w:themeColor="text1"/>
                <w:sz w:val="22"/>
                <w:szCs w:val="22"/>
              </w:rPr>
              <w:t>Maximum Value (</w:t>
            </w:r>
            <w:r w:rsidR="0046329A">
              <w:rPr>
                <w:rFonts w:ascii="Aptos Narrow" w:eastAsia="Aptos Narrow" w:hAnsi="Aptos Narrow" w:cs="Aptos Narrow"/>
                <w:color w:val="000000" w:themeColor="text1"/>
                <w:sz w:val="22"/>
                <w:szCs w:val="22"/>
              </w:rPr>
              <w:t>ETH</w:t>
            </w:r>
            <w:r w:rsidRPr="2F61107E">
              <w:rPr>
                <w:rFonts w:ascii="Aptos Narrow" w:eastAsia="Aptos Narrow" w:hAnsi="Aptos Narrow" w:cs="Aptos Narrow"/>
                <w:color w:val="000000" w:themeColor="text1"/>
                <w:sz w:val="22"/>
                <w:szCs w:val="22"/>
              </w:rPr>
              <w:t>)</w:t>
            </w:r>
          </w:p>
        </w:tc>
        <w:tc>
          <w:tcPr>
            <w:tcW w:w="1336" w:type="dxa"/>
            <w:tcBorders>
              <w:top w:val="single" w:sz="8" w:space="0" w:color="000000" w:themeColor="text1"/>
              <w:left w:val="nil"/>
              <w:bottom w:val="single" w:sz="8" w:space="0" w:color="000000" w:themeColor="text1"/>
              <w:right w:val="nil"/>
            </w:tcBorders>
            <w:tcMar>
              <w:top w:w="15" w:type="dxa"/>
              <w:left w:w="15" w:type="dxa"/>
              <w:right w:w="15" w:type="dxa"/>
            </w:tcMar>
            <w:vAlign w:val="center"/>
          </w:tcPr>
          <w:p w14:paraId="2E72C68C" w14:textId="30AF3157" w:rsidR="2F61107E" w:rsidRDefault="2F61107E" w:rsidP="2F61107E">
            <w:pPr>
              <w:spacing w:after="0"/>
              <w:jc w:val="center"/>
            </w:pPr>
            <w:r w:rsidRPr="2F61107E">
              <w:rPr>
                <w:rFonts w:ascii="Aptos Narrow" w:eastAsia="Aptos Narrow" w:hAnsi="Aptos Narrow" w:cs="Aptos Narrow"/>
                <w:color w:val="000000" w:themeColor="text1"/>
                <w:sz w:val="22"/>
                <w:szCs w:val="22"/>
              </w:rPr>
              <w:t>Percentile 25</w:t>
            </w:r>
          </w:p>
        </w:tc>
        <w:tc>
          <w:tcPr>
            <w:tcW w:w="1337" w:type="dxa"/>
            <w:tcBorders>
              <w:top w:val="single" w:sz="8" w:space="0" w:color="000000" w:themeColor="text1"/>
              <w:left w:val="nil"/>
              <w:bottom w:val="single" w:sz="8" w:space="0" w:color="000000" w:themeColor="text1"/>
              <w:right w:val="nil"/>
            </w:tcBorders>
            <w:tcMar>
              <w:top w:w="15" w:type="dxa"/>
              <w:left w:w="15" w:type="dxa"/>
              <w:right w:w="15" w:type="dxa"/>
            </w:tcMar>
            <w:vAlign w:val="center"/>
          </w:tcPr>
          <w:p w14:paraId="074FD51C" w14:textId="436A583A" w:rsidR="2F61107E" w:rsidRDefault="2F61107E" w:rsidP="2F61107E">
            <w:pPr>
              <w:spacing w:after="0"/>
              <w:jc w:val="center"/>
            </w:pPr>
            <w:r w:rsidRPr="2F61107E">
              <w:rPr>
                <w:rFonts w:ascii="Aptos Narrow" w:eastAsia="Aptos Narrow" w:hAnsi="Aptos Narrow" w:cs="Aptos Narrow"/>
                <w:color w:val="000000" w:themeColor="text1"/>
                <w:sz w:val="22"/>
                <w:szCs w:val="22"/>
              </w:rPr>
              <w:t>Median Value</w:t>
            </w:r>
          </w:p>
        </w:tc>
        <w:tc>
          <w:tcPr>
            <w:tcW w:w="1332" w:type="dxa"/>
            <w:tcBorders>
              <w:top w:val="single" w:sz="8" w:space="0" w:color="000000" w:themeColor="text1"/>
              <w:left w:val="nil"/>
              <w:bottom w:val="single" w:sz="8" w:space="0" w:color="000000" w:themeColor="text1"/>
              <w:right w:val="single" w:sz="8" w:space="0" w:color="000000" w:themeColor="text1"/>
            </w:tcBorders>
            <w:tcMar>
              <w:top w:w="15" w:type="dxa"/>
              <w:left w:w="15" w:type="dxa"/>
              <w:right w:w="15" w:type="dxa"/>
            </w:tcMar>
            <w:vAlign w:val="center"/>
          </w:tcPr>
          <w:p w14:paraId="44B75773" w14:textId="4D8CA761" w:rsidR="2F61107E" w:rsidRDefault="2F61107E" w:rsidP="2F61107E">
            <w:pPr>
              <w:spacing w:after="0"/>
              <w:jc w:val="center"/>
            </w:pPr>
            <w:r w:rsidRPr="2F61107E">
              <w:rPr>
                <w:rFonts w:ascii="Aptos Narrow" w:eastAsia="Aptos Narrow" w:hAnsi="Aptos Narrow" w:cs="Aptos Narrow"/>
                <w:color w:val="000000" w:themeColor="text1"/>
                <w:sz w:val="22"/>
                <w:szCs w:val="22"/>
              </w:rPr>
              <w:t>Percentile 75</w:t>
            </w:r>
          </w:p>
        </w:tc>
      </w:tr>
      <w:tr w:rsidR="2F61107E" w14:paraId="55413191" w14:textId="77777777" w:rsidTr="2F61107E">
        <w:trPr>
          <w:trHeight w:val="300"/>
        </w:trPr>
        <w:tc>
          <w:tcPr>
            <w:tcW w:w="1328" w:type="dxa"/>
            <w:tcBorders>
              <w:top w:val="single" w:sz="8"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682A9720" w14:textId="1F4A2057" w:rsidR="2F61107E" w:rsidRDefault="2F61107E" w:rsidP="2F61107E">
            <w:pPr>
              <w:spacing w:after="0"/>
              <w:jc w:val="center"/>
            </w:pPr>
            <w:r w:rsidRPr="2F61107E">
              <w:rPr>
                <w:rFonts w:ascii="Aptos Narrow" w:eastAsia="Aptos Narrow" w:hAnsi="Aptos Narrow" w:cs="Aptos Narrow"/>
                <w:b/>
                <w:bCs/>
                <w:color w:val="000000" w:themeColor="text1"/>
                <w:sz w:val="22"/>
                <w:szCs w:val="22"/>
              </w:rPr>
              <w:t>2</w:t>
            </w:r>
          </w:p>
        </w:tc>
        <w:tc>
          <w:tcPr>
            <w:tcW w:w="1338" w:type="dxa"/>
            <w:tcBorders>
              <w:top w:val="single" w:sz="8" w:space="0" w:color="000000" w:themeColor="text1"/>
              <w:left w:val="single" w:sz="8" w:space="0" w:color="000000" w:themeColor="text1"/>
              <w:bottom w:val="nil"/>
              <w:right w:val="nil"/>
            </w:tcBorders>
            <w:tcMar>
              <w:top w:w="15" w:type="dxa"/>
              <w:left w:w="15" w:type="dxa"/>
              <w:right w:w="15" w:type="dxa"/>
            </w:tcMar>
            <w:vAlign w:val="center"/>
          </w:tcPr>
          <w:p w14:paraId="1FC1337C" w14:textId="37F635E8" w:rsidR="2F61107E" w:rsidRDefault="2F61107E" w:rsidP="2F61107E">
            <w:pPr>
              <w:spacing w:after="0"/>
              <w:jc w:val="center"/>
            </w:pPr>
            <w:r w:rsidRPr="2F61107E">
              <w:rPr>
                <w:rFonts w:ascii="Aptos Narrow" w:eastAsia="Aptos Narrow" w:hAnsi="Aptos Narrow" w:cs="Aptos Narrow"/>
                <w:color w:val="000000" w:themeColor="text1"/>
                <w:sz w:val="22"/>
                <w:szCs w:val="22"/>
              </w:rPr>
              <w:t>0,595</w:t>
            </w:r>
          </w:p>
        </w:tc>
        <w:tc>
          <w:tcPr>
            <w:tcW w:w="1344" w:type="dxa"/>
            <w:tcBorders>
              <w:top w:val="single" w:sz="8" w:space="0" w:color="000000" w:themeColor="text1"/>
              <w:left w:val="nil"/>
              <w:bottom w:val="nil"/>
              <w:right w:val="nil"/>
            </w:tcBorders>
            <w:tcMar>
              <w:top w:w="15" w:type="dxa"/>
              <w:left w:w="15" w:type="dxa"/>
              <w:right w:w="15" w:type="dxa"/>
            </w:tcMar>
            <w:vAlign w:val="center"/>
          </w:tcPr>
          <w:p w14:paraId="0652E815" w14:textId="41C363C5" w:rsidR="2F61107E" w:rsidRDefault="2F61107E" w:rsidP="2F61107E">
            <w:pPr>
              <w:spacing w:after="0"/>
              <w:jc w:val="center"/>
            </w:pPr>
            <w:r w:rsidRPr="2F61107E">
              <w:rPr>
                <w:rFonts w:ascii="Aptos Narrow" w:eastAsia="Aptos Narrow" w:hAnsi="Aptos Narrow" w:cs="Aptos Narrow"/>
                <w:color w:val="000000" w:themeColor="text1"/>
                <w:sz w:val="22"/>
                <w:szCs w:val="22"/>
              </w:rPr>
              <w:t>0,000</w:t>
            </w:r>
          </w:p>
        </w:tc>
        <w:tc>
          <w:tcPr>
            <w:tcW w:w="1344" w:type="dxa"/>
            <w:tcBorders>
              <w:top w:val="single" w:sz="8" w:space="0" w:color="000000" w:themeColor="text1"/>
              <w:left w:val="nil"/>
              <w:bottom w:val="nil"/>
              <w:right w:val="nil"/>
            </w:tcBorders>
            <w:tcMar>
              <w:top w:w="15" w:type="dxa"/>
              <w:left w:w="15" w:type="dxa"/>
              <w:right w:w="15" w:type="dxa"/>
            </w:tcMar>
            <w:vAlign w:val="center"/>
          </w:tcPr>
          <w:p w14:paraId="0721E24D" w14:textId="475A0121" w:rsidR="2F61107E" w:rsidRDefault="2F61107E" w:rsidP="2F61107E">
            <w:pPr>
              <w:spacing w:after="0"/>
              <w:jc w:val="center"/>
            </w:pPr>
            <w:r w:rsidRPr="2F61107E">
              <w:rPr>
                <w:rFonts w:ascii="Aptos Narrow" w:eastAsia="Aptos Narrow" w:hAnsi="Aptos Narrow" w:cs="Aptos Narrow"/>
                <w:color w:val="000000" w:themeColor="text1"/>
                <w:sz w:val="22"/>
                <w:szCs w:val="22"/>
              </w:rPr>
              <w:t>50,000</w:t>
            </w:r>
          </w:p>
        </w:tc>
        <w:tc>
          <w:tcPr>
            <w:tcW w:w="1336" w:type="dxa"/>
            <w:tcBorders>
              <w:top w:val="single" w:sz="8" w:space="0" w:color="000000" w:themeColor="text1"/>
              <w:left w:val="nil"/>
              <w:bottom w:val="nil"/>
              <w:right w:val="nil"/>
            </w:tcBorders>
            <w:tcMar>
              <w:top w:w="15" w:type="dxa"/>
              <w:left w:w="15" w:type="dxa"/>
              <w:right w:w="15" w:type="dxa"/>
            </w:tcMar>
            <w:vAlign w:val="center"/>
          </w:tcPr>
          <w:p w14:paraId="581DBA5C" w14:textId="2EA4AB99" w:rsidR="2F61107E" w:rsidRDefault="2F61107E" w:rsidP="2F61107E">
            <w:pPr>
              <w:spacing w:after="0"/>
              <w:jc w:val="center"/>
            </w:pPr>
            <w:r w:rsidRPr="2F61107E">
              <w:rPr>
                <w:rFonts w:ascii="Aptos Narrow" w:eastAsia="Aptos Narrow" w:hAnsi="Aptos Narrow" w:cs="Aptos Narrow"/>
                <w:color w:val="000000" w:themeColor="text1"/>
                <w:sz w:val="22"/>
                <w:szCs w:val="22"/>
              </w:rPr>
              <w:t>0,013</w:t>
            </w:r>
          </w:p>
        </w:tc>
        <w:tc>
          <w:tcPr>
            <w:tcW w:w="1337" w:type="dxa"/>
            <w:tcBorders>
              <w:top w:val="single" w:sz="8" w:space="0" w:color="000000" w:themeColor="text1"/>
              <w:left w:val="nil"/>
              <w:bottom w:val="nil"/>
              <w:right w:val="nil"/>
            </w:tcBorders>
            <w:tcMar>
              <w:top w:w="15" w:type="dxa"/>
              <w:left w:w="15" w:type="dxa"/>
              <w:right w:w="15" w:type="dxa"/>
            </w:tcMar>
            <w:vAlign w:val="center"/>
          </w:tcPr>
          <w:p w14:paraId="3B48C150" w14:textId="3FB3514E" w:rsidR="2F61107E" w:rsidRDefault="2F61107E" w:rsidP="2F61107E">
            <w:pPr>
              <w:spacing w:after="0"/>
              <w:jc w:val="center"/>
            </w:pPr>
            <w:r w:rsidRPr="2F61107E">
              <w:rPr>
                <w:rFonts w:ascii="Aptos Narrow" w:eastAsia="Aptos Narrow" w:hAnsi="Aptos Narrow" w:cs="Aptos Narrow"/>
                <w:color w:val="000000" w:themeColor="text1"/>
                <w:sz w:val="22"/>
                <w:szCs w:val="22"/>
              </w:rPr>
              <w:t>0,047</w:t>
            </w:r>
          </w:p>
        </w:tc>
        <w:tc>
          <w:tcPr>
            <w:tcW w:w="1332" w:type="dxa"/>
            <w:tcBorders>
              <w:top w:val="single" w:sz="8" w:space="0" w:color="000000" w:themeColor="text1"/>
              <w:left w:val="nil"/>
              <w:bottom w:val="nil"/>
              <w:right w:val="single" w:sz="8" w:space="0" w:color="000000" w:themeColor="text1"/>
            </w:tcBorders>
            <w:tcMar>
              <w:top w:w="15" w:type="dxa"/>
              <w:left w:w="15" w:type="dxa"/>
              <w:right w:w="15" w:type="dxa"/>
            </w:tcMar>
            <w:vAlign w:val="center"/>
          </w:tcPr>
          <w:p w14:paraId="0E550132" w14:textId="3AAE012C" w:rsidR="2F61107E" w:rsidRDefault="2F61107E" w:rsidP="2F61107E">
            <w:pPr>
              <w:spacing w:after="0"/>
              <w:jc w:val="center"/>
            </w:pPr>
            <w:r w:rsidRPr="2F61107E">
              <w:rPr>
                <w:rFonts w:ascii="Aptos Narrow" w:eastAsia="Aptos Narrow" w:hAnsi="Aptos Narrow" w:cs="Aptos Narrow"/>
                <w:color w:val="000000" w:themeColor="text1"/>
                <w:sz w:val="22"/>
                <w:szCs w:val="22"/>
              </w:rPr>
              <w:t>0,110</w:t>
            </w:r>
          </w:p>
        </w:tc>
      </w:tr>
      <w:tr w:rsidR="2F61107E" w14:paraId="31C1A606" w14:textId="77777777" w:rsidTr="2F61107E">
        <w:trPr>
          <w:trHeight w:val="300"/>
        </w:trPr>
        <w:tc>
          <w:tcPr>
            <w:tcW w:w="1328" w:type="dxa"/>
            <w:tcBorders>
              <w:top w:val="nil"/>
              <w:left w:val="single" w:sz="8" w:space="0" w:color="000000" w:themeColor="text1"/>
              <w:bottom w:val="nil"/>
              <w:right w:val="single" w:sz="8" w:space="0" w:color="000000" w:themeColor="text1"/>
            </w:tcBorders>
            <w:tcMar>
              <w:top w:w="15" w:type="dxa"/>
              <w:left w:w="15" w:type="dxa"/>
              <w:right w:w="15" w:type="dxa"/>
            </w:tcMar>
            <w:vAlign w:val="center"/>
          </w:tcPr>
          <w:p w14:paraId="0B083E55" w14:textId="04BACB5C" w:rsidR="2F61107E" w:rsidRDefault="2F61107E" w:rsidP="2F61107E">
            <w:pPr>
              <w:spacing w:after="0"/>
              <w:jc w:val="center"/>
            </w:pPr>
            <w:r w:rsidRPr="2F61107E">
              <w:rPr>
                <w:rFonts w:ascii="Aptos Narrow" w:eastAsia="Aptos Narrow" w:hAnsi="Aptos Narrow" w:cs="Aptos Narrow"/>
                <w:b/>
                <w:bCs/>
                <w:color w:val="000000" w:themeColor="text1"/>
                <w:sz w:val="22"/>
                <w:szCs w:val="22"/>
              </w:rPr>
              <w:t>10</w:t>
            </w:r>
          </w:p>
        </w:tc>
        <w:tc>
          <w:tcPr>
            <w:tcW w:w="1338" w:type="dxa"/>
            <w:tcBorders>
              <w:top w:val="nil"/>
              <w:left w:val="single" w:sz="8" w:space="0" w:color="000000" w:themeColor="text1"/>
              <w:bottom w:val="nil"/>
              <w:right w:val="nil"/>
            </w:tcBorders>
            <w:tcMar>
              <w:top w:w="15" w:type="dxa"/>
              <w:left w:w="15" w:type="dxa"/>
              <w:right w:w="15" w:type="dxa"/>
            </w:tcMar>
            <w:vAlign w:val="center"/>
          </w:tcPr>
          <w:p w14:paraId="75EE3B46" w14:textId="13617B1E" w:rsidR="2F61107E" w:rsidRDefault="2F61107E" w:rsidP="2F61107E">
            <w:pPr>
              <w:spacing w:after="0"/>
              <w:jc w:val="center"/>
            </w:pPr>
            <w:r w:rsidRPr="2F61107E">
              <w:rPr>
                <w:rFonts w:ascii="Aptos Narrow" w:eastAsia="Aptos Narrow" w:hAnsi="Aptos Narrow" w:cs="Aptos Narrow"/>
                <w:color w:val="000000" w:themeColor="text1"/>
                <w:sz w:val="22"/>
                <w:szCs w:val="22"/>
              </w:rPr>
              <w:t>4,558</w:t>
            </w:r>
          </w:p>
        </w:tc>
        <w:tc>
          <w:tcPr>
            <w:tcW w:w="1344" w:type="dxa"/>
            <w:tcBorders>
              <w:top w:val="nil"/>
              <w:left w:val="nil"/>
              <w:bottom w:val="nil"/>
              <w:right w:val="nil"/>
            </w:tcBorders>
            <w:tcMar>
              <w:top w:w="15" w:type="dxa"/>
              <w:left w:w="15" w:type="dxa"/>
              <w:right w:w="15" w:type="dxa"/>
            </w:tcMar>
            <w:vAlign w:val="center"/>
          </w:tcPr>
          <w:p w14:paraId="01AC5597" w14:textId="73AC1D25" w:rsidR="2F61107E" w:rsidRDefault="2F61107E" w:rsidP="2F61107E">
            <w:pPr>
              <w:spacing w:after="0"/>
              <w:jc w:val="center"/>
            </w:pPr>
            <w:r w:rsidRPr="2F61107E">
              <w:rPr>
                <w:rFonts w:ascii="Aptos Narrow" w:eastAsia="Aptos Narrow" w:hAnsi="Aptos Narrow" w:cs="Aptos Narrow"/>
                <w:color w:val="000000" w:themeColor="text1"/>
                <w:sz w:val="22"/>
                <w:szCs w:val="22"/>
              </w:rPr>
              <w:t>0,000</w:t>
            </w:r>
          </w:p>
        </w:tc>
        <w:tc>
          <w:tcPr>
            <w:tcW w:w="1344" w:type="dxa"/>
            <w:tcBorders>
              <w:top w:val="nil"/>
              <w:left w:val="nil"/>
              <w:bottom w:val="nil"/>
              <w:right w:val="nil"/>
            </w:tcBorders>
            <w:tcMar>
              <w:top w:w="15" w:type="dxa"/>
              <w:left w:w="15" w:type="dxa"/>
              <w:right w:w="15" w:type="dxa"/>
            </w:tcMar>
            <w:vAlign w:val="center"/>
          </w:tcPr>
          <w:p w14:paraId="27C61E27" w14:textId="52A1AFFB" w:rsidR="2F61107E" w:rsidRDefault="2F61107E" w:rsidP="2F61107E">
            <w:pPr>
              <w:spacing w:after="0"/>
              <w:jc w:val="center"/>
            </w:pPr>
            <w:r w:rsidRPr="2F61107E">
              <w:rPr>
                <w:rFonts w:ascii="Aptos Narrow" w:eastAsia="Aptos Narrow" w:hAnsi="Aptos Narrow" w:cs="Aptos Narrow"/>
                <w:color w:val="000000" w:themeColor="text1"/>
                <w:sz w:val="22"/>
                <w:szCs w:val="22"/>
              </w:rPr>
              <w:t>512,000</w:t>
            </w:r>
          </w:p>
        </w:tc>
        <w:tc>
          <w:tcPr>
            <w:tcW w:w="1336" w:type="dxa"/>
            <w:tcBorders>
              <w:top w:val="nil"/>
              <w:left w:val="nil"/>
              <w:bottom w:val="nil"/>
              <w:right w:val="nil"/>
            </w:tcBorders>
            <w:tcMar>
              <w:top w:w="15" w:type="dxa"/>
              <w:left w:w="15" w:type="dxa"/>
              <w:right w:w="15" w:type="dxa"/>
            </w:tcMar>
            <w:vAlign w:val="center"/>
          </w:tcPr>
          <w:p w14:paraId="43BAFD61" w14:textId="60D9C98A" w:rsidR="2F61107E" w:rsidRDefault="2F61107E" w:rsidP="2F61107E">
            <w:pPr>
              <w:spacing w:after="0"/>
              <w:jc w:val="center"/>
            </w:pPr>
            <w:r w:rsidRPr="2F61107E">
              <w:rPr>
                <w:rFonts w:ascii="Aptos Narrow" w:eastAsia="Aptos Narrow" w:hAnsi="Aptos Narrow" w:cs="Aptos Narrow"/>
                <w:color w:val="000000" w:themeColor="text1"/>
                <w:sz w:val="22"/>
                <w:szCs w:val="22"/>
              </w:rPr>
              <w:t>0,008</w:t>
            </w:r>
          </w:p>
        </w:tc>
        <w:tc>
          <w:tcPr>
            <w:tcW w:w="1337" w:type="dxa"/>
            <w:tcBorders>
              <w:top w:val="nil"/>
              <w:left w:val="nil"/>
              <w:bottom w:val="nil"/>
              <w:right w:val="nil"/>
            </w:tcBorders>
            <w:tcMar>
              <w:top w:w="15" w:type="dxa"/>
              <w:left w:w="15" w:type="dxa"/>
              <w:right w:w="15" w:type="dxa"/>
            </w:tcMar>
            <w:vAlign w:val="center"/>
          </w:tcPr>
          <w:p w14:paraId="2E1EDA4B" w14:textId="3BA12AF4" w:rsidR="2F61107E" w:rsidRDefault="2F61107E" w:rsidP="2F61107E">
            <w:pPr>
              <w:spacing w:after="0"/>
              <w:jc w:val="center"/>
            </w:pPr>
            <w:r w:rsidRPr="2F61107E">
              <w:rPr>
                <w:rFonts w:ascii="Aptos Narrow" w:eastAsia="Aptos Narrow" w:hAnsi="Aptos Narrow" w:cs="Aptos Narrow"/>
                <w:color w:val="000000" w:themeColor="text1"/>
                <w:sz w:val="22"/>
                <w:szCs w:val="22"/>
              </w:rPr>
              <w:t>0,044</w:t>
            </w:r>
          </w:p>
        </w:tc>
        <w:tc>
          <w:tcPr>
            <w:tcW w:w="1332" w:type="dxa"/>
            <w:tcBorders>
              <w:top w:val="nil"/>
              <w:left w:val="nil"/>
              <w:bottom w:val="nil"/>
              <w:right w:val="single" w:sz="8" w:space="0" w:color="000000" w:themeColor="text1"/>
            </w:tcBorders>
            <w:tcMar>
              <w:top w:w="15" w:type="dxa"/>
              <w:left w:w="15" w:type="dxa"/>
              <w:right w:w="15" w:type="dxa"/>
            </w:tcMar>
            <w:vAlign w:val="center"/>
          </w:tcPr>
          <w:p w14:paraId="0DE7B507" w14:textId="23805979" w:rsidR="2F61107E" w:rsidRDefault="2F61107E" w:rsidP="2F61107E">
            <w:pPr>
              <w:spacing w:after="0"/>
              <w:jc w:val="center"/>
            </w:pPr>
            <w:r w:rsidRPr="2F61107E">
              <w:rPr>
                <w:rFonts w:ascii="Aptos Narrow" w:eastAsia="Aptos Narrow" w:hAnsi="Aptos Narrow" w:cs="Aptos Narrow"/>
                <w:color w:val="000000" w:themeColor="text1"/>
                <w:sz w:val="22"/>
                <w:szCs w:val="22"/>
              </w:rPr>
              <w:t>0,155</w:t>
            </w:r>
          </w:p>
        </w:tc>
      </w:tr>
      <w:tr w:rsidR="2F61107E" w14:paraId="4DC78752" w14:textId="77777777" w:rsidTr="2F61107E">
        <w:trPr>
          <w:trHeight w:val="300"/>
        </w:trPr>
        <w:tc>
          <w:tcPr>
            <w:tcW w:w="1328" w:type="dxa"/>
            <w:tcBorders>
              <w:top w:val="nil"/>
              <w:left w:val="single" w:sz="8" w:space="0" w:color="000000" w:themeColor="text1"/>
              <w:bottom w:val="nil"/>
              <w:right w:val="single" w:sz="8" w:space="0" w:color="000000" w:themeColor="text1"/>
            </w:tcBorders>
            <w:tcMar>
              <w:top w:w="15" w:type="dxa"/>
              <w:left w:w="15" w:type="dxa"/>
              <w:right w:w="15" w:type="dxa"/>
            </w:tcMar>
            <w:vAlign w:val="center"/>
          </w:tcPr>
          <w:p w14:paraId="0D68D620" w14:textId="25972297" w:rsidR="2F61107E" w:rsidRDefault="2F61107E" w:rsidP="2F61107E">
            <w:pPr>
              <w:spacing w:after="0"/>
              <w:jc w:val="center"/>
            </w:pPr>
            <w:r w:rsidRPr="2F61107E">
              <w:rPr>
                <w:rFonts w:ascii="Aptos Narrow" w:eastAsia="Aptos Narrow" w:hAnsi="Aptos Narrow" w:cs="Aptos Narrow"/>
                <w:b/>
                <w:bCs/>
                <w:color w:val="000000" w:themeColor="text1"/>
                <w:sz w:val="22"/>
                <w:szCs w:val="22"/>
              </w:rPr>
              <w:t>50</w:t>
            </w:r>
          </w:p>
        </w:tc>
        <w:tc>
          <w:tcPr>
            <w:tcW w:w="1338" w:type="dxa"/>
            <w:tcBorders>
              <w:top w:val="nil"/>
              <w:left w:val="single" w:sz="8" w:space="0" w:color="000000" w:themeColor="text1"/>
              <w:bottom w:val="nil"/>
              <w:right w:val="nil"/>
            </w:tcBorders>
            <w:tcMar>
              <w:top w:w="15" w:type="dxa"/>
              <w:left w:w="15" w:type="dxa"/>
              <w:right w:w="15" w:type="dxa"/>
            </w:tcMar>
            <w:vAlign w:val="center"/>
          </w:tcPr>
          <w:p w14:paraId="745F2F70" w14:textId="3588F144" w:rsidR="2F61107E" w:rsidRDefault="2F61107E" w:rsidP="2F61107E">
            <w:pPr>
              <w:spacing w:after="0"/>
              <w:jc w:val="center"/>
            </w:pPr>
            <w:r w:rsidRPr="2F61107E">
              <w:rPr>
                <w:rFonts w:ascii="Aptos Narrow" w:eastAsia="Aptos Narrow" w:hAnsi="Aptos Narrow" w:cs="Aptos Narrow"/>
                <w:color w:val="000000" w:themeColor="text1"/>
                <w:sz w:val="22"/>
                <w:szCs w:val="22"/>
              </w:rPr>
              <w:t>3,093</w:t>
            </w:r>
          </w:p>
        </w:tc>
        <w:tc>
          <w:tcPr>
            <w:tcW w:w="1344" w:type="dxa"/>
            <w:tcBorders>
              <w:top w:val="nil"/>
              <w:left w:val="nil"/>
              <w:bottom w:val="nil"/>
              <w:right w:val="nil"/>
            </w:tcBorders>
            <w:tcMar>
              <w:top w:w="15" w:type="dxa"/>
              <w:left w:w="15" w:type="dxa"/>
              <w:right w:w="15" w:type="dxa"/>
            </w:tcMar>
            <w:vAlign w:val="center"/>
          </w:tcPr>
          <w:p w14:paraId="1B7EFDB3" w14:textId="3ED7B238" w:rsidR="2F61107E" w:rsidRDefault="2F61107E" w:rsidP="2F61107E">
            <w:pPr>
              <w:spacing w:after="0"/>
              <w:jc w:val="center"/>
            </w:pPr>
            <w:r w:rsidRPr="2F61107E">
              <w:rPr>
                <w:rFonts w:ascii="Aptos Narrow" w:eastAsia="Aptos Narrow" w:hAnsi="Aptos Narrow" w:cs="Aptos Narrow"/>
                <w:color w:val="000000" w:themeColor="text1"/>
                <w:sz w:val="22"/>
                <w:szCs w:val="22"/>
              </w:rPr>
              <w:t>0,000</w:t>
            </w:r>
          </w:p>
        </w:tc>
        <w:tc>
          <w:tcPr>
            <w:tcW w:w="1344" w:type="dxa"/>
            <w:tcBorders>
              <w:top w:val="nil"/>
              <w:left w:val="nil"/>
              <w:bottom w:val="nil"/>
              <w:right w:val="nil"/>
            </w:tcBorders>
            <w:tcMar>
              <w:top w:w="15" w:type="dxa"/>
              <w:left w:w="15" w:type="dxa"/>
              <w:right w:w="15" w:type="dxa"/>
            </w:tcMar>
            <w:vAlign w:val="center"/>
          </w:tcPr>
          <w:p w14:paraId="05742694" w14:textId="1EB53692" w:rsidR="2F61107E" w:rsidRDefault="2F61107E" w:rsidP="2F61107E">
            <w:pPr>
              <w:spacing w:after="0"/>
              <w:jc w:val="center"/>
            </w:pPr>
            <w:r w:rsidRPr="2F61107E">
              <w:rPr>
                <w:rFonts w:ascii="Aptos Narrow" w:eastAsia="Aptos Narrow" w:hAnsi="Aptos Narrow" w:cs="Aptos Narrow"/>
                <w:color w:val="000000" w:themeColor="text1"/>
                <w:sz w:val="22"/>
                <w:szCs w:val="22"/>
              </w:rPr>
              <w:t>1462,000</w:t>
            </w:r>
          </w:p>
        </w:tc>
        <w:tc>
          <w:tcPr>
            <w:tcW w:w="1336" w:type="dxa"/>
            <w:tcBorders>
              <w:top w:val="nil"/>
              <w:left w:val="nil"/>
              <w:bottom w:val="nil"/>
              <w:right w:val="nil"/>
            </w:tcBorders>
            <w:tcMar>
              <w:top w:w="15" w:type="dxa"/>
              <w:left w:w="15" w:type="dxa"/>
              <w:right w:w="15" w:type="dxa"/>
            </w:tcMar>
            <w:vAlign w:val="center"/>
          </w:tcPr>
          <w:p w14:paraId="67CB7D08" w14:textId="36FB34AA" w:rsidR="2F61107E" w:rsidRDefault="2F61107E" w:rsidP="2F61107E">
            <w:pPr>
              <w:spacing w:after="0"/>
              <w:jc w:val="center"/>
            </w:pPr>
            <w:r w:rsidRPr="2F61107E">
              <w:rPr>
                <w:rFonts w:ascii="Aptos Narrow" w:eastAsia="Aptos Narrow" w:hAnsi="Aptos Narrow" w:cs="Aptos Narrow"/>
                <w:color w:val="000000" w:themeColor="text1"/>
                <w:sz w:val="22"/>
                <w:szCs w:val="22"/>
              </w:rPr>
              <w:t>0,009</w:t>
            </w:r>
          </w:p>
        </w:tc>
        <w:tc>
          <w:tcPr>
            <w:tcW w:w="1337" w:type="dxa"/>
            <w:tcBorders>
              <w:top w:val="nil"/>
              <w:left w:val="nil"/>
              <w:bottom w:val="nil"/>
              <w:right w:val="nil"/>
            </w:tcBorders>
            <w:tcMar>
              <w:top w:w="15" w:type="dxa"/>
              <w:left w:w="15" w:type="dxa"/>
              <w:right w:w="15" w:type="dxa"/>
            </w:tcMar>
            <w:vAlign w:val="center"/>
          </w:tcPr>
          <w:p w14:paraId="7288E01C" w14:textId="0A3288E1" w:rsidR="2F61107E" w:rsidRDefault="2F61107E" w:rsidP="2F61107E">
            <w:pPr>
              <w:spacing w:after="0"/>
              <w:jc w:val="center"/>
            </w:pPr>
            <w:r w:rsidRPr="2F61107E">
              <w:rPr>
                <w:rFonts w:ascii="Aptos Narrow" w:eastAsia="Aptos Narrow" w:hAnsi="Aptos Narrow" w:cs="Aptos Narrow"/>
                <w:color w:val="000000" w:themeColor="text1"/>
                <w:sz w:val="22"/>
                <w:szCs w:val="22"/>
              </w:rPr>
              <w:t>0,047</w:t>
            </w:r>
          </w:p>
        </w:tc>
        <w:tc>
          <w:tcPr>
            <w:tcW w:w="1332" w:type="dxa"/>
            <w:tcBorders>
              <w:top w:val="nil"/>
              <w:left w:val="nil"/>
              <w:bottom w:val="nil"/>
              <w:right w:val="single" w:sz="8" w:space="0" w:color="000000" w:themeColor="text1"/>
            </w:tcBorders>
            <w:tcMar>
              <w:top w:w="15" w:type="dxa"/>
              <w:left w:w="15" w:type="dxa"/>
              <w:right w:w="15" w:type="dxa"/>
            </w:tcMar>
            <w:vAlign w:val="center"/>
          </w:tcPr>
          <w:p w14:paraId="20555A76" w14:textId="50091B41" w:rsidR="2F61107E" w:rsidRDefault="2F61107E" w:rsidP="2F61107E">
            <w:pPr>
              <w:spacing w:after="0"/>
              <w:jc w:val="center"/>
            </w:pPr>
            <w:r w:rsidRPr="2F61107E">
              <w:rPr>
                <w:rFonts w:ascii="Aptos Narrow" w:eastAsia="Aptos Narrow" w:hAnsi="Aptos Narrow" w:cs="Aptos Narrow"/>
                <w:color w:val="000000" w:themeColor="text1"/>
                <w:sz w:val="22"/>
                <w:szCs w:val="22"/>
              </w:rPr>
              <w:t>0,175</w:t>
            </w:r>
          </w:p>
        </w:tc>
      </w:tr>
      <w:tr w:rsidR="2F61107E" w14:paraId="7DB75603" w14:textId="77777777" w:rsidTr="2F61107E">
        <w:trPr>
          <w:trHeight w:val="300"/>
        </w:trPr>
        <w:tc>
          <w:tcPr>
            <w:tcW w:w="1328" w:type="dxa"/>
            <w:tcBorders>
              <w:top w:val="nil"/>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5F1B3F7" w14:textId="5C6BCE88" w:rsidR="2F61107E" w:rsidRDefault="2F61107E" w:rsidP="2F61107E">
            <w:pPr>
              <w:spacing w:after="0"/>
              <w:jc w:val="center"/>
            </w:pPr>
            <w:r w:rsidRPr="2F61107E">
              <w:rPr>
                <w:rFonts w:ascii="Aptos Narrow" w:eastAsia="Aptos Narrow" w:hAnsi="Aptos Narrow" w:cs="Aptos Narrow"/>
                <w:b/>
                <w:bCs/>
                <w:color w:val="000000" w:themeColor="text1"/>
                <w:sz w:val="22"/>
                <w:szCs w:val="22"/>
              </w:rPr>
              <w:t>100</w:t>
            </w:r>
          </w:p>
        </w:tc>
        <w:tc>
          <w:tcPr>
            <w:tcW w:w="1338" w:type="dxa"/>
            <w:tcBorders>
              <w:top w:val="nil"/>
              <w:left w:val="single" w:sz="8" w:space="0" w:color="000000" w:themeColor="text1"/>
              <w:bottom w:val="single" w:sz="8" w:space="0" w:color="000000" w:themeColor="text1"/>
              <w:right w:val="nil"/>
            </w:tcBorders>
            <w:tcMar>
              <w:top w:w="15" w:type="dxa"/>
              <w:left w:w="15" w:type="dxa"/>
              <w:right w:w="15" w:type="dxa"/>
            </w:tcMar>
            <w:vAlign w:val="center"/>
          </w:tcPr>
          <w:p w14:paraId="69A021AE" w14:textId="271AEC0F" w:rsidR="2F61107E" w:rsidRDefault="2F61107E" w:rsidP="2F61107E">
            <w:pPr>
              <w:spacing w:after="0"/>
              <w:jc w:val="center"/>
            </w:pPr>
            <w:r w:rsidRPr="2F61107E">
              <w:rPr>
                <w:rFonts w:ascii="Aptos Narrow" w:eastAsia="Aptos Narrow" w:hAnsi="Aptos Narrow" w:cs="Aptos Narrow"/>
                <w:color w:val="000000" w:themeColor="text1"/>
                <w:sz w:val="22"/>
                <w:szCs w:val="22"/>
              </w:rPr>
              <w:t>2,457</w:t>
            </w:r>
          </w:p>
        </w:tc>
        <w:tc>
          <w:tcPr>
            <w:tcW w:w="1344" w:type="dxa"/>
            <w:tcBorders>
              <w:top w:val="nil"/>
              <w:left w:val="nil"/>
              <w:bottom w:val="single" w:sz="8" w:space="0" w:color="000000" w:themeColor="text1"/>
              <w:right w:val="nil"/>
            </w:tcBorders>
            <w:tcMar>
              <w:top w:w="15" w:type="dxa"/>
              <w:left w:w="15" w:type="dxa"/>
              <w:right w:w="15" w:type="dxa"/>
            </w:tcMar>
            <w:vAlign w:val="center"/>
          </w:tcPr>
          <w:p w14:paraId="0B0FB0E2" w14:textId="161051E4" w:rsidR="2F61107E" w:rsidRDefault="2F61107E" w:rsidP="2F61107E">
            <w:pPr>
              <w:spacing w:after="0"/>
              <w:jc w:val="center"/>
            </w:pPr>
            <w:r w:rsidRPr="2F61107E">
              <w:rPr>
                <w:rFonts w:ascii="Aptos Narrow" w:eastAsia="Aptos Narrow" w:hAnsi="Aptos Narrow" w:cs="Aptos Narrow"/>
                <w:color w:val="000000" w:themeColor="text1"/>
                <w:sz w:val="22"/>
                <w:szCs w:val="22"/>
              </w:rPr>
              <w:t>0,000</w:t>
            </w:r>
          </w:p>
        </w:tc>
        <w:tc>
          <w:tcPr>
            <w:tcW w:w="1344" w:type="dxa"/>
            <w:tcBorders>
              <w:top w:val="nil"/>
              <w:left w:val="nil"/>
              <w:bottom w:val="single" w:sz="8" w:space="0" w:color="000000" w:themeColor="text1"/>
              <w:right w:val="nil"/>
            </w:tcBorders>
            <w:tcMar>
              <w:top w:w="15" w:type="dxa"/>
              <w:left w:w="15" w:type="dxa"/>
              <w:right w:w="15" w:type="dxa"/>
            </w:tcMar>
            <w:vAlign w:val="center"/>
          </w:tcPr>
          <w:p w14:paraId="52E1BC9B" w14:textId="15667AE9" w:rsidR="2F61107E" w:rsidRDefault="2F61107E" w:rsidP="2F61107E">
            <w:pPr>
              <w:spacing w:after="0"/>
              <w:jc w:val="center"/>
            </w:pPr>
            <w:r w:rsidRPr="2F61107E">
              <w:rPr>
                <w:rFonts w:ascii="Aptos Narrow" w:eastAsia="Aptos Narrow" w:hAnsi="Aptos Narrow" w:cs="Aptos Narrow"/>
                <w:color w:val="000000" w:themeColor="text1"/>
                <w:sz w:val="22"/>
                <w:szCs w:val="22"/>
              </w:rPr>
              <w:t>1462,000</w:t>
            </w:r>
          </w:p>
        </w:tc>
        <w:tc>
          <w:tcPr>
            <w:tcW w:w="1336" w:type="dxa"/>
            <w:tcBorders>
              <w:top w:val="nil"/>
              <w:left w:val="nil"/>
              <w:bottom w:val="single" w:sz="8" w:space="0" w:color="000000" w:themeColor="text1"/>
              <w:right w:val="nil"/>
            </w:tcBorders>
            <w:tcMar>
              <w:top w:w="15" w:type="dxa"/>
              <w:left w:w="15" w:type="dxa"/>
              <w:right w:w="15" w:type="dxa"/>
            </w:tcMar>
            <w:vAlign w:val="center"/>
          </w:tcPr>
          <w:p w14:paraId="75E5E37B" w14:textId="461DF47A" w:rsidR="2F61107E" w:rsidRDefault="2F61107E" w:rsidP="2F61107E">
            <w:pPr>
              <w:spacing w:after="0"/>
              <w:jc w:val="center"/>
            </w:pPr>
            <w:r w:rsidRPr="2F61107E">
              <w:rPr>
                <w:rFonts w:ascii="Aptos Narrow" w:eastAsia="Aptos Narrow" w:hAnsi="Aptos Narrow" w:cs="Aptos Narrow"/>
                <w:color w:val="000000" w:themeColor="text1"/>
                <w:sz w:val="22"/>
                <w:szCs w:val="22"/>
              </w:rPr>
              <w:t>0,007</w:t>
            </w:r>
          </w:p>
        </w:tc>
        <w:tc>
          <w:tcPr>
            <w:tcW w:w="1337" w:type="dxa"/>
            <w:tcBorders>
              <w:top w:val="nil"/>
              <w:left w:val="nil"/>
              <w:bottom w:val="single" w:sz="8" w:space="0" w:color="000000" w:themeColor="text1"/>
              <w:right w:val="nil"/>
            </w:tcBorders>
            <w:tcMar>
              <w:top w:w="15" w:type="dxa"/>
              <w:left w:w="15" w:type="dxa"/>
              <w:right w:w="15" w:type="dxa"/>
            </w:tcMar>
            <w:vAlign w:val="center"/>
          </w:tcPr>
          <w:p w14:paraId="3EE01294" w14:textId="4576EC4A" w:rsidR="2F61107E" w:rsidRDefault="2F61107E" w:rsidP="2F61107E">
            <w:pPr>
              <w:spacing w:after="0"/>
              <w:jc w:val="center"/>
            </w:pPr>
            <w:r w:rsidRPr="2F61107E">
              <w:rPr>
                <w:rFonts w:ascii="Aptos Narrow" w:eastAsia="Aptos Narrow" w:hAnsi="Aptos Narrow" w:cs="Aptos Narrow"/>
                <w:color w:val="000000" w:themeColor="text1"/>
                <w:sz w:val="22"/>
                <w:szCs w:val="22"/>
              </w:rPr>
              <w:t>0,042</w:t>
            </w:r>
          </w:p>
        </w:tc>
        <w:tc>
          <w:tcPr>
            <w:tcW w:w="1332" w:type="dxa"/>
            <w:tcBorders>
              <w:top w:val="nil"/>
              <w:left w:val="nil"/>
              <w:bottom w:val="single" w:sz="8" w:space="0" w:color="000000" w:themeColor="text1"/>
              <w:right w:val="single" w:sz="8" w:space="0" w:color="000000" w:themeColor="text1"/>
            </w:tcBorders>
            <w:tcMar>
              <w:top w:w="15" w:type="dxa"/>
              <w:left w:w="15" w:type="dxa"/>
              <w:right w:w="15" w:type="dxa"/>
            </w:tcMar>
            <w:vAlign w:val="center"/>
          </w:tcPr>
          <w:p w14:paraId="70581C65" w14:textId="1D7F7AAB" w:rsidR="2F61107E" w:rsidRDefault="2F61107E" w:rsidP="2F61107E">
            <w:pPr>
              <w:spacing w:after="0"/>
              <w:jc w:val="center"/>
            </w:pPr>
            <w:r w:rsidRPr="2F61107E">
              <w:rPr>
                <w:rFonts w:ascii="Aptos Narrow" w:eastAsia="Aptos Narrow" w:hAnsi="Aptos Narrow" w:cs="Aptos Narrow"/>
                <w:color w:val="000000" w:themeColor="text1"/>
                <w:sz w:val="22"/>
                <w:szCs w:val="22"/>
              </w:rPr>
              <w:t>0,162</w:t>
            </w:r>
          </w:p>
        </w:tc>
      </w:tr>
    </w:tbl>
    <w:p w14:paraId="529AFF1E" w14:textId="707F28AB" w:rsidR="2F61107E" w:rsidRPr="00F33F5D" w:rsidRDefault="2F61107E" w:rsidP="2F61107E">
      <w:pPr>
        <w:pStyle w:val="a0"/>
        <w:rPr>
          <w:lang w:val="es-CO"/>
        </w:rPr>
      </w:pPr>
    </w:p>
    <w:sectPr w:rsidR="2F61107E" w:rsidRPr="00F33F5D">
      <w:headerReference w:type="default" r:id="rId33"/>
      <w:footerReference w:type="default" r:id="rId34"/>
      <w:pgSz w:w="12240" w:h="15840"/>
      <w:pgMar w:top="1440" w:right="1440" w:bottom="1440" w:left="144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28BD49" w14:textId="77777777" w:rsidR="00FD4055" w:rsidRDefault="00FD4055">
      <w:pPr>
        <w:spacing w:after="0"/>
      </w:pPr>
      <w:r>
        <w:separator/>
      </w:r>
    </w:p>
  </w:endnote>
  <w:endnote w:type="continuationSeparator" w:id="0">
    <w:p w14:paraId="4B49843C" w14:textId="77777777" w:rsidR="00FD4055" w:rsidRDefault="00FD40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1"/>
    <w:family w:val="roman"/>
    <w:pitch w:val="variable"/>
    <w:sig w:usb0="E00006FF" w:usb1="420024FF" w:usb2="02000000" w:usb3="00000000" w:csb0="0000019F" w:csb1="00000000"/>
  </w:font>
  <w:font w:name="Calibri">
    <w:panose1 w:val="020F0502020204030204"/>
    <w:charset w:val="A1"/>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A1"/>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20"/>
      <w:gridCol w:w="3120"/>
      <w:gridCol w:w="3120"/>
    </w:tblGrid>
    <w:tr w:rsidR="008155E7" w14:paraId="192E1D69" w14:textId="77777777" w:rsidTr="1E61DACF">
      <w:trPr>
        <w:trHeight w:val="300"/>
      </w:trPr>
      <w:tc>
        <w:tcPr>
          <w:tcW w:w="3120" w:type="dxa"/>
        </w:tcPr>
        <w:p w14:paraId="53C9719F" w14:textId="70453175" w:rsidR="008155E7" w:rsidRDefault="008155E7" w:rsidP="1E61DACF">
          <w:pPr>
            <w:pStyle w:val="af5"/>
            <w:ind w:left="-115"/>
          </w:pPr>
        </w:p>
      </w:tc>
      <w:tc>
        <w:tcPr>
          <w:tcW w:w="3120" w:type="dxa"/>
        </w:tcPr>
        <w:p w14:paraId="6168A793" w14:textId="3A0B7E06" w:rsidR="008155E7" w:rsidRDefault="008155E7" w:rsidP="1E61DACF">
          <w:pPr>
            <w:pStyle w:val="af5"/>
            <w:jc w:val="center"/>
          </w:pPr>
        </w:p>
      </w:tc>
      <w:tc>
        <w:tcPr>
          <w:tcW w:w="3120" w:type="dxa"/>
        </w:tcPr>
        <w:p w14:paraId="2AA5186E" w14:textId="190F1228" w:rsidR="008155E7" w:rsidRDefault="008155E7" w:rsidP="1E61DACF">
          <w:pPr>
            <w:pStyle w:val="af5"/>
            <w:ind w:right="-115"/>
            <w:jc w:val="right"/>
          </w:pPr>
        </w:p>
      </w:tc>
    </w:tr>
  </w:tbl>
  <w:p w14:paraId="59711C1D" w14:textId="243F5B67" w:rsidR="008155E7" w:rsidRDefault="008155E7" w:rsidP="1E61DACF">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401C07" w14:textId="77777777" w:rsidR="00FD4055" w:rsidRDefault="00FD4055">
      <w:pPr>
        <w:spacing w:after="0"/>
      </w:pPr>
      <w:r>
        <w:separator/>
      </w:r>
    </w:p>
  </w:footnote>
  <w:footnote w:type="continuationSeparator" w:id="0">
    <w:p w14:paraId="3A4EE4D3" w14:textId="77777777" w:rsidR="00FD4055" w:rsidRDefault="00FD4055">
      <w:pPr>
        <w:spacing w:after="0"/>
      </w:pPr>
      <w:r>
        <w:continuationSeparator/>
      </w:r>
    </w:p>
  </w:footnote>
  <w:footnote w:id="1">
    <w:p w14:paraId="3612F850" w14:textId="27C5B6CB" w:rsidR="008155E7" w:rsidRDefault="008155E7">
      <w:pPr>
        <w:pStyle w:val="ac"/>
      </w:pPr>
      <w:r>
        <w:rPr>
          <w:rStyle w:val="a5"/>
        </w:rPr>
        <w:footnoteRef/>
      </w:r>
      <w:r>
        <w:t xml:space="preserve"> Oracle also supports non-relational models, including GDBs</w:t>
      </w:r>
      <w:ins w:id="182" w:author="GKARANI GEORGIA" w:date="2026-06-12T17:33:00Z">
        <w:r>
          <w:t>.</w:t>
        </w:r>
      </w:ins>
      <w:ins w:id="183" w:author="GKARANI GEORGIA" w:date="2026-06-12T17:34:00Z">
        <w:r>
          <w:t xml:space="preserve"> </w:t>
        </w:r>
      </w:ins>
      <w:del w:id="184" w:author="GKARANI GEORGIA" w:date="2026-06-12T17:34:00Z">
        <w:r w:rsidDel="0087331F">
          <w:delText xml:space="preserve"> since Oracle 12c and native SQL support for creating and querying graphs </w:delText>
        </w:r>
      </w:del>
      <w:del w:id="185" w:author="GKARANI GEORGIA" w:date="2026-06-12T17:28:00Z">
        <w:r w:rsidDel="002D0ED1">
          <w:delText xml:space="preserve">since </w:delText>
        </w:r>
      </w:del>
      <w:del w:id="186" w:author="GKARANI GEORGIA" w:date="2026-06-12T17:34:00Z">
        <w:r w:rsidDel="0087331F">
          <w:delText>Oracle 23ai.</w:delText>
        </w:r>
      </w:del>
      <w:ins w:id="187" w:author="GKARANI GEORGIA" w:date="2026-06-12T17:33:00Z">
        <w:r>
          <w:t>Graph-related functionality has been available since Oracle 12c, while Oracle 23ai introduces native SQL support for graph creation and querying.</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20"/>
      <w:gridCol w:w="3120"/>
      <w:gridCol w:w="3120"/>
    </w:tblGrid>
    <w:tr w:rsidR="008155E7" w14:paraId="42DABFE8" w14:textId="77777777" w:rsidTr="1E61DACF">
      <w:trPr>
        <w:trHeight w:val="300"/>
      </w:trPr>
      <w:tc>
        <w:tcPr>
          <w:tcW w:w="3120" w:type="dxa"/>
        </w:tcPr>
        <w:p w14:paraId="5B7BC63B" w14:textId="063D8A40" w:rsidR="008155E7" w:rsidRDefault="008155E7" w:rsidP="1E61DACF">
          <w:pPr>
            <w:pStyle w:val="af5"/>
            <w:ind w:left="-115"/>
          </w:pPr>
        </w:p>
      </w:tc>
      <w:tc>
        <w:tcPr>
          <w:tcW w:w="3120" w:type="dxa"/>
        </w:tcPr>
        <w:p w14:paraId="2775A0A8" w14:textId="0523DEA2" w:rsidR="008155E7" w:rsidRDefault="008155E7" w:rsidP="1E61DACF">
          <w:pPr>
            <w:pStyle w:val="af5"/>
            <w:jc w:val="center"/>
          </w:pPr>
        </w:p>
      </w:tc>
      <w:tc>
        <w:tcPr>
          <w:tcW w:w="3120" w:type="dxa"/>
        </w:tcPr>
        <w:p w14:paraId="150E8CA4" w14:textId="4906D03C" w:rsidR="008155E7" w:rsidRDefault="008155E7" w:rsidP="1E61DACF">
          <w:pPr>
            <w:pStyle w:val="af5"/>
            <w:ind w:right="-115"/>
            <w:jc w:val="right"/>
          </w:pPr>
        </w:p>
      </w:tc>
    </w:tr>
  </w:tbl>
  <w:p w14:paraId="4E3FC22A" w14:textId="28265BE8" w:rsidR="008155E7" w:rsidRDefault="008155E7" w:rsidP="1E61DACF">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9B1AEA"/>
    <w:multiLevelType w:val="multilevel"/>
    <w:tmpl w:val="93C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872672"/>
    <w:multiLevelType w:val="hybridMultilevel"/>
    <w:tmpl w:val="951A8A4E"/>
    <w:lvl w:ilvl="0" w:tplc="4F1C76B0">
      <w:start w:val="1"/>
      <w:numFmt w:val="bullet"/>
      <w:lvlText w:val=""/>
      <w:lvlJc w:val="left"/>
      <w:pPr>
        <w:ind w:left="720" w:hanging="360"/>
      </w:pPr>
      <w:rPr>
        <w:rFonts w:ascii="Symbol" w:hAnsi="Symbol" w:hint="default"/>
      </w:rPr>
    </w:lvl>
    <w:lvl w:ilvl="1" w:tplc="B38A3CCC">
      <w:start w:val="1"/>
      <w:numFmt w:val="bullet"/>
      <w:lvlText w:val="o"/>
      <w:lvlJc w:val="left"/>
      <w:pPr>
        <w:ind w:left="1440" w:hanging="360"/>
      </w:pPr>
      <w:rPr>
        <w:rFonts w:ascii="Courier New" w:hAnsi="Courier New" w:hint="default"/>
      </w:rPr>
    </w:lvl>
    <w:lvl w:ilvl="2" w:tplc="A8649BAE">
      <w:start w:val="1"/>
      <w:numFmt w:val="bullet"/>
      <w:lvlText w:val=""/>
      <w:lvlJc w:val="left"/>
      <w:pPr>
        <w:ind w:left="2160" w:hanging="360"/>
      </w:pPr>
      <w:rPr>
        <w:rFonts w:ascii="Wingdings" w:hAnsi="Wingdings" w:hint="default"/>
      </w:rPr>
    </w:lvl>
    <w:lvl w:ilvl="3" w:tplc="FC5CF8A4">
      <w:start w:val="1"/>
      <w:numFmt w:val="bullet"/>
      <w:lvlText w:val=""/>
      <w:lvlJc w:val="left"/>
      <w:pPr>
        <w:ind w:left="2880" w:hanging="360"/>
      </w:pPr>
      <w:rPr>
        <w:rFonts w:ascii="Symbol" w:hAnsi="Symbol" w:hint="default"/>
      </w:rPr>
    </w:lvl>
    <w:lvl w:ilvl="4" w:tplc="76484180">
      <w:start w:val="1"/>
      <w:numFmt w:val="bullet"/>
      <w:lvlText w:val="o"/>
      <w:lvlJc w:val="left"/>
      <w:pPr>
        <w:ind w:left="3600" w:hanging="360"/>
      </w:pPr>
      <w:rPr>
        <w:rFonts w:ascii="Courier New" w:hAnsi="Courier New" w:hint="default"/>
      </w:rPr>
    </w:lvl>
    <w:lvl w:ilvl="5" w:tplc="391EBA32">
      <w:start w:val="1"/>
      <w:numFmt w:val="bullet"/>
      <w:lvlText w:val=""/>
      <w:lvlJc w:val="left"/>
      <w:pPr>
        <w:ind w:left="4320" w:hanging="360"/>
      </w:pPr>
      <w:rPr>
        <w:rFonts w:ascii="Wingdings" w:hAnsi="Wingdings" w:hint="default"/>
      </w:rPr>
    </w:lvl>
    <w:lvl w:ilvl="6" w:tplc="BA2E193C">
      <w:start w:val="1"/>
      <w:numFmt w:val="bullet"/>
      <w:lvlText w:val=""/>
      <w:lvlJc w:val="left"/>
      <w:pPr>
        <w:ind w:left="5040" w:hanging="360"/>
      </w:pPr>
      <w:rPr>
        <w:rFonts w:ascii="Symbol" w:hAnsi="Symbol" w:hint="default"/>
      </w:rPr>
    </w:lvl>
    <w:lvl w:ilvl="7" w:tplc="9242786E">
      <w:start w:val="1"/>
      <w:numFmt w:val="bullet"/>
      <w:lvlText w:val="o"/>
      <w:lvlJc w:val="left"/>
      <w:pPr>
        <w:ind w:left="5760" w:hanging="360"/>
      </w:pPr>
      <w:rPr>
        <w:rFonts w:ascii="Courier New" w:hAnsi="Courier New" w:hint="default"/>
      </w:rPr>
    </w:lvl>
    <w:lvl w:ilvl="8" w:tplc="832818E4">
      <w:start w:val="1"/>
      <w:numFmt w:val="bullet"/>
      <w:lvlText w:val=""/>
      <w:lvlJc w:val="left"/>
      <w:pPr>
        <w:ind w:left="6480" w:hanging="360"/>
      </w:pPr>
      <w:rPr>
        <w:rFonts w:ascii="Wingdings" w:hAnsi="Wingdings" w:hint="default"/>
      </w:rPr>
    </w:lvl>
  </w:abstractNum>
  <w:abstractNum w:abstractNumId="2" w15:restartNumberingAfterBreak="0">
    <w:nsid w:val="7AF0335E"/>
    <w:multiLevelType w:val="multilevel"/>
    <w:tmpl w:val="628850AC"/>
    <w:lvl w:ilvl="0">
      <w:numFmt w:val="bullet"/>
      <w:lvlText w:val=""/>
      <w:lvlJc w:val="left"/>
      <w:pPr>
        <w:tabs>
          <w:tab w:val="num" w:pos="0"/>
        </w:tabs>
        <w:ind w:left="720" w:hanging="480"/>
      </w:pPr>
      <w:rPr>
        <w:rFonts w:ascii="Symbol" w:hAnsi="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num w:numId="1">
    <w:abstractNumId w:val="1"/>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0"/>
  </w:num>
  <w:numIdMacAtCleanup w:val="5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KARANI GEORGIA">
    <w15:presenceInfo w15:providerId="AD" w15:userId="S-1-5-21-2134090192-3692240807-2640694482-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trackRevisions/>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425981"/>
    <w:rsid w:val="0000356D"/>
    <w:rsid w:val="000141B6"/>
    <w:rsid w:val="00014ABC"/>
    <w:rsid w:val="00017945"/>
    <w:rsid w:val="0002061F"/>
    <w:rsid w:val="00022A8C"/>
    <w:rsid w:val="00022DF9"/>
    <w:rsid w:val="00033EBA"/>
    <w:rsid w:val="00043E14"/>
    <w:rsid w:val="00053C8C"/>
    <w:rsid w:val="000622EE"/>
    <w:rsid w:val="0006371C"/>
    <w:rsid w:val="0006448B"/>
    <w:rsid w:val="00067D49"/>
    <w:rsid w:val="00076222"/>
    <w:rsid w:val="00086C56"/>
    <w:rsid w:val="000A0BED"/>
    <w:rsid w:val="000A1961"/>
    <w:rsid w:val="000A236E"/>
    <w:rsid w:val="000A2FBB"/>
    <w:rsid w:val="000A4300"/>
    <w:rsid w:val="000A629E"/>
    <w:rsid w:val="000B3391"/>
    <w:rsid w:val="000B6276"/>
    <w:rsid w:val="000C478C"/>
    <w:rsid w:val="000C5769"/>
    <w:rsid w:val="000C6AEC"/>
    <w:rsid w:val="000D288E"/>
    <w:rsid w:val="000E253F"/>
    <w:rsid w:val="000F0A55"/>
    <w:rsid w:val="000F49FD"/>
    <w:rsid w:val="000F7DBA"/>
    <w:rsid w:val="00102C6C"/>
    <w:rsid w:val="00106A30"/>
    <w:rsid w:val="0010729A"/>
    <w:rsid w:val="001106A5"/>
    <w:rsid w:val="001124A4"/>
    <w:rsid w:val="00123542"/>
    <w:rsid w:val="001316CD"/>
    <w:rsid w:val="0013670D"/>
    <w:rsid w:val="0013775C"/>
    <w:rsid w:val="00156262"/>
    <w:rsid w:val="00173411"/>
    <w:rsid w:val="001838B7"/>
    <w:rsid w:val="0019023E"/>
    <w:rsid w:val="00196430"/>
    <w:rsid w:val="001A1AD2"/>
    <w:rsid w:val="001A5900"/>
    <w:rsid w:val="001C7831"/>
    <w:rsid w:val="001E39DD"/>
    <w:rsid w:val="001F1316"/>
    <w:rsid w:val="00204DCB"/>
    <w:rsid w:val="0020550D"/>
    <w:rsid w:val="00205C72"/>
    <w:rsid w:val="002137CE"/>
    <w:rsid w:val="002239BF"/>
    <w:rsid w:val="0023327F"/>
    <w:rsid w:val="0023701A"/>
    <w:rsid w:val="00245050"/>
    <w:rsid w:val="002457F9"/>
    <w:rsid w:val="00247CED"/>
    <w:rsid w:val="00257EDE"/>
    <w:rsid w:val="0026064B"/>
    <w:rsid w:val="002645D2"/>
    <w:rsid w:val="00271EE7"/>
    <w:rsid w:val="00276F87"/>
    <w:rsid w:val="0028284C"/>
    <w:rsid w:val="0029037E"/>
    <w:rsid w:val="0029384F"/>
    <w:rsid w:val="002A05FB"/>
    <w:rsid w:val="002C166E"/>
    <w:rsid w:val="002C1F2A"/>
    <w:rsid w:val="002C5D51"/>
    <w:rsid w:val="002D0ED1"/>
    <w:rsid w:val="002F3189"/>
    <w:rsid w:val="002F40C5"/>
    <w:rsid w:val="003023F1"/>
    <w:rsid w:val="00305343"/>
    <w:rsid w:val="00307066"/>
    <w:rsid w:val="003203E5"/>
    <w:rsid w:val="003211BB"/>
    <w:rsid w:val="00326692"/>
    <w:rsid w:val="00330EB1"/>
    <w:rsid w:val="0033686A"/>
    <w:rsid w:val="00341190"/>
    <w:rsid w:val="003462B0"/>
    <w:rsid w:val="0036414E"/>
    <w:rsid w:val="00366C58"/>
    <w:rsid w:val="00373BE8"/>
    <w:rsid w:val="003778C3"/>
    <w:rsid w:val="0039349C"/>
    <w:rsid w:val="003970DD"/>
    <w:rsid w:val="003A0595"/>
    <w:rsid w:val="003A1D9D"/>
    <w:rsid w:val="003A2E71"/>
    <w:rsid w:val="003A50A2"/>
    <w:rsid w:val="003A64C6"/>
    <w:rsid w:val="003A6933"/>
    <w:rsid w:val="003B5DB1"/>
    <w:rsid w:val="003C0617"/>
    <w:rsid w:val="003C61D6"/>
    <w:rsid w:val="003D317F"/>
    <w:rsid w:val="003D3C93"/>
    <w:rsid w:val="003E24C1"/>
    <w:rsid w:val="003E2FF9"/>
    <w:rsid w:val="003F6ED7"/>
    <w:rsid w:val="004003E0"/>
    <w:rsid w:val="0040200F"/>
    <w:rsid w:val="00402BB4"/>
    <w:rsid w:val="004064DB"/>
    <w:rsid w:val="004067E2"/>
    <w:rsid w:val="004152E0"/>
    <w:rsid w:val="004224EA"/>
    <w:rsid w:val="0042610A"/>
    <w:rsid w:val="0043097D"/>
    <w:rsid w:val="00435486"/>
    <w:rsid w:val="00437CC9"/>
    <w:rsid w:val="0044419A"/>
    <w:rsid w:val="00450885"/>
    <w:rsid w:val="00453BAA"/>
    <w:rsid w:val="00453C25"/>
    <w:rsid w:val="004631C8"/>
    <w:rsid w:val="0046329A"/>
    <w:rsid w:val="00463CE5"/>
    <w:rsid w:val="0047064F"/>
    <w:rsid w:val="00475ECE"/>
    <w:rsid w:val="00481D6A"/>
    <w:rsid w:val="004840F1"/>
    <w:rsid w:val="00484D23"/>
    <w:rsid w:val="00491ED3"/>
    <w:rsid w:val="004A01D3"/>
    <w:rsid w:val="004A1E4D"/>
    <w:rsid w:val="004A214F"/>
    <w:rsid w:val="004A4506"/>
    <w:rsid w:val="004A5264"/>
    <w:rsid w:val="004A5321"/>
    <w:rsid w:val="004A755F"/>
    <w:rsid w:val="004B26BF"/>
    <w:rsid w:val="004B2B67"/>
    <w:rsid w:val="004C28F4"/>
    <w:rsid w:val="004C7D81"/>
    <w:rsid w:val="004D09D2"/>
    <w:rsid w:val="004D7605"/>
    <w:rsid w:val="004E1246"/>
    <w:rsid w:val="004F019E"/>
    <w:rsid w:val="004F37DC"/>
    <w:rsid w:val="004F7175"/>
    <w:rsid w:val="00501783"/>
    <w:rsid w:val="005032B4"/>
    <w:rsid w:val="005160F1"/>
    <w:rsid w:val="00516306"/>
    <w:rsid w:val="00522649"/>
    <w:rsid w:val="00526C16"/>
    <w:rsid w:val="005317C4"/>
    <w:rsid w:val="00540CA9"/>
    <w:rsid w:val="00544F7E"/>
    <w:rsid w:val="00547ECF"/>
    <w:rsid w:val="005550F4"/>
    <w:rsid w:val="005652DD"/>
    <w:rsid w:val="005710EB"/>
    <w:rsid w:val="005722B5"/>
    <w:rsid w:val="00573089"/>
    <w:rsid w:val="00585809"/>
    <w:rsid w:val="00586525"/>
    <w:rsid w:val="00594CE1"/>
    <w:rsid w:val="005B46AB"/>
    <w:rsid w:val="005B5A64"/>
    <w:rsid w:val="005B6F04"/>
    <w:rsid w:val="005B7C68"/>
    <w:rsid w:val="005C0D4E"/>
    <w:rsid w:val="005C3CEA"/>
    <w:rsid w:val="005C771D"/>
    <w:rsid w:val="005C778D"/>
    <w:rsid w:val="005D5063"/>
    <w:rsid w:val="005D672E"/>
    <w:rsid w:val="005E539C"/>
    <w:rsid w:val="005E77B1"/>
    <w:rsid w:val="005F2A58"/>
    <w:rsid w:val="005F34F7"/>
    <w:rsid w:val="005F3761"/>
    <w:rsid w:val="005F5C34"/>
    <w:rsid w:val="00603949"/>
    <w:rsid w:val="006074DA"/>
    <w:rsid w:val="006130DB"/>
    <w:rsid w:val="00620FF8"/>
    <w:rsid w:val="006427B7"/>
    <w:rsid w:val="00652CD6"/>
    <w:rsid w:val="00664975"/>
    <w:rsid w:val="0066590F"/>
    <w:rsid w:val="00676FE3"/>
    <w:rsid w:val="00677EBF"/>
    <w:rsid w:val="00692153"/>
    <w:rsid w:val="006B10A3"/>
    <w:rsid w:val="006B574D"/>
    <w:rsid w:val="0071089B"/>
    <w:rsid w:val="0071438E"/>
    <w:rsid w:val="00730DDC"/>
    <w:rsid w:val="00746C5B"/>
    <w:rsid w:val="007566DC"/>
    <w:rsid w:val="0077129C"/>
    <w:rsid w:val="007A155B"/>
    <w:rsid w:val="007A5A99"/>
    <w:rsid w:val="007B5B87"/>
    <w:rsid w:val="007D05C2"/>
    <w:rsid w:val="007D739C"/>
    <w:rsid w:val="007E6458"/>
    <w:rsid w:val="007F327B"/>
    <w:rsid w:val="008044C6"/>
    <w:rsid w:val="00806E7D"/>
    <w:rsid w:val="00811AA1"/>
    <w:rsid w:val="0081393E"/>
    <w:rsid w:val="0081531D"/>
    <w:rsid w:val="008155E7"/>
    <w:rsid w:val="00816EA1"/>
    <w:rsid w:val="0082257F"/>
    <w:rsid w:val="0082610D"/>
    <w:rsid w:val="00826534"/>
    <w:rsid w:val="008422A8"/>
    <w:rsid w:val="00843D95"/>
    <w:rsid w:val="0085233B"/>
    <w:rsid w:val="00865E3A"/>
    <w:rsid w:val="0086613A"/>
    <w:rsid w:val="0086667C"/>
    <w:rsid w:val="0087331F"/>
    <w:rsid w:val="00875271"/>
    <w:rsid w:val="0088037D"/>
    <w:rsid w:val="0088472C"/>
    <w:rsid w:val="0089383D"/>
    <w:rsid w:val="00895E06"/>
    <w:rsid w:val="008A0A13"/>
    <w:rsid w:val="008B4EC4"/>
    <w:rsid w:val="008C2715"/>
    <w:rsid w:val="008C361B"/>
    <w:rsid w:val="008C40BB"/>
    <w:rsid w:val="008D254F"/>
    <w:rsid w:val="008F0512"/>
    <w:rsid w:val="00922F3D"/>
    <w:rsid w:val="00932F00"/>
    <w:rsid w:val="00934336"/>
    <w:rsid w:val="00942A9C"/>
    <w:rsid w:val="00943D7E"/>
    <w:rsid w:val="009458A4"/>
    <w:rsid w:val="00970099"/>
    <w:rsid w:val="009712A2"/>
    <w:rsid w:val="00974442"/>
    <w:rsid w:val="00974930"/>
    <w:rsid w:val="009840FB"/>
    <w:rsid w:val="0098451F"/>
    <w:rsid w:val="009C16DC"/>
    <w:rsid w:val="009C1AC3"/>
    <w:rsid w:val="009D3402"/>
    <w:rsid w:val="009E7F4B"/>
    <w:rsid w:val="00A01A34"/>
    <w:rsid w:val="00A03117"/>
    <w:rsid w:val="00A0553C"/>
    <w:rsid w:val="00A0594F"/>
    <w:rsid w:val="00A06157"/>
    <w:rsid w:val="00A107CD"/>
    <w:rsid w:val="00A12C2D"/>
    <w:rsid w:val="00A14BFC"/>
    <w:rsid w:val="00A170E9"/>
    <w:rsid w:val="00A17BAD"/>
    <w:rsid w:val="00A21E36"/>
    <w:rsid w:val="00A24D5C"/>
    <w:rsid w:val="00A416EF"/>
    <w:rsid w:val="00A53593"/>
    <w:rsid w:val="00A5470E"/>
    <w:rsid w:val="00A708CC"/>
    <w:rsid w:val="00A71BD8"/>
    <w:rsid w:val="00A74B74"/>
    <w:rsid w:val="00A77B4A"/>
    <w:rsid w:val="00A82A11"/>
    <w:rsid w:val="00A86FCD"/>
    <w:rsid w:val="00A94A7F"/>
    <w:rsid w:val="00AA0EB5"/>
    <w:rsid w:val="00AA5C29"/>
    <w:rsid w:val="00AB1CA3"/>
    <w:rsid w:val="00AB1DB1"/>
    <w:rsid w:val="00AB4CFC"/>
    <w:rsid w:val="00AB7B42"/>
    <w:rsid w:val="00AC4F54"/>
    <w:rsid w:val="00AE08B6"/>
    <w:rsid w:val="00AE6B0D"/>
    <w:rsid w:val="00AF7E74"/>
    <w:rsid w:val="00B02F5C"/>
    <w:rsid w:val="00B129A6"/>
    <w:rsid w:val="00B21FA6"/>
    <w:rsid w:val="00B21FE9"/>
    <w:rsid w:val="00B33723"/>
    <w:rsid w:val="00B34122"/>
    <w:rsid w:val="00B3555D"/>
    <w:rsid w:val="00B364C1"/>
    <w:rsid w:val="00B45F93"/>
    <w:rsid w:val="00B52B33"/>
    <w:rsid w:val="00B61B70"/>
    <w:rsid w:val="00B65972"/>
    <w:rsid w:val="00B66D99"/>
    <w:rsid w:val="00B701F9"/>
    <w:rsid w:val="00B72F9B"/>
    <w:rsid w:val="00B7492C"/>
    <w:rsid w:val="00B82165"/>
    <w:rsid w:val="00BA1667"/>
    <w:rsid w:val="00BA55BE"/>
    <w:rsid w:val="00BB7979"/>
    <w:rsid w:val="00BC672E"/>
    <w:rsid w:val="00BC6BE9"/>
    <w:rsid w:val="00BE3E78"/>
    <w:rsid w:val="00BF3DA6"/>
    <w:rsid w:val="00BF41D8"/>
    <w:rsid w:val="00BF60B6"/>
    <w:rsid w:val="00C02E69"/>
    <w:rsid w:val="00C17F5C"/>
    <w:rsid w:val="00C222A6"/>
    <w:rsid w:val="00C257F1"/>
    <w:rsid w:val="00C313FF"/>
    <w:rsid w:val="00C325B0"/>
    <w:rsid w:val="00C3353B"/>
    <w:rsid w:val="00C33DD1"/>
    <w:rsid w:val="00C343D3"/>
    <w:rsid w:val="00C4002C"/>
    <w:rsid w:val="00C4149E"/>
    <w:rsid w:val="00C42940"/>
    <w:rsid w:val="00C43333"/>
    <w:rsid w:val="00C525A6"/>
    <w:rsid w:val="00C54124"/>
    <w:rsid w:val="00C653C3"/>
    <w:rsid w:val="00C71B29"/>
    <w:rsid w:val="00C740C3"/>
    <w:rsid w:val="00C836CD"/>
    <w:rsid w:val="00C92D5E"/>
    <w:rsid w:val="00CA146D"/>
    <w:rsid w:val="00CA7A65"/>
    <w:rsid w:val="00CB3418"/>
    <w:rsid w:val="00CC3F90"/>
    <w:rsid w:val="00CE076B"/>
    <w:rsid w:val="00CE3465"/>
    <w:rsid w:val="00CF6082"/>
    <w:rsid w:val="00CF7172"/>
    <w:rsid w:val="00D03E32"/>
    <w:rsid w:val="00D10A3D"/>
    <w:rsid w:val="00D13EB5"/>
    <w:rsid w:val="00D206F0"/>
    <w:rsid w:val="00D219B6"/>
    <w:rsid w:val="00D2774B"/>
    <w:rsid w:val="00D27F40"/>
    <w:rsid w:val="00D4013E"/>
    <w:rsid w:val="00D409EF"/>
    <w:rsid w:val="00D43EC0"/>
    <w:rsid w:val="00D54BB6"/>
    <w:rsid w:val="00D706C9"/>
    <w:rsid w:val="00D825CB"/>
    <w:rsid w:val="00D92210"/>
    <w:rsid w:val="00D95546"/>
    <w:rsid w:val="00DA2534"/>
    <w:rsid w:val="00DA575F"/>
    <w:rsid w:val="00DB0A8C"/>
    <w:rsid w:val="00DB292D"/>
    <w:rsid w:val="00DB3D50"/>
    <w:rsid w:val="00DB45B6"/>
    <w:rsid w:val="00DC20C5"/>
    <w:rsid w:val="00DC59AF"/>
    <w:rsid w:val="00DC5BB3"/>
    <w:rsid w:val="00DD04DF"/>
    <w:rsid w:val="00DE2A7B"/>
    <w:rsid w:val="00DE4007"/>
    <w:rsid w:val="00DE5D92"/>
    <w:rsid w:val="00DE6091"/>
    <w:rsid w:val="00E17B56"/>
    <w:rsid w:val="00E20B0C"/>
    <w:rsid w:val="00E20C2D"/>
    <w:rsid w:val="00E231EC"/>
    <w:rsid w:val="00E261C9"/>
    <w:rsid w:val="00E321D7"/>
    <w:rsid w:val="00E35116"/>
    <w:rsid w:val="00E36E78"/>
    <w:rsid w:val="00E37746"/>
    <w:rsid w:val="00E37DB3"/>
    <w:rsid w:val="00E4267C"/>
    <w:rsid w:val="00E43626"/>
    <w:rsid w:val="00E45744"/>
    <w:rsid w:val="00E64D7C"/>
    <w:rsid w:val="00E6610C"/>
    <w:rsid w:val="00E71DA6"/>
    <w:rsid w:val="00E7284B"/>
    <w:rsid w:val="00E74FD1"/>
    <w:rsid w:val="00E80A54"/>
    <w:rsid w:val="00E815F3"/>
    <w:rsid w:val="00E85C84"/>
    <w:rsid w:val="00E942C4"/>
    <w:rsid w:val="00E95F1C"/>
    <w:rsid w:val="00EA0F41"/>
    <w:rsid w:val="00EC781D"/>
    <w:rsid w:val="00EE2907"/>
    <w:rsid w:val="00EE5FFE"/>
    <w:rsid w:val="00EF3508"/>
    <w:rsid w:val="00F02653"/>
    <w:rsid w:val="00F179A4"/>
    <w:rsid w:val="00F23CBA"/>
    <w:rsid w:val="00F24FF4"/>
    <w:rsid w:val="00F2692D"/>
    <w:rsid w:val="00F269A0"/>
    <w:rsid w:val="00F26E20"/>
    <w:rsid w:val="00F32178"/>
    <w:rsid w:val="00F33F5D"/>
    <w:rsid w:val="00F61154"/>
    <w:rsid w:val="00F802AD"/>
    <w:rsid w:val="00F8303D"/>
    <w:rsid w:val="00F850EF"/>
    <w:rsid w:val="00F90BD3"/>
    <w:rsid w:val="00FA35E1"/>
    <w:rsid w:val="00FA642A"/>
    <w:rsid w:val="00FB2D68"/>
    <w:rsid w:val="00FB7648"/>
    <w:rsid w:val="00FC653D"/>
    <w:rsid w:val="00FD4055"/>
    <w:rsid w:val="00FE3BAB"/>
    <w:rsid w:val="00FF5D8D"/>
    <w:rsid w:val="0103B295"/>
    <w:rsid w:val="012A4B1F"/>
    <w:rsid w:val="01425981"/>
    <w:rsid w:val="01E95400"/>
    <w:rsid w:val="02E399AD"/>
    <w:rsid w:val="0342B9EF"/>
    <w:rsid w:val="03BBB0C1"/>
    <w:rsid w:val="03D4AD2C"/>
    <w:rsid w:val="04CC7421"/>
    <w:rsid w:val="054F99B3"/>
    <w:rsid w:val="0586E86B"/>
    <w:rsid w:val="05E324C6"/>
    <w:rsid w:val="06310FE5"/>
    <w:rsid w:val="06F60E1F"/>
    <w:rsid w:val="07388061"/>
    <w:rsid w:val="07818C24"/>
    <w:rsid w:val="079C050B"/>
    <w:rsid w:val="08E2FF12"/>
    <w:rsid w:val="08FC2883"/>
    <w:rsid w:val="095451B5"/>
    <w:rsid w:val="09D49762"/>
    <w:rsid w:val="0A55318A"/>
    <w:rsid w:val="0A8F7323"/>
    <w:rsid w:val="0AD61530"/>
    <w:rsid w:val="0B3C8B55"/>
    <w:rsid w:val="0B67755F"/>
    <w:rsid w:val="0B687393"/>
    <w:rsid w:val="0BD0B444"/>
    <w:rsid w:val="0BFD2AF5"/>
    <w:rsid w:val="0C8135B3"/>
    <w:rsid w:val="0D20ED04"/>
    <w:rsid w:val="0D70E63A"/>
    <w:rsid w:val="0DDD9D33"/>
    <w:rsid w:val="0DE7C743"/>
    <w:rsid w:val="0E3A6941"/>
    <w:rsid w:val="0E410CD2"/>
    <w:rsid w:val="0F3A33D6"/>
    <w:rsid w:val="0F3CFE97"/>
    <w:rsid w:val="0FD06831"/>
    <w:rsid w:val="1015A478"/>
    <w:rsid w:val="10764E4D"/>
    <w:rsid w:val="109C5AFD"/>
    <w:rsid w:val="10D5C9E8"/>
    <w:rsid w:val="115149E5"/>
    <w:rsid w:val="12D6D21A"/>
    <w:rsid w:val="13CDE971"/>
    <w:rsid w:val="1485B58C"/>
    <w:rsid w:val="14D8F1A8"/>
    <w:rsid w:val="14EA9FD2"/>
    <w:rsid w:val="15F29D87"/>
    <w:rsid w:val="1605145F"/>
    <w:rsid w:val="1690F511"/>
    <w:rsid w:val="16A6C68A"/>
    <w:rsid w:val="16F122FD"/>
    <w:rsid w:val="1739A9A9"/>
    <w:rsid w:val="17FFCBB4"/>
    <w:rsid w:val="18385EA8"/>
    <w:rsid w:val="18550466"/>
    <w:rsid w:val="185FCB75"/>
    <w:rsid w:val="1904DCC1"/>
    <w:rsid w:val="1990EDCA"/>
    <w:rsid w:val="1A063A91"/>
    <w:rsid w:val="1A2C3A73"/>
    <w:rsid w:val="1A526408"/>
    <w:rsid w:val="1A8B0A8E"/>
    <w:rsid w:val="1B0A47CF"/>
    <w:rsid w:val="1B38CCA8"/>
    <w:rsid w:val="1C5A6C49"/>
    <w:rsid w:val="1D3AB535"/>
    <w:rsid w:val="1DF1B4A4"/>
    <w:rsid w:val="1E61DACF"/>
    <w:rsid w:val="1EEED622"/>
    <w:rsid w:val="1F506A9D"/>
    <w:rsid w:val="1F58AF72"/>
    <w:rsid w:val="1F95926F"/>
    <w:rsid w:val="207405F3"/>
    <w:rsid w:val="20F70590"/>
    <w:rsid w:val="21261293"/>
    <w:rsid w:val="21B6ED60"/>
    <w:rsid w:val="21C5E826"/>
    <w:rsid w:val="2257197D"/>
    <w:rsid w:val="226676B5"/>
    <w:rsid w:val="22B55639"/>
    <w:rsid w:val="22C82D06"/>
    <w:rsid w:val="22CBFE40"/>
    <w:rsid w:val="235F1770"/>
    <w:rsid w:val="2360D3F1"/>
    <w:rsid w:val="246411BA"/>
    <w:rsid w:val="24DF6834"/>
    <w:rsid w:val="24E338F8"/>
    <w:rsid w:val="2559E08B"/>
    <w:rsid w:val="25D50C76"/>
    <w:rsid w:val="269E76B4"/>
    <w:rsid w:val="275FF516"/>
    <w:rsid w:val="276A5EA0"/>
    <w:rsid w:val="2777CA1A"/>
    <w:rsid w:val="27A4274E"/>
    <w:rsid w:val="28F16A03"/>
    <w:rsid w:val="28F7D6DA"/>
    <w:rsid w:val="299CBD02"/>
    <w:rsid w:val="29FBDB8D"/>
    <w:rsid w:val="2A0AFA2A"/>
    <w:rsid w:val="2AC5B88F"/>
    <w:rsid w:val="2B66BD9F"/>
    <w:rsid w:val="2BD1D4CC"/>
    <w:rsid w:val="2C493D3F"/>
    <w:rsid w:val="2CAA4D05"/>
    <w:rsid w:val="2CAEA6F8"/>
    <w:rsid w:val="2D7F4F64"/>
    <w:rsid w:val="2D88203E"/>
    <w:rsid w:val="2DA5B154"/>
    <w:rsid w:val="2DA8BD5E"/>
    <w:rsid w:val="2DB48602"/>
    <w:rsid w:val="2E0D4BA3"/>
    <w:rsid w:val="2F61107E"/>
    <w:rsid w:val="3035D0D8"/>
    <w:rsid w:val="3051B752"/>
    <w:rsid w:val="30566162"/>
    <w:rsid w:val="30A9FF5E"/>
    <w:rsid w:val="313B5B42"/>
    <w:rsid w:val="31B1E698"/>
    <w:rsid w:val="31E5A7FD"/>
    <w:rsid w:val="3281B5EB"/>
    <w:rsid w:val="32B85736"/>
    <w:rsid w:val="32C25B06"/>
    <w:rsid w:val="3370DB3F"/>
    <w:rsid w:val="3415B58A"/>
    <w:rsid w:val="3449AF31"/>
    <w:rsid w:val="354EDFFC"/>
    <w:rsid w:val="3576D842"/>
    <w:rsid w:val="3609E9C2"/>
    <w:rsid w:val="3610BC35"/>
    <w:rsid w:val="3750EB39"/>
    <w:rsid w:val="375342BD"/>
    <w:rsid w:val="3760AAF2"/>
    <w:rsid w:val="38102AD4"/>
    <w:rsid w:val="3911A99F"/>
    <w:rsid w:val="393AE353"/>
    <w:rsid w:val="39EC6AC7"/>
    <w:rsid w:val="3B7BEF9D"/>
    <w:rsid w:val="3B8EDBCF"/>
    <w:rsid w:val="3CAEC880"/>
    <w:rsid w:val="3CC930D5"/>
    <w:rsid w:val="3D127021"/>
    <w:rsid w:val="3E48E317"/>
    <w:rsid w:val="3E6DD50F"/>
    <w:rsid w:val="3E7146E2"/>
    <w:rsid w:val="3E817BE2"/>
    <w:rsid w:val="3E975143"/>
    <w:rsid w:val="3F578BAF"/>
    <w:rsid w:val="3F9E439D"/>
    <w:rsid w:val="403EA837"/>
    <w:rsid w:val="40F781D8"/>
    <w:rsid w:val="40FC7616"/>
    <w:rsid w:val="4110D970"/>
    <w:rsid w:val="414B1927"/>
    <w:rsid w:val="415A7CD5"/>
    <w:rsid w:val="418E2374"/>
    <w:rsid w:val="419C885A"/>
    <w:rsid w:val="42401890"/>
    <w:rsid w:val="426A7FD6"/>
    <w:rsid w:val="4316B654"/>
    <w:rsid w:val="44294BEC"/>
    <w:rsid w:val="446A5D99"/>
    <w:rsid w:val="44A4A576"/>
    <w:rsid w:val="44CF9CC9"/>
    <w:rsid w:val="46607966"/>
    <w:rsid w:val="46A996C0"/>
    <w:rsid w:val="46D93C64"/>
    <w:rsid w:val="46DAF06C"/>
    <w:rsid w:val="478E21FA"/>
    <w:rsid w:val="47A672AB"/>
    <w:rsid w:val="48582102"/>
    <w:rsid w:val="48979580"/>
    <w:rsid w:val="48C56D21"/>
    <w:rsid w:val="492B329E"/>
    <w:rsid w:val="495772BF"/>
    <w:rsid w:val="49B2A0BB"/>
    <w:rsid w:val="4A800FB2"/>
    <w:rsid w:val="4AF25F62"/>
    <w:rsid w:val="4B1951B5"/>
    <w:rsid w:val="4B327B08"/>
    <w:rsid w:val="4B74F3D0"/>
    <w:rsid w:val="4BEF8EC2"/>
    <w:rsid w:val="4BF54D72"/>
    <w:rsid w:val="4C061F17"/>
    <w:rsid w:val="4C0BCB07"/>
    <w:rsid w:val="4C663A19"/>
    <w:rsid w:val="4C7D2C60"/>
    <w:rsid w:val="4CD25F6B"/>
    <w:rsid w:val="4ECB8FC5"/>
    <w:rsid w:val="4F1B18F2"/>
    <w:rsid w:val="4F83B7A1"/>
    <w:rsid w:val="504BDC4A"/>
    <w:rsid w:val="50BE1280"/>
    <w:rsid w:val="50E25A03"/>
    <w:rsid w:val="5127998E"/>
    <w:rsid w:val="516EF35A"/>
    <w:rsid w:val="51DC268C"/>
    <w:rsid w:val="527DE6B2"/>
    <w:rsid w:val="52B45940"/>
    <w:rsid w:val="53C73576"/>
    <w:rsid w:val="54D69087"/>
    <w:rsid w:val="54FB252F"/>
    <w:rsid w:val="550E29AD"/>
    <w:rsid w:val="5619FEFD"/>
    <w:rsid w:val="565AEB9B"/>
    <w:rsid w:val="5698346D"/>
    <w:rsid w:val="57835DA4"/>
    <w:rsid w:val="57915146"/>
    <w:rsid w:val="58447C62"/>
    <w:rsid w:val="592CECFE"/>
    <w:rsid w:val="5943851D"/>
    <w:rsid w:val="5970175A"/>
    <w:rsid w:val="597070C8"/>
    <w:rsid w:val="5C0BC769"/>
    <w:rsid w:val="5C932B83"/>
    <w:rsid w:val="5D0D97FA"/>
    <w:rsid w:val="5D58C0C4"/>
    <w:rsid w:val="5D5C40C5"/>
    <w:rsid w:val="5DF8A18B"/>
    <w:rsid w:val="5E2009CC"/>
    <w:rsid w:val="5E3ED1AA"/>
    <w:rsid w:val="5EC566FC"/>
    <w:rsid w:val="5F4F3939"/>
    <w:rsid w:val="5F95AFDB"/>
    <w:rsid w:val="5FD90640"/>
    <w:rsid w:val="604761FD"/>
    <w:rsid w:val="608B63E6"/>
    <w:rsid w:val="608BADF1"/>
    <w:rsid w:val="60A07BE8"/>
    <w:rsid w:val="60A40AC2"/>
    <w:rsid w:val="60A4C706"/>
    <w:rsid w:val="60F2FD47"/>
    <w:rsid w:val="610DA791"/>
    <w:rsid w:val="611181D0"/>
    <w:rsid w:val="6181BC00"/>
    <w:rsid w:val="619D6A68"/>
    <w:rsid w:val="61D1FA2B"/>
    <w:rsid w:val="62556FC5"/>
    <w:rsid w:val="62633028"/>
    <w:rsid w:val="629E39A7"/>
    <w:rsid w:val="62D6DDE2"/>
    <w:rsid w:val="62E2991E"/>
    <w:rsid w:val="6330AED1"/>
    <w:rsid w:val="63758EF7"/>
    <w:rsid w:val="63B7EE76"/>
    <w:rsid w:val="63F5A793"/>
    <w:rsid w:val="644B31A8"/>
    <w:rsid w:val="6458D080"/>
    <w:rsid w:val="6569F9B5"/>
    <w:rsid w:val="65E6E009"/>
    <w:rsid w:val="6639C00A"/>
    <w:rsid w:val="66D17538"/>
    <w:rsid w:val="66F0157B"/>
    <w:rsid w:val="6712CE96"/>
    <w:rsid w:val="67C7BC22"/>
    <w:rsid w:val="6874437D"/>
    <w:rsid w:val="68A8FC23"/>
    <w:rsid w:val="691300D8"/>
    <w:rsid w:val="693F60AE"/>
    <w:rsid w:val="696C7FDA"/>
    <w:rsid w:val="69719C50"/>
    <w:rsid w:val="6A90B836"/>
    <w:rsid w:val="6AB22D0A"/>
    <w:rsid w:val="6ACD2151"/>
    <w:rsid w:val="6B9D8A42"/>
    <w:rsid w:val="6BF3B6B9"/>
    <w:rsid w:val="6CC93E3D"/>
    <w:rsid w:val="6CD6BC50"/>
    <w:rsid w:val="6CF8694C"/>
    <w:rsid w:val="6D128350"/>
    <w:rsid w:val="6F0DE710"/>
    <w:rsid w:val="6F8402D6"/>
    <w:rsid w:val="6FA2CBD2"/>
    <w:rsid w:val="6FCA248E"/>
    <w:rsid w:val="6FDD3880"/>
    <w:rsid w:val="7116E332"/>
    <w:rsid w:val="7139886E"/>
    <w:rsid w:val="71957B35"/>
    <w:rsid w:val="719EF82E"/>
    <w:rsid w:val="71B3AF58"/>
    <w:rsid w:val="71D36415"/>
    <w:rsid w:val="72247973"/>
    <w:rsid w:val="722A6893"/>
    <w:rsid w:val="72AF710C"/>
    <w:rsid w:val="72B37536"/>
    <w:rsid w:val="72B4B7A6"/>
    <w:rsid w:val="72D7D274"/>
    <w:rsid w:val="72D9264E"/>
    <w:rsid w:val="74085D88"/>
    <w:rsid w:val="7454F40E"/>
    <w:rsid w:val="754FC18A"/>
    <w:rsid w:val="75612415"/>
    <w:rsid w:val="7578A787"/>
    <w:rsid w:val="75891B27"/>
    <w:rsid w:val="75AC04A8"/>
    <w:rsid w:val="75B41C08"/>
    <w:rsid w:val="75F1E7B9"/>
    <w:rsid w:val="76B3BEA6"/>
    <w:rsid w:val="772941CD"/>
    <w:rsid w:val="77A3B6C1"/>
    <w:rsid w:val="780DC669"/>
    <w:rsid w:val="781D0171"/>
    <w:rsid w:val="7866617B"/>
    <w:rsid w:val="78F2147C"/>
    <w:rsid w:val="794D4020"/>
    <w:rsid w:val="7972D76E"/>
    <w:rsid w:val="79A7E889"/>
    <w:rsid w:val="7A64330A"/>
    <w:rsid w:val="7A7F7418"/>
    <w:rsid w:val="7AD6FFDE"/>
    <w:rsid w:val="7B3FC26A"/>
    <w:rsid w:val="7B863E94"/>
    <w:rsid w:val="7BD713E7"/>
    <w:rsid w:val="7C7EFCD1"/>
    <w:rsid w:val="7D4EAD5F"/>
    <w:rsid w:val="7DDDA11F"/>
    <w:rsid w:val="7DF81659"/>
    <w:rsid w:val="7EC4899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5FC16"/>
  <w15:docId w15:val="{DA08B835-C173-45A7-9824-8286F09B5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5">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spacing w:after="200"/>
    </w:p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Char">
    <w:name w:val="Λεζάντα Char"/>
    <w:basedOn w:val="a1"/>
    <w:link w:val="a4"/>
    <w:qFormat/>
  </w:style>
  <w:style w:type="character" w:customStyle="1" w:styleId="VerbatimChar">
    <w:name w:val="Verbatim Char"/>
    <w:basedOn w:val="Char"/>
    <w:link w:val="SourceCode"/>
    <w:qFormat/>
    <w:rPr>
      <w:rFonts w:ascii="Consolas" w:hAnsi="Consolas"/>
      <w:sz w:val="22"/>
    </w:rPr>
  </w:style>
  <w:style w:type="character" w:customStyle="1" w:styleId="SectionNumber">
    <w:name w:val="Section Number"/>
    <w:basedOn w:val="Char"/>
    <w:qFormat/>
  </w:style>
  <w:style w:type="character" w:customStyle="1" w:styleId="FootnoteCharacters">
    <w:name w:val="Footnote Characters"/>
    <w:basedOn w:val="Char"/>
    <w:qFormat/>
    <w:rPr>
      <w:vertAlign w:val="superscript"/>
    </w:rPr>
  </w:style>
  <w:style w:type="character" w:styleId="a5">
    <w:name w:val="footnote reference"/>
    <w:rPr>
      <w:vertAlign w:val="superscript"/>
    </w:rPr>
  </w:style>
  <w:style w:type="character" w:styleId="-">
    <w:name w:val="Hyperlink"/>
    <w:basedOn w:val="Char"/>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customStyle="1" w:styleId="Heading">
    <w:name w:val="Heading"/>
    <w:basedOn w:val="a"/>
    <w:next w:val="a0"/>
    <w:qFormat/>
    <w:pPr>
      <w:keepNext/>
      <w:spacing w:before="240" w:after="120"/>
    </w:pPr>
    <w:rPr>
      <w:rFonts w:ascii="Liberation Sans" w:eastAsia="Noto Sans CJK SC" w:hAnsi="Liberation Sans" w:cs="Noto Sans Devanagari"/>
      <w:sz w:val="28"/>
      <w:szCs w:val="28"/>
    </w:rPr>
  </w:style>
  <w:style w:type="paragraph" w:styleId="a0">
    <w:name w:val="Body Text"/>
    <w:basedOn w:val="a"/>
    <w:qFormat/>
    <w:pPr>
      <w:spacing w:before="180" w:after="180"/>
    </w:pPr>
  </w:style>
  <w:style w:type="paragraph" w:styleId="a6">
    <w:name w:val="List"/>
    <w:basedOn w:val="a0"/>
    <w:rPr>
      <w:rFonts w:cs="Noto Sans Devanagari"/>
    </w:rPr>
  </w:style>
  <w:style w:type="paragraph" w:styleId="a4">
    <w:name w:val="caption"/>
    <w:basedOn w:val="a"/>
    <w:link w:val="Char"/>
    <w:qFormat/>
    <w:pPr>
      <w:spacing w:after="120"/>
    </w:pPr>
    <w:rPr>
      <w:i/>
    </w:rPr>
  </w:style>
  <w:style w:type="paragraph" w:customStyle="1" w:styleId="Index">
    <w:name w:val="Index"/>
    <w:basedOn w:val="a"/>
    <w:qFormat/>
    <w:pPr>
      <w:suppressLineNumbers/>
    </w:pPr>
    <w:rPr>
      <w:rFonts w:cs="Noto Sans Devanagari"/>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7">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8">
    <w:name w:val="Subtitle"/>
    <w:basedOn w:val="a7"/>
    <w:next w:val="a0"/>
    <w:qFormat/>
    <w:pPr>
      <w:spacing w:before="240"/>
    </w:pPr>
    <w:rPr>
      <w:sz w:val="30"/>
      <w:szCs w:val="30"/>
    </w:rPr>
  </w:style>
  <w:style w:type="paragraph" w:customStyle="1" w:styleId="Author">
    <w:name w:val="Author"/>
    <w:next w:val="a0"/>
    <w:qFormat/>
    <w:pPr>
      <w:keepNext/>
      <w:keepLines/>
      <w:spacing w:after="200"/>
      <w:jc w:val="center"/>
    </w:pPr>
  </w:style>
  <w:style w:type="paragraph" w:styleId="a9">
    <w:name w:val="Date"/>
    <w:next w:val="a0"/>
    <w:qFormat/>
    <w:pPr>
      <w:keepNext/>
      <w:keepLines/>
      <w:spacing w:after="200"/>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qFormat/>
  </w:style>
  <w:style w:type="paragraph" w:customStyle="1" w:styleId="Figure">
    <w:name w:val="Figure"/>
    <w:basedOn w:val="a"/>
    <w:qFormat/>
  </w:style>
  <w:style w:type="paragraph" w:customStyle="1" w:styleId="CaptionedFigure">
    <w:name w:val="Captioned Figure"/>
    <w:basedOn w:val="Figure"/>
    <w:qFormat/>
    <w:pPr>
      <w:keepNext/>
    </w:pPr>
  </w:style>
  <w:style w:type="paragraph" w:styleId="ad">
    <w:name w:val="index heading"/>
    <w:basedOn w:val="Heading"/>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style>
  <w:style w:type="table" w:customStyle="1" w:styleId="Table">
    <w:name w:val="Table"/>
    <w:basedOn w:val="a2"/>
    <w:semiHidden/>
    <w:unhideWhenUsed/>
    <w:qFormat/>
    <w:tblPr/>
    <w:tblStylePr w:type="firstRow">
      <w:tblPr/>
      <w:tcPr>
        <w:tcBorders>
          <w:bottom w:val="single" w:sz="0" w:space="0" w:color="auto"/>
        </w:tcBorders>
        <w:vAlign w:val="bottom"/>
      </w:tcPr>
    </w:tblStylePr>
  </w:style>
  <w:style w:type="table" w:styleId="af">
    <w:name w:val="Table Grid"/>
    <w:basedOn w:val="a2"/>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0">
    <w:name w:val="List Paragraph"/>
    <w:basedOn w:val="a"/>
    <w:uiPriority w:val="34"/>
    <w:qFormat/>
    <w:pPr>
      <w:ind w:left="720"/>
      <w:contextualSpacing/>
    </w:pPr>
  </w:style>
  <w:style w:type="paragraph" w:styleId="af1">
    <w:name w:val="annotation text"/>
    <w:basedOn w:val="a"/>
    <w:link w:val="Char0"/>
    <w:rPr>
      <w:sz w:val="20"/>
      <w:szCs w:val="20"/>
    </w:rPr>
  </w:style>
  <w:style w:type="character" w:customStyle="1" w:styleId="Char0">
    <w:name w:val="Κείμενο σχολίου Char"/>
    <w:basedOn w:val="a1"/>
    <w:link w:val="af1"/>
    <w:rPr>
      <w:sz w:val="20"/>
      <w:szCs w:val="20"/>
    </w:rPr>
  </w:style>
  <w:style w:type="character" w:styleId="af2">
    <w:name w:val="annotation reference"/>
    <w:basedOn w:val="a1"/>
    <w:rPr>
      <w:sz w:val="16"/>
      <w:szCs w:val="16"/>
    </w:rPr>
  </w:style>
  <w:style w:type="character" w:styleId="af3">
    <w:name w:val="Unresolved Mention"/>
    <w:basedOn w:val="a1"/>
    <w:uiPriority w:val="99"/>
    <w:semiHidden/>
    <w:unhideWhenUsed/>
    <w:rsid w:val="0040200F"/>
    <w:rPr>
      <w:color w:val="605E5C"/>
      <w:shd w:val="clear" w:color="auto" w:fill="E1DFDD"/>
    </w:rPr>
  </w:style>
  <w:style w:type="paragraph" w:styleId="af4">
    <w:name w:val="annotation subject"/>
    <w:basedOn w:val="af1"/>
    <w:next w:val="af1"/>
    <w:link w:val="Char1"/>
    <w:rsid w:val="00C54124"/>
    <w:rPr>
      <w:b/>
      <w:bCs/>
    </w:rPr>
  </w:style>
  <w:style w:type="character" w:customStyle="1" w:styleId="Char1">
    <w:name w:val="Θέμα σχολίου Char"/>
    <w:basedOn w:val="Char0"/>
    <w:link w:val="af4"/>
    <w:rsid w:val="00C54124"/>
    <w:rPr>
      <w:b/>
      <w:bCs/>
      <w:sz w:val="20"/>
      <w:szCs w:val="20"/>
    </w:rPr>
  </w:style>
  <w:style w:type="paragraph" w:styleId="af5">
    <w:name w:val="header"/>
    <w:basedOn w:val="a"/>
    <w:uiPriority w:val="99"/>
    <w:unhideWhenUsed/>
    <w:rsid w:val="1E61DACF"/>
    <w:pPr>
      <w:tabs>
        <w:tab w:val="center" w:pos="4680"/>
        <w:tab w:val="right" w:pos="9360"/>
      </w:tabs>
      <w:spacing w:after="0"/>
    </w:pPr>
  </w:style>
  <w:style w:type="paragraph" w:styleId="af6">
    <w:name w:val="footer"/>
    <w:basedOn w:val="a"/>
    <w:uiPriority w:val="99"/>
    <w:unhideWhenUsed/>
    <w:rsid w:val="1E61DACF"/>
    <w:pPr>
      <w:tabs>
        <w:tab w:val="center" w:pos="4680"/>
        <w:tab w:val="right" w:pos="9360"/>
      </w:tabs>
      <w:spacing w:after="0"/>
    </w:pPr>
  </w:style>
  <w:style w:type="paragraph" w:styleId="af7">
    <w:name w:val="endnote text"/>
    <w:basedOn w:val="a"/>
    <w:link w:val="Char2"/>
    <w:rsid w:val="00C4002C"/>
    <w:pPr>
      <w:spacing w:after="0"/>
    </w:pPr>
    <w:rPr>
      <w:sz w:val="20"/>
      <w:szCs w:val="20"/>
    </w:rPr>
  </w:style>
  <w:style w:type="character" w:customStyle="1" w:styleId="Char2">
    <w:name w:val="Κείμενο σημείωσης τέλους Char"/>
    <w:basedOn w:val="a1"/>
    <w:link w:val="af7"/>
    <w:rsid w:val="00C4002C"/>
    <w:rPr>
      <w:sz w:val="20"/>
      <w:szCs w:val="20"/>
    </w:rPr>
  </w:style>
  <w:style w:type="character" w:styleId="af8">
    <w:name w:val="endnote reference"/>
    <w:basedOn w:val="a1"/>
    <w:rsid w:val="00C4002C"/>
    <w:rPr>
      <w:vertAlign w:val="superscript"/>
    </w:rPr>
  </w:style>
  <w:style w:type="character" w:styleId="af9">
    <w:name w:val="Strong"/>
    <w:basedOn w:val="a1"/>
    <w:uiPriority w:val="22"/>
    <w:qFormat/>
    <w:rsid w:val="00C325B0"/>
    <w:rPr>
      <w:b/>
      <w:bCs/>
    </w:rPr>
  </w:style>
  <w:style w:type="paragraph" w:styleId="afa">
    <w:name w:val="Balloon Text"/>
    <w:basedOn w:val="a"/>
    <w:link w:val="Char3"/>
    <w:rsid w:val="00086C56"/>
    <w:pPr>
      <w:spacing w:after="0"/>
    </w:pPr>
    <w:rPr>
      <w:rFonts w:ascii="Segoe UI" w:hAnsi="Segoe UI" w:cs="Segoe UI"/>
      <w:sz w:val="18"/>
      <w:szCs w:val="18"/>
    </w:rPr>
  </w:style>
  <w:style w:type="character" w:customStyle="1" w:styleId="Char3">
    <w:name w:val="Κείμενο πλαισίου Char"/>
    <w:basedOn w:val="a1"/>
    <w:link w:val="afa"/>
    <w:rsid w:val="00086C56"/>
    <w:rPr>
      <w:rFonts w:ascii="Segoe UI" w:hAnsi="Segoe UI" w:cs="Segoe UI"/>
      <w:sz w:val="18"/>
      <w:szCs w:val="18"/>
    </w:rPr>
  </w:style>
  <w:style w:type="paragraph" w:customStyle="1" w:styleId="isselectedend">
    <w:name w:val="isselectedend"/>
    <w:basedOn w:val="a"/>
    <w:rsid w:val="00106A30"/>
    <w:pPr>
      <w:suppressAutoHyphens w:val="0"/>
      <w:spacing w:before="100" w:beforeAutospacing="1" w:after="100" w:afterAutospacing="1"/>
    </w:pPr>
    <w:rPr>
      <w:rFonts w:ascii="Times New Roman" w:eastAsia="Times New Roman" w:hAnsi="Times New Roman" w:cs="Times New Roman"/>
      <w:lang w:val="el-GR" w:eastAsia="el-GR"/>
    </w:rPr>
  </w:style>
  <w:style w:type="paragraph" w:styleId="Web">
    <w:name w:val="Normal (Web)"/>
    <w:basedOn w:val="a"/>
    <w:uiPriority w:val="99"/>
    <w:unhideWhenUsed/>
    <w:rsid w:val="00106A30"/>
    <w:pPr>
      <w:suppressAutoHyphens w:val="0"/>
      <w:spacing w:before="100" w:beforeAutospacing="1" w:after="100" w:afterAutospacing="1"/>
    </w:pPr>
    <w:rPr>
      <w:rFonts w:ascii="Times New Roman" w:eastAsia="Times New Roman" w:hAnsi="Times New Roman" w:cs="Times New Roman"/>
      <w:lang w:val="el-GR"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04211">
      <w:bodyDiv w:val="1"/>
      <w:marLeft w:val="0"/>
      <w:marRight w:val="0"/>
      <w:marTop w:val="0"/>
      <w:marBottom w:val="0"/>
      <w:divBdr>
        <w:top w:val="none" w:sz="0" w:space="0" w:color="auto"/>
        <w:left w:val="none" w:sz="0" w:space="0" w:color="auto"/>
        <w:bottom w:val="none" w:sz="0" w:space="0" w:color="auto"/>
        <w:right w:val="none" w:sz="0" w:space="0" w:color="auto"/>
      </w:divBdr>
    </w:div>
    <w:div w:id="77792393">
      <w:bodyDiv w:val="1"/>
      <w:marLeft w:val="0"/>
      <w:marRight w:val="0"/>
      <w:marTop w:val="0"/>
      <w:marBottom w:val="0"/>
      <w:divBdr>
        <w:top w:val="none" w:sz="0" w:space="0" w:color="auto"/>
        <w:left w:val="none" w:sz="0" w:space="0" w:color="auto"/>
        <w:bottom w:val="none" w:sz="0" w:space="0" w:color="auto"/>
        <w:right w:val="none" w:sz="0" w:space="0" w:color="auto"/>
      </w:divBdr>
    </w:div>
    <w:div w:id="106704970">
      <w:bodyDiv w:val="1"/>
      <w:marLeft w:val="0"/>
      <w:marRight w:val="0"/>
      <w:marTop w:val="0"/>
      <w:marBottom w:val="0"/>
      <w:divBdr>
        <w:top w:val="none" w:sz="0" w:space="0" w:color="auto"/>
        <w:left w:val="none" w:sz="0" w:space="0" w:color="auto"/>
        <w:bottom w:val="none" w:sz="0" w:space="0" w:color="auto"/>
        <w:right w:val="none" w:sz="0" w:space="0" w:color="auto"/>
      </w:divBdr>
    </w:div>
    <w:div w:id="128405663">
      <w:bodyDiv w:val="1"/>
      <w:marLeft w:val="0"/>
      <w:marRight w:val="0"/>
      <w:marTop w:val="0"/>
      <w:marBottom w:val="0"/>
      <w:divBdr>
        <w:top w:val="none" w:sz="0" w:space="0" w:color="auto"/>
        <w:left w:val="none" w:sz="0" w:space="0" w:color="auto"/>
        <w:bottom w:val="none" w:sz="0" w:space="0" w:color="auto"/>
        <w:right w:val="none" w:sz="0" w:space="0" w:color="auto"/>
      </w:divBdr>
    </w:div>
    <w:div w:id="155847729">
      <w:bodyDiv w:val="1"/>
      <w:marLeft w:val="0"/>
      <w:marRight w:val="0"/>
      <w:marTop w:val="0"/>
      <w:marBottom w:val="0"/>
      <w:divBdr>
        <w:top w:val="none" w:sz="0" w:space="0" w:color="auto"/>
        <w:left w:val="none" w:sz="0" w:space="0" w:color="auto"/>
        <w:bottom w:val="none" w:sz="0" w:space="0" w:color="auto"/>
        <w:right w:val="none" w:sz="0" w:space="0" w:color="auto"/>
      </w:divBdr>
    </w:div>
    <w:div w:id="206798322">
      <w:bodyDiv w:val="1"/>
      <w:marLeft w:val="0"/>
      <w:marRight w:val="0"/>
      <w:marTop w:val="0"/>
      <w:marBottom w:val="0"/>
      <w:divBdr>
        <w:top w:val="none" w:sz="0" w:space="0" w:color="auto"/>
        <w:left w:val="none" w:sz="0" w:space="0" w:color="auto"/>
        <w:bottom w:val="none" w:sz="0" w:space="0" w:color="auto"/>
        <w:right w:val="none" w:sz="0" w:space="0" w:color="auto"/>
      </w:divBdr>
    </w:div>
    <w:div w:id="215627947">
      <w:bodyDiv w:val="1"/>
      <w:marLeft w:val="0"/>
      <w:marRight w:val="0"/>
      <w:marTop w:val="0"/>
      <w:marBottom w:val="0"/>
      <w:divBdr>
        <w:top w:val="none" w:sz="0" w:space="0" w:color="auto"/>
        <w:left w:val="none" w:sz="0" w:space="0" w:color="auto"/>
        <w:bottom w:val="none" w:sz="0" w:space="0" w:color="auto"/>
        <w:right w:val="none" w:sz="0" w:space="0" w:color="auto"/>
      </w:divBdr>
    </w:div>
    <w:div w:id="248778505">
      <w:bodyDiv w:val="1"/>
      <w:marLeft w:val="0"/>
      <w:marRight w:val="0"/>
      <w:marTop w:val="0"/>
      <w:marBottom w:val="0"/>
      <w:divBdr>
        <w:top w:val="none" w:sz="0" w:space="0" w:color="auto"/>
        <w:left w:val="none" w:sz="0" w:space="0" w:color="auto"/>
        <w:bottom w:val="none" w:sz="0" w:space="0" w:color="auto"/>
        <w:right w:val="none" w:sz="0" w:space="0" w:color="auto"/>
      </w:divBdr>
    </w:div>
    <w:div w:id="352727037">
      <w:bodyDiv w:val="1"/>
      <w:marLeft w:val="0"/>
      <w:marRight w:val="0"/>
      <w:marTop w:val="0"/>
      <w:marBottom w:val="0"/>
      <w:divBdr>
        <w:top w:val="none" w:sz="0" w:space="0" w:color="auto"/>
        <w:left w:val="none" w:sz="0" w:space="0" w:color="auto"/>
        <w:bottom w:val="none" w:sz="0" w:space="0" w:color="auto"/>
        <w:right w:val="none" w:sz="0" w:space="0" w:color="auto"/>
      </w:divBdr>
    </w:div>
    <w:div w:id="777601249">
      <w:bodyDiv w:val="1"/>
      <w:marLeft w:val="0"/>
      <w:marRight w:val="0"/>
      <w:marTop w:val="0"/>
      <w:marBottom w:val="0"/>
      <w:divBdr>
        <w:top w:val="none" w:sz="0" w:space="0" w:color="auto"/>
        <w:left w:val="none" w:sz="0" w:space="0" w:color="auto"/>
        <w:bottom w:val="none" w:sz="0" w:space="0" w:color="auto"/>
        <w:right w:val="none" w:sz="0" w:space="0" w:color="auto"/>
      </w:divBdr>
    </w:div>
    <w:div w:id="785849332">
      <w:bodyDiv w:val="1"/>
      <w:marLeft w:val="0"/>
      <w:marRight w:val="0"/>
      <w:marTop w:val="0"/>
      <w:marBottom w:val="0"/>
      <w:divBdr>
        <w:top w:val="none" w:sz="0" w:space="0" w:color="auto"/>
        <w:left w:val="none" w:sz="0" w:space="0" w:color="auto"/>
        <w:bottom w:val="none" w:sz="0" w:space="0" w:color="auto"/>
        <w:right w:val="none" w:sz="0" w:space="0" w:color="auto"/>
      </w:divBdr>
    </w:div>
    <w:div w:id="1030256486">
      <w:bodyDiv w:val="1"/>
      <w:marLeft w:val="0"/>
      <w:marRight w:val="0"/>
      <w:marTop w:val="0"/>
      <w:marBottom w:val="0"/>
      <w:divBdr>
        <w:top w:val="none" w:sz="0" w:space="0" w:color="auto"/>
        <w:left w:val="none" w:sz="0" w:space="0" w:color="auto"/>
        <w:bottom w:val="none" w:sz="0" w:space="0" w:color="auto"/>
        <w:right w:val="none" w:sz="0" w:space="0" w:color="auto"/>
      </w:divBdr>
    </w:div>
    <w:div w:id="1155414235">
      <w:bodyDiv w:val="1"/>
      <w:marLeft w:val="0"/>
      <w:marRight w:val="0"/>
      <w:marTop w:val="0"/>
      <w:marBottom w:val="0"/>
      <w:divBdr>
        <w:top w:val="none" w:sz="0" w:space="0" w:color="auto"/>
        <w:left w:val="none" w:sz="0" w:space="0" w:color="auto"/>
        <w:bottom w:val="none" w:sz="0" w:space="0" w:color="auto"/>
        <w:right w:val="none" w:sz="0" w:space="0" w:color="auto"/>
      </w:divBdr>
    </w:div>
    <w:div w:id="1169255436">
      <w:bodyDiv w:val="1"/>
      <w:marLeft w:val="0"/>
      <w:marRight w:val="0"/>
      <w:marTop w:val="0"/>
      <w:marBottom w:val="0"/>
      <w:divBdr>
        <w:top w:val="none" w:sz="0" w:space="0" w:color="auto"/>
        <w:left w:val="none" w:sz="0" w:space="0" w:color="auto"/>
        <w:bottom w:val="none" w:sz="0" w:space="0" w:color="auto"/>
        <w:right w:val="none" w:sz="0" w:space="0" w:color="auto"/>
      </w:divBdr>
    </w:div>
    <w:div w:id="1177647510">
      <w:bodyDiv w:val="1"/>
      <w:marLeft w:val="0"/>
      <w:marRight w:val="0"/>
      <w:marTop w:val="0"/>
      <w:marBottom w:val="0"/>
      <w:divBdr>
        <w:top w:val="none" w:sz="0" w:space="0" w:color="auto"/>
        <w:left w:val="none" w:sz="0" w:space="0" w:color="auto"/>
        <w:bottom w:val="none" w:sz="0" w:space="0" w:color="auto"/>
        <w:right w:val="none" w:sz="0" w:space="0" w:color="auto"/>
      </w:divBdr>
    </w:div>
    <w:div w:id="1235320024">
      <w:bodyDiv w:val="1"/>
      <w:marLeft w:val="0"/>
      <w:marRight w:val="0"/>
      <w:marTop w:val="0"/>
      <w:marBottom w:val="0"/>
      <w:divBdr>
        <w:top w:val="none" w:sz="0" w:space="0" w:color="auto"/>
        <w:left w:val="none" w:sz="0" w:space="0" w:color="auto"/>
        <w:bottom w:val="none" w:sz="0" w:space="0" w:color="auto"/>
        <w:right w:val="none" w:sz="0" w:space="0" w:color="auto"/>
      </w:divBdr>
    </w:div>
    <w:div w:id="1286887274">
      <w:bodyDiv w:val="1"/>
      <w:marLeft w:val="0"/>
      <w:marRight w:val="0"/>
      <w:marTop w:val="0"/>
      <w:marBottom w:val="0"/>
      <w:divBdr>
        <w:top w:val="none" w:sz="0" w:space="0" w:color="auto"/>
        <w:left w:val="none" w:sz="0" w:space="0" w:color="auto"/>
        <w:bottom w:val="none" w:sz="0" w:space="0" w:color="auto"/>
        <w:right w:val="none" w:sz="0" w:space="0" w:color="auto"/>
      </w:divBdr>
    </w:div>
    <w:div w:id="1290546918">
      <w:bodyDiv w:val="1"/>
      <w:marLeft w:val="0"/>
      <w:marRight w:val="0"/>
      <w:marTop w:val="0"/>
      <w:marBottom w:val="0"/>
      <w:divBdr>
        <w:top w:val="none" w:sz="0" w:space="0" w:color="auto"/>
        <w:left w:val="none" w:sz="0" w:space="0" w:color="auto"/>
        <w:bottom w:val="none" w:sz="0" w:space="0" w:color="auto"/>
        <w:right w:val="none" w:sz="0" w:space="0" w:color="auto"/>
      </w:divBdr>
    </w:div>
    <w:div w:id="1321077739">
      <w:bodyDiv w:val="1"/>
      <w:marLeft w:val="0"/>
      <w:marRight w:val="0"/>
      <w:marTop w:val="0"/>
      <w:marBottom w:val="0"/>
      <w:divBdr>
        <w:top w:val="none" w:sz="0" w:space="0" w:color="auto"/>
        <w:left w:val="none" w:sz="0" w:space="0" w:color="auto"/>
        <w:bottom w:val="none" w:sz="0" w:space="0" w:color="auto"/>
        <w:right w:val="none" w:sz="0" w:space="0" w:color="auto"/>
      </w:divBdr>
    </w:div>
    <w:div w:id="1399982306">
      <w:bodyDiv w:val="1"/>
      <w:marLeft w:val="0"/>
      <w:marRight w:val="0"/>
      <w:marTop w:val="0"/>
      <w:marBottom w:val="0"/>
      <w:divBdr>
        <w:top w:val="none" w:sz="0" w:space="0" w:color="auto"/>
        <w:left w:val="none" w:sz="0" w:space="0" w:color="auto"/>
        <w:bottom w:val="none" w:sz="0" w:space="0" w:color="auto"/>
        <w:right w:val="none" w:sz="0" w:space="0" w:color="auto"/>
      </w:divBdr>
    </w:div>
    <w:div w:id="1437671747">
      <w:bodyDiv w:val="1"/>
      <w:marLeft w:val="0"/>
      <w:marRight w:val="0"/>
      <w:marTop w:val="0"/>
      <w:marBottom w:val="0"/>
      <w:divBdr>
        <w:top w:val="none" w:sz="0" w:space="0" w:color="auto"/>
        <w:left w:val="none" w:sz="0" w:space="0" w:color="auto"/>
        <w:bottom w:val="none" w:sz="0" w:space="0" w:color="auto"/>
        <w:right w:val="none" w:sz="0" w:space="0" w:color="auto"/>
      </w:divBdr>
    </w:div>
    <w:div w:id="1506094008">
      <w:bodyDiv w:val="1"/>
      <w:marLeft w:val="0"/>
      <w:marRight w:val="0"/>
      <w:marTop w:val="0"/>
      <w:marBottom w:val="0"/>
      <w:divBdr>
        <w:top w:val="none" w:sz="0" w:space="0" w:color="auto"/>
        <w:left w:val="none" w:sz="0" w:space="0" w:color="auto"/>
        <w:bottom w:val="none" w:sz="0" w:space="0" w:color="auto"/>
        <w:right w:val="none" w:sz="0" w:space="0" w:color="auto"/>
      </w:divBdr>
    </w:div>
    <w:div w:id="1546789933">
      <w:bodyDiv w:val="1"/>
      <w:marLeft w:val="0"/>
      <w:marRight w:val="0"/>
      <w:marTop w:val="0"/>
      <w:marBottom w:val="0"/>
      <w:divBdr>
        <w:top w:val="none" w:sz="0" w:space="0" w:color="auto"/>
        <w:left w:val="none" w:sz="0" w:space="0" w:color="auto"/>
        <w:bottom w:val="none" w:sz="0" w:space="0" w:color="auto"/>
        <w:right w:val="none" w:sz="0" w:space="0" w:color="auto"/>
      </w:divBdr>
    </w:div>
    <w:div w:id="1624388404">
      <w:bodyDiv w:val="1"/>
      <w:marLeft w:val="0"/>
      <w:marRight w:val="0"/>
      <w:marTop w:val="0"/>
      <w:marBottom w:val="0"/>
      <w:divBdr>
        <w:top w:val="none" w:sz="0" w:space="0" w:color="auto"/>
        <w:left w:val="none" w:sz="0" w:space="0" w:color="auto"/>
        <w:bottom w:val="none" w:sz="0" w:space="0" w:color="auto"/>
        <w:right w:val="none" w:sz="0" w:space="0" w:color="auto"/>
      </w:divBdr>
    </w:div>
    <w:div w:id="1759984127">
      <w:bodyDiv w:val="1"/>
      <w:marLeft w:val="0"/>
      <w:marRight w:val="0"/>
      <w:marTop w:val="0"/>
      <w:marBottom w:val="0"/>
      <w:divBdr>
        <w:top w:val="none" w:sz="0" w:space="0" w:color="auto"/>
        <w:left w:val="none" w:sz="0" w:space="0" w:color="auto"/>
        <w:bottom w:val="none" w:sz="0" w:space="0" w:color="auto"/>
        <w:right w:val="none" w:sz="0" w:space="0" w:color="auto"/>
      </w:divBdr>
    </w:div>
    <w:div w:id="1847861828">
      <w:bodyDiv w:val="1"/>
      <w:marLeft w:val="0"/>
      <w:marRight w:val="0"/>
      <w:marTop w:val="0"/>
      <w:marBottom w:val="0"/>
      <w:divBdr>
        <w:top w:val="none" w:sz="0" w:space="0" w:color="auto"/>
        <w:left w:val="none" w:sz="0" w:space="0" w:color="auto"/>
        <w:bottom w:val="none" w:sz="0" w:space="0" w:color="auto"/>
        <w:right w:val="none" w:sz="0" w:space="0" w:color="auto"/>
      </w:divBdr>
    </w:div>
    <w:div w:id="1852796116">
      <w:bodyDiv w:val="1"/>
      <w:marLeft w:val="0"/>
      <w:marRight w:val="0"/>
      <w:marTop w:val="0"/>
      <w:marBottom w:val="0"/>
      <w:divBdr>
        <w:top w:val="none" w:sz="0" w:space="0" w:color="auto"/>
        <w:left w:val="none" w:sz="0" w:space="0" w:color="auto"/>
        <w:bottom w:val="none" w:sz="0" w:space="0" w:color="auto"/>
        <w:right w:val="none" w:sz="0" w:space="0" w:color="auto"/>
      </w:divBdr>
    </w:div>
    <w:div w:id="1888956149">
      <w:bodyDiv w:val="1"/>
      <w:marLeft w:val="0"/>
      <w:marRight w:val="0"/>
      <w:marTop w:val="0"/>
      <w:marBottom w:val="0"/>
      <w:divBdr>
        <w:top w:val="none" w:sz="0" w:space="0" w:color="auto"/>
        <w:left w:val="none" w:sz="0" w:space="0" w:color="auto"/>
        <w:bottom w:val="none" w:sz="0" w:space="0" w:color="auto"/>
        <w:right w:val="none" w:sz="0" w:space="0" w:color="auto"/>
      </w:divBdr>
    </w:div>
    <w:div w:id="1891257790">
      <w:bodyDiv w:val="1"/>
      <w:marLeft w:val="0"/>
      <w:marRight w:val="0"/>
      <w:marTop w:val="0"/>
      <w:marBottom w:val="0"/>
      <w:divBdr>
        <w:top w:val="none" w:sz="0" w:space="0" w:color="auto"/>
        <w:left w:val="none" w:sz="0" w:space="0" w:color="auto"/>
        <w:bottom w:val="none" w:sz="0" w:space="0" w:color="auto"/>
        <w:right w:val="none" w:sz="0" w:space="0" w:color="auto"/>
      </w:divBdr>
    </w:div>
    <w:div w:id="1920870484">
      <w:bodyDiv w:val="1"/>
      <w:marLeft w:val="0"/>
      <w:marRight w:val="0"/>
      <w:marTop w:val="0"/>
      <w:marBottom w:val="0"/>
      <w:divBdr>
        <w:top w:val="none" w:sz="0" w:space="0" w:color="auto"/>
        <w:left w:val="none" w:sz="0" w:space="0" w:color="auto"/>
        <w:bottom w:val="none" w:sz="0" w:space="0" w:color="auto"/>
        <w:right w:val="none" w:sz="0" w:space="0" w:color="auto"/>
      </w:divBdr>
    </w:div>
    <w:div w:id="1933589806">
      <w:bodyDiv w:val="1"/>
      <w:marLeft w:val="0"/>
      <w:marRight w:val="0"/>
      <w:marTop w:val="0"/>
      <w:marBottom w:val="0"/>
      <w:divBdr>
        <w:top w:val="none" w:sz="0" w:space="0" w:color="auto"/>
        <w:left w:val="none" w:sz="0" w:space="0" w:color="auto"/>
        <w:bottom w:val="none" w:sz="0" w:space="0" w:color="auto"/>
        <w:right w:val="none" w:sz="0" w:space="0" w:color="auto"/>
      </w:divBdr>
    </w:div>
    <w:div w:id="1940940224">
      <w:bodyDiv w:val="1"/>
      <w:marLeft w:val="0"/>
      <w:marRight w:val="0"/>
      <w:marTop w:val="0"/>
      <w:marBottom w:val="0"/>
      <w:divBdr>
        <w:top w:val="none" w:sz="0" w:space="0" w:color="auto"/>
        <w:left w:val="none" w:sz="0" w:space="0" w:color="auto"/>
        <w:bottom w:val="none" w:sz="0" w:space="0" w:color="auto"/>
        <w:right w:val="none" w:sz="0" w:space="0" w:color="auto"/>
      </w:divBdr>
    </w:div>
    <w:div w:id="19722478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111/tgis.12556" TargetMode="Externa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hyperlink" Target="https://doi.org/10.1016/j.datak.2022.102054"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109/TCSII.2020.296837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09/INISTA.2017.8001160" TargetMode="External"/><Relationship Id="rId32" Type="http://schemas.openxmlformats.org/officeDocument/2006/relationships/hyperlink" Target="https://doi.org/10.13140/RG.2.2.20215.14245"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4569/IJACSA.2017.080564" TargetMode="External"/><Relationship Id="rId36"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16/j.cageo.2022.105143"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016/j.procs.2021.03.018" TargetMode="External"/><Relationship Id="rId30" Type="http://schemas.openxmlformats.org/officeDocument/2006/relationships/hyperlink" Target="https://doi.org/10.5194/ica-adv-1-20-2019" TargetMode="Externa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331A42-A061-4171-B1D5-FF80B9009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1862</TotalTime>
  <Pages>35</Pages>
  <Words>12121</Words>
  <Characters>65458</Characters>
  <Application>Microsoft Office Word</Application>
  <DocSecurity>0</DocSecurity>
  <Lines>545</Lines>
  <Paragraphs>154</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GKARANI GEORGIA</dc:creator>
  <dc:description/>
  <cp:lastModifiedBy>GKARANI GEORGIA</cp:lastModifiedBy>
  <cp:revision>137</cp:revision>
  <cp:lastPrinted>2026-02-23T16:40:00Z</cp:lastPrinted>
  <dcterms:created xsi:type="dcterms:W3CDTF">2026-06-12T07:26:00Z</dcterms:created>
  <dcterms:modified xsi:type="dcterms:W3CDTF">2026-06-16T07:24:00Z</dcterms:modified>
  <dc:language>en-US</dc:language>
</cp:coreProperties>
</file>